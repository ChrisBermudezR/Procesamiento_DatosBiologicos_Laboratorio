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1B97" w14:textId="4A36DAD1" w:rsidR="00852166" w:rsidRPr="000A3931" w:rsidRDefault="00852166" w:rsidP="00BB5BB7">
      <w:pPr>
        <w:pStyle w:val="Ttulo1"/>
        <w:ind w:left="284" w:hanging="284"/>
      </w:pPr>
      <w:r w:rsidRPr="000A3931">
        <w:t>OBJETIVOS</w:t>
      </w:r>
    </w:p>
    <w:p w14:paraId="5BA6EF85" w14:textId="77777777" w:rsidR="00F162BF" w:rsidRPr="000A3931" w:rsidRDefault="00F162BF" w:rsidP="00BB5BB7">
      <w:pPr>
        <w:ind w:left="709" w:hanging="709"/>
      </w:pPr>
    </w:p>
    <w:p w14:paraId="35756170" w14:textId="3A21F01E" w:rsidR="00F162BF" w:rsidRPr="000A3931" w:rsidRDefault="00F162BF" w:rsidP="000D4A5B">
      <w:r w:rsidRPr="000A3931">
        <w:t xml:space="preserve">Establecer el procedimiento para la determinación de la densidad </w:t>
      </w:r>
      <w:proofErr w:type="spellStart"/>
      <w:r w:rsidRPr="000A3931">
        <w:t>zooplanctónica</w:t>
      </w:r>
      <w:proofErr w:type="spellEnd"/>
      <w:r w:rsidRPr="000A3931">
        <w:t xml:space="preserve"> y calcular mediante análisis gravimétricos y volumétricos la biomasa del zooplancton colectado en muestras de aguas marinas y estuarinas</w:t>
      </w:r>
      <w:r w:rsidR="00AE3F1B">
        <w:t>.</w:t>
      </w:r>
    </w:p>
    <w:p w14:paraId="0DD37408" w14:textId="77777777" w:rsidR="00852166" w:rsidRPr="000A3931" w:rsidRDefault="00852166" w:rsidP="000D4A5B"/>
    <w:p w14:paraId="04171A45" w14:textId="3CDDD85C" w:rsidR="00852166" w:rsidRPr="000A3931" w:rsidRDefault="00852166" w:rsidP="00AA6BD9">
      <w:pPr>
        <w:pStyle w:val="Ttulo1"/>
        <w:ind w:left="0" w:firstLine="0"/>
      </w:pPr>
      <w:r w:rsidRPr="000A3931">
        <w:t>ALCANCE</w:t>
      </w:r>
    </w:p>
    <w:p w14:paraId="0EF77D0E" w14:textId="77777777" w:rsidR="00F162BF" w:rsidRPr="000A3931" w:rsidRDefault="00F162BF" w:rsidP="000D4A5B"/>
    <w:p w14:paraId="23B09E99" w14:textId="5AF548D2" w:rsidR="00F162BF" w:rsidRPr="000A3931" w:rsidRDefault="00F162BF" w:rsidP="000D4A5B">
      <w:r w:rsidRPr="000A3931">
        <w:t xml:space="preserve">Este procedimiento es aplicable para el análisis de muestras oceánicas, costeras y/o estuarinas de la comunidad </w:t>
      </w:r>
      <w:proofErr w:type="spellStart"/>
      <w:r w:rsidRPr="000A3931">
        <w:t>zooplanctónica</w:t>
      </w:r>
      <w:proofErr w:type="spellEnd"/>
      <w:r w:rsidRPr="000A3931">
        <w:t>, enfocado a determinar la abundancia en términos de densidad (individuos/volumen) y la productividad secundaria en términos de biomasa, expresada en unidades de masa por unidades de volumen.</w:t>
      </w:r>
    </w:p>
    <w:p w14:paraId="25C22275" w14:textId="77777777" w:rsidR="00F162BF" w:rsidRPr="000A3931" w:rsidRDefault="00F162BF" w:rsidP="000D4A5B"/>
    <w:p w14:paraId="0A03BEA5" w14:textId="77777777" w:rsidR="00852166" w:rsidRPr="000A3931" w:rsidRDefault="00852166" w:rsidP="00AA6BD9">
      <w:pPr>
        <w:pStyle w:val="Ttulo1"/>
        <w:ind w:left="0" w:firstLine="0"/>
      </w:pPr>
      <w:r w:rsidRPr="000A3931">
        <w:t>GLOSARIO</w:t>
      </w:r>
    </w:p>
    <w:p w14:paraId="4CB56A80" w14:textId="1B8C192D" w:rsidR="00852166" w:rsidRPr="000A3931" w:rsidRDefault="00852166" w:rsidP="00BB53C0"/>
    <w:p w14:paraId="0BD8AE6C" w14:textId="77777777" w:rsidR="00F162BF" w:rsidRPr="000A3931" w:rsidRDefault="00F162BF" w:rsidP="00BB53C0">
      <w:r w:rsidRPr="000A3931">
        <w:rPr>
          <w:b/>
        </w:rPr>
        <w:t xml:space="preserve">Alícuota: </w:t>
      </w:r>
      <w:r w:rsidRPr="000A3931">
        <w:t>La alícuota es una parte que se toma de un volumen o de una masa iniciales, para ser usada en una prueba de laboratorio, cuyas propiedades físicas y químicas, así como su composición, representan las de la sustancia original.</w:t>
      </w:r>
    </w:p>
    <w:p w14:paraId="12A81019" w14:textId="77777777" w:rsidR="00F162BF" w:rsidRPr="000A3931" w:rsidRDefault="00F162BF" w:rsidP="00BB53C0"/>
    <w:p w14:paraId="547E3EA9" w14:textId="77777777" w:rsidR="00F162BF" w:rsidRPr="000A3931" w:rsidRDefault="00F162BF" w:rsidP="00BB53C0">
      <w:r w:rsidRPr="000A3931">
        <w:rPr>
          <w:b/>
        </w:rPr>
        <w:t xml:space="preserve">Biomasa: </w:t>
      </w:r>
      <w:r w:rsidRPr="000A3931">
        <w:t xml:space="preserve"> Cantidad de materia viva acumulada en una comunidad biológica.</w:t>
      </w:r>
    </w:p>
    <w:p w14:paraId="0A36C05A" w14:textId="77777777" w:rsidR="00F162BF" w:rsidRPr="000A3931" w:rsidRDefault="00F162BF" w:rsidP="00BB53C0"/>
    <w:p w14:paraId="717DDFD6" w14:textId="77777777" w:rsidR="00F162BF" w:rsidRPr="000A3931" w:rsidRDefault="00F162BF" w:rsidP="00BB53C0">
      <w:proofErr w:type="spellStart"/>
      <w:r w:rsidRPr="000A3931">
        <w:rPr>
          <w:b/>
        </w:rPr>
        <w:t>Biovolumen</w:t>
      </w:r>
      <w:proofErr w:type="spellEnd"/>
      <w:r w:rsidRPr="000A3931">
        <w:rPr>
          <w:b/>
        </w:rPr>
        <w:t xml:space="preserve">: </w:t>
      </w:r>
      <w:r w:rsidRPr="000A3931">
        <w:t>Volumen que ocupa la biomasa de</w:t>
      </w:r>
      <w:r w:rsidRPr="000A3931">
        <w:rPr>
          <w:b/>
        </w:rPr>
        <w:t xml:space="preserve"> </w:t>
      </w:r>
      <w:r w:rsidRPr="000A3931">
        <w:t>una comunidad biológica</w:t>
      </w:r>
    </w:p>
    <w:p w14:paraId="0500F5DA" w14:textId="77777777" w:rsidR="00F162BF" w:rsidRPr="000A3931" w:rsidRDefault="00F162BF" w:rsidP="00BB53C0"/>
    <w:p w14:paraId="10E46F42" w14:textId="77777777" w:rsidR="00F162BF" w:rsidRPr="000A3931" w:rsidRDefault="00F162BF" w:rsidP="00BB53C0">
      <w:r w:rsidRPr="000A3931">
        <w:rPr>
          <w:b/>
        </w:rPr>
        <w:t xml:space="preserve">Densidad: </w:t>
      </w:r>
      <w:r w:rsidRPr="000A3931">
        <w:t>Medida del número de individuos (</w:t>
      </w:r>
      <w:proofErr w:type="spellStart"/>
      <w:r w:rsidRPr="000A3931">
        <w:t>zoopláncteres</w:t>
      </w:r>
      <w:proofErr w:type="spellEnd"/>
      <w:r w:rsidRPr="000A3931">
        <w:t>) por unidad de volumen.</w:t>
      </w:r>
    </w:p>
    <w:p w14:paraId="268D0042" w14:textId="77777777" w:rsidR="00F162BF" w:rsidRPr="000A3931" w:rsidRDefault="00F162BF" w:rsidP="00BB53C0"/>
    <w:p w14:paraId="0A4FB02F" w14:textId="77777777" w:rsidR="00F162BF" w:rsidRPr="000A3931" w:rsidRDefault="00F162BF" w:rsidP="00BB53C0">
      <w:r w:rsidRPr="000A3931">
        <w:rPr>
          <w:b/>
        </w:rPr>
        <w:t>Formalina:</w:t>
      </w:r>
      <w:r w:rsidRPr="000A3931">
        <w:t xml:space="preserve"> Solución de agua de mar con formol </w:t>
      </w:r>
      <w:proofErr w:type="spellStart"/>
      <w:r w:rsidRPr="000A3931">
        <w:t>buferizado</w:t>
      </w:r>
      <w:proofErr w:type="spellEnd"/>
      <w:r w:rsidRPr="000A3931">
        <w:t>.</w:t>
      </w:r>
    </w:p>
    <w:p w14:paraId="2E26A423" w14:textId="77777777" w:rsidR="00F162BF" w:rsidRPr="000A3931" w:rsidRDefault="00F162BF" w:rsidP="00BB53C0"/>
    <w:p w14:paraId="1B739AE0" w14:textId="77777777" w:rsidR="00F162BF" w:rsidRPr="000A3931" w:rsidRDefault="00F162BF" w:rsidP="00BB53C0">
      <w:r w:rsidRPr="000A3931">
        <w:rPr>
          <w:b/>
        </w:rPr>
        <w:t xml:space="preserve">Peso húmedo: </w:t>
      </w:r>
      <w:r w:rsidRPr="000A3931">
        <w:t>Peso de los tejidos de los organismos más el agua contenida en estos.</w:t>
      </w:r>
    </w:p>
    <w:p w14:paraId="3D0933C7" w14:textId="77777777" w:rsidR="00F162BF" w:rsidRPr="000A3931" w:rsidRDefault="00F162BF" w:rsidP="00BB53C0"/>
    <w:p w14:paraId="2514402C" w14:textId="77777777" w:rsidR="00F162BF" w:rsidRPr="000A3931" w:rsidRDefault="00F162BF" w:rsidP="00BB53C0">
      <w:r w:rsidRPr="000A3931">
        <w:rPr>
          <w:b/>
        </w:rPr>
        <w:t xml:space="preserve">Peso seco: </w:t>
      </w:r>
      <w:r w:rsidRPr="000A3931">
        <w:t>Cantidad total del tejido de los organismos menos el peso húmedo.</w:t>
      </w:r>
    </w:p>
    <w:p w14:paraId="14EE9A86" w14:textId="77777777" w:rsidR="00F162BF" w:rsidRPr="000A3931" w:rsidRDefault="00F162BF" w:rsidP="00BB53C0"/>
    <w:p w14:paraId="20AAC58C" w14:textId="77777777" w:rsidR="00F162BF" w:rsidRPr="000A3931" w:rsidRDefault="00F162BF" w:rsidP="00BB53C0">
      <w:r w:rsidRPr="000A3931">
        <w:rPr>
          <w:b/>
        </w:rPr>
        <w:t xml:space="preserve">Peso seco sin ceniza: </w:t>
      </w:r>
      <w:r w:rsidRPr="000A3931">
        <w:t>Peso seco menos el peso del material inorgánico.</w:t>
      </w:r>
    </w:p>
    <w:p w14:paraId="52694E8B" w14:textId="77777777" w:rsidR="00F162BF" w:rsidRPr="000A3931" w:rsidRDefault="00F162BF" w:rsidP="00BB53C0"/>
    <w:p w14:paraId="2CF71DAA" w14:textId="77777777" w:rsidR="00F162BF" w:rsidRPr="000A3931" w:rsidRDefault="00F162BF" w:rsidP="00BB53C0">
      <w:pPr>
        <w:rPr>
          <w:b/>
        </w:rPr>
      </w:pPr>
      <w:proofErr w:type="spellStart"/>
      <w:r w:rsidRPr="000A3931">
        <w:rPr>
          <w:b/>
        </w:rPr>
        <w:t>Zooplancter</w:t>
      </w:r>
      <w:proofErr w:type="spellEnd"/>
      <w:r w:rsidRPr="000A3931">
        <w:rPr>
          <w:b/>
        </w:rPr>
        <w:t xml:space="preserve">: </w:t>
      </w:r>
      <w:r w:rsidRPr="000A3931">
        <w:t xml:space="preserve">Individuo perteneciente a la comunidad </w:t>
      </w:r>
      <w:proofErr w:type="spellStart"/>
      <w:r w:rsidRPr="000A3931">
        <w:t>Zooplanctónica</w:t>
      </w:r>
      <w:proofErr w:type="spellEnd"/>
      <w:r w:rsidRPr="000A3931">
        <w:t>, que cuenta como una unidad identificable taxonómicamente.</w:t>
      </w:r>
    </w:p>
    <w:p w14:paraId="1F39BD34" w14:textId="77777777" w:rsidR="00F162BF" w:rsidRPr="000A3931" w:rsidRDefault="00F162BF" w:rsidP="00BB53C0"/>
    <w:p w14:paraId="051C4172" w14:textId="0488055A" w:rsidR="00F162BF" w:rsidRPr="000A3931" w:rsidRDefault="00F162BF" w:rsidP="00BB53C0">
      <w:r w:rsidRPr="000A3931">
        <w:rPr>
          <w:b/>
        </w:rPr>
        <w:t xml:space="preserve">Zooplancton: </w:t>
      </w:r>
      <w:r w:rsidRPr="000A3931">
        <w:t xml:space="preserve">Conjunto de animales heterótrofos de diferentes </w:t>
      </w:r>
      <w:r w:rsidR="0069799D">
        <w:t>filos</w:t>
      </w:r>
      <w:r w:rsidRPr="000A3931">
        <w:t xml:space="preserve"> que forman parte del plancton.</w:t>
      </w:r>
    </w:p>
    <w:p w14:paraId="68AE900A" w14:textId="77777777" w:rsidR="00F162BF" w:rsidRPr="000A3931" w:rsidRDefault="00F162BF" w:rsidP="000D4A5B"/>
    <w:p w14:paraId="66C390EE" w14:textId="475A920A" w:rsidR="00852166" w:rsidRPr="000A3931" w:rsidRDefault="00852166" w:rsidP="00AA6BD9">
      <w:pPr>
        <w:pStyle w:val="Ttulo1"/>
        <w:ind w:left="0" w:firstLine="0"/>
      </w:pPr>
      <w:r w:rsidRPr="000A3931">
        <w:t>DOCUMENTOS DE REFERENCIA</w:t>
      </w:r>
    </w:p>
    <w:p w14:paraId="78A15C80" w14:textId="616696A8" w:rsidR="007A1ED7" w:rsidRPr="000A3931" w:rsidRDefault="007A1ED7" w:rsidP="000D4A5B"/>
    <w:p w14:paraId="60F5A91D" w14:textId="0796C902" w:rsidR="0010000F" w:rsidRPr="00345853" w:rsidRDefault="00175C81" w:rsidP="00ED6630">
      <w:pPr>
        <w:pStyle w:val="Prrafodelista"/>
        <w:numPr>
          <w:ilvl w:val="0"/>
          <w:numId w:val="3"/>
        </w:numPr>
        <w:ind w:left="284" w:hanging="218"/>
        <w:rPr>
          <w:shd w:val="clear" w:color="auto" w:fill="FFFFFF"/>
          <w:lang w:val="en-US"/>
        </w:rPr>
      </w:pPr>
      <w:r w:rsidRPr="001E1335">
        <w:rPr>
          <w:lang w:val="fr-FR"/>
        </w:rPr>
        <w:t>BAIRD, R., EATON, A. y</w:t>
      </w:r>
      <w:r w:rsidR="0010000F" w:rsidRPr="001E1335">
        <w:rPr>
          <w:lang w:val="fr-FR"/>
        </w:rPr>
        <w:t xml:space="preserve"> RICE, E. 2017. </w:t>
      </w:r>
      <w:r w:rsidR="0010000F" w:rsidRPr="001E1335">
        <w:rPr>
          <w:lang w:val="en-US"/>
        </w:rPr>
        <w:t xml:space="preserve">Standard Methods for the Examination of Water and Wastewater. 23rd edition. Washington D.C.: American Public Health Association, pp. 1–541. </w:t>
      </w:r>
      <w:r w:rsidR="004C6097">
        <w:fldChar w:fldCharType="begin"/>
      </w:r>
      <w:r w:rsidR="004C6097" w:rsidRPr="003F696E">
        <w:rPr>
          <w:lang w:val="en-US"/>
          <w:rPrChange w:id="0" w:author="Christian Bermúdez Rivas" w:date="2022-07-15T17:18:00Z">
            <w:rPr/>
          </w:rPrChange>
        </w:rPr>
        <w:instrText xml:space="preserve"> HYPERLINK "https://doi.org/10.2105/AJPH.56.3.387" </w:instrText>
      </w:r>
      <w:r w:rsidR="004C6097">
        <w:fldChar w:fldCharType="separate"/>
      </w:r>
      <w:r w:rsidR="0010000F" w:rsidRPr="00345853">
        <w:t>https://doi.org/10.2105/AJPH.56.3.387</w:t>
      </w:r>
      <w:r w:rsidR="004C6097">
        <w:fldChar w:fldCharType="end"/>
      </w:r>
      <w:r w:rsidR="00AA6BD9" w:rsidRPr="00345853">
        <w:t>.</w:t>
      </w:r>
    </w:p>
    <w:p w14:paraId="00127321" w14:textId="07845510" w:rsidR="00482128" w:rsidRPr="001E1335" w:rsidRDefault="007A1ED7" w:rsidP="00ED6630">
      <w:pPr>
        <w:pStyle w:val="Prrafodelista"/>
        <w:numPr>
          <w:ilvl w:val="0"/>
          <w:numId w:val="3"/>
        </w:numPr>
        <w:ind w:left="284" w:hanging="218"/>
        <w:rPr>
          <w:lang w:val="en-US"/>
        </w:rPr>
      </w:pPr>
      <w:r w:rsidRPr="001E1335">
        <w:rPr>
          <w:lang w:val="en-US"/>
        </w:rPr>
        <w:t>BRIERLEY, B., CARVALHO, L., DAVIES, S., y KROKOWSKI, J. 2007. Guidance on the quantitative analysis of phytoplankton in Freshwater Samples.</w:t>
      </w:r>
    </w:p>
    <w:p w14:paraId="072F5D15" w14:textId="5B491A9E" w:rsidR="003A375B" w:rsidRPr="00EE3E97" w:rsidRDefault="00482128" w:rsidP="00ED6630">
      <w:pPr>
        <w:pStyle w:val="Prrafodelista"/>
        <w:numPr>
          <w:ilvl w:val="0"/>
          <w:numId w:val="3"/>
        </w:numPr>
        <w:ind w:left="284" w:hanging="218"/>
        <w:rPr>
          <w:lang w:val="en-US"/>
        </w:rPr>
      </w:pPr>
      <w:r w:rsidRPr="001E1335">
        <w:rPr>
          <w:lang w:val="en-US"/>
        </w:rPr>
        <w:lastRenderedPageBreak/>
        <w:t xml:space="preserve">CHIBA, S, S. BATTEN, C.S. MARTIN, S. IVORY, P. MILOSLAVICH y L.V. WEATHERDON. 2018. Zooplankton monitoring to contribute towards addressing global biodiversity conservation challenges. </w:t>
      </w:r>
      <w:r w:rsidRPr="00EE3E97">
        <w:rPr>
          <w:lang w:val="en-US"/>
        </w:rPr>
        <w:t>Journal of Plankton Research 40(5): 509–518.</w:t>
      </w:r>
    </w:p>
    <w:p w14:paraId="336E752B" w14:textId="55403A3B" w:rsidR="00AA6BD9" w:rsidRPr="00345853" w:rsidRDefault="00CD3260" w:rsidP="00ED6630">
      <w:pPr>
        <w:pStyle w:val="Prrafodelista"/>
        <w:numPr>
          <w:ilvl w:val="0"/>
          <w:numId w:val="3"/>
        </w:numPr>
        <w:ind w:left="284" w:hanging="218"/>
      </w:pPr>
      <w:r w:rsidRPr="001E1335">
        <w:rPr>
          <w:lang w:val="en-US"/>
        </w:rPr>
        <w:t xml:space="preserve">EDLER, L. 1979. Recommendations on methods for Marine Biological Studies in the Baltic Sea. </w:t>
      </w:r>
      <w:proofErr w:type="spellStart"/>
      <w:r w:rsidRPr="00345853">
        <w:t>Phytoplankton</w:t>
      </w:r>
      <w:proofErr w:type="spellEnd"/>
      <w:r w:rsidRPr="00345853">
        <w:t xml:space="preserve"> and </w:t>
      </w:r>
      <w:proofErr w:type="spellStart"/>
      <w:r w:rsidRPr="00345853">
        <w:t>Chlorophyll</w:t>
      </w:r>
      <w:proofErr w:type="spellEnd"/>
      <w:r w:rsidRPr="00345853">
        <w:t xml:space="preserve">. </w:t>
      </w:r>
      <w:proofErr w:type="spellStart"/>
      <w:r w:rsidRPr="00345853">
        <w:t>Baltic</w:t>
      </w:r>
      <w:proofErr w:type="spellEnd"/>
      <w:r w:rsidRPr="00345853">
        <w:t xml:space="preserve"> Marine </w:t>
      </w:r>
      <w:proofErr w:type="spellStart"/>
      <w:r w:rsidRPr="00345853">
        <w:t>Biologists</w:t>
      </w:r>
      <w:proofErr w:type="spellEnd"/>
      <w:r w:rsidRPr="00345853">
        <w:t xml:space="preserve"> </w:t>
      </w:r>
      <w:proofErr w:type="spellStart"/>
      <w:r w:rsidRPr="00345853">
        <w:t>Publication</w:t>
      </w:r>
      <w:proofErr w:type="spellEnd"/>
      <w:r w:rsidRPr="00345853">
        <w:t xml:space="preserve"> No. 5, pp. 38.</w:t>
      </w:r>
    </w:p>
    <w:p w14:paraId="7CB1BF6B" w14:textId="38274A32" w:rsidR="00AA6BD9" w:rsidRPr="000A3931" w:rsidRDefault="00135046" w:rsidP="00ED6630">
      <w:pPr>
        <w:pStyle w:val="Prrafodelista"/>
        <w:numPr>
          <w:ilvl w:val="0"/>
          <w:numId w:val="3"/>
        </w:numPr>
        <w:ind w:left="284" w:hanging="218"/>
      </w:pPr>
      <w:r w:rsidRPr="001E1335">
        <w:rPr>
          <w:lang w:val="en-US"/>
        </w:rPr>
        <w:t xml:space="preserve">EDLER, L. </w:t>
      </w:r>
      <w:r w:rsidR="00F33E84" w:rsidRPr="001E1335">
        <w:rPr>
          <w:lang w:val="en-US"/>
        </w:rPr>
        <w:t>y</w:t>
      </w:r>
      <w:r w:rsidRPr="001E1335">
        <w:rPr>
          <w:lang w:val="en-US"/>
        </w:rPr>
        <w:t xml:space="preserve"> ELBRÄCHTER., M. 2010. The </w:t>
      </w:r>
      <w:proofErr w:type="spellStart"/>
      <w:r w:rsidRPr="001E1335">
        <w:rPr>
          <w:lang w:val="en-US"/>
        </w:rPr>
        <w:t>Utermöhl</w:t>
      </w:r>
      <w:proofErr w:type="spellEnd"/>
      <w:r w:rsidRPr="001E1335">
        <w:rPr>
          <w:lang w:val="en-US"/>
        </w:rPr>
        <w:t xml:space="preserve"> method for quantitative phytoplankton analysis. </w:t>
      </w:r>
      <w:proofErr w:type="spellStart"/>
      <w:r w:rsidRPr="001E1335">
        <w:rPr>
          <w:lang w:val="en-US"/>
        </w:rPr>
        <w:t>En</w:t>
      </w:r>
      <w:proofErr w:type="spellEnd"/>
      <w:r w:rsidRPr="001E1335">
        <w:rPr>
          <w:lang w:val="en-US"/>
        </w:rPr>
        <w:t xml:space="preserve">: Intergovernmental Oceanographic Commission of ©UNESCO. Karlson, B., Cusack, C. y Bresnan, E. (Editors). Microscopic and molecular methods for quantitative phytoplankton analysis. Paris, UNESCO. </w:t>
      </w:r>
      <w:r w:rsidRPr="000A3931">
        <w:t xml:space="preserve">(IOC </w:t>
      </w:r>
      <w:proofErr w:type="spellStart"/>
      <w:r w:rsidRPr="000A3931">
        <w:t>Manuals</w:t>
      </w:r>
      <w:proofErr w:type="spellEnd"/>
      <w:r w:rsidRPr="000A3931">
        <w:t xml:space="preserve"> and Guides, no. 55.), pp. 13-20.</w:t>
      </w:r>
    </w:p>
    <w:p w14:paraId="55B65DAA" w14:textId="40B9F58F" w:rsidR="00CD3260" w:rsidRPr="00345853" w:rsidRDefault="007A1ED7" w:rsidP="00ED6630">
      <w:pPr>
        <w:pStyle w:val="Prrafodelista"/>
        <w:numPr>
          <w:ilvl w:val="0"/>
          <w:numId w:val="3"/>
        </w:numPr>
        <w:ind w:left="284" w:hanging="218"/>
      </w:pPr>
      <w:r w:rsidRPr="00345853">
        <w:t>ELANGOVAN, S., KUMAR, M</w:t>
      </w:r>
      <w:r w:rsidR="00175C81" w:rsidRPr="00345853">
        <w:t>., SANKAR, R., JAYABARATHI, R. y</w:t>
      </w:r>
      <w:r w:rsidRPr="00345853">
        <w:t xml:space="preserve"> PADMAVATI, G. 2012. </w:t>
      </w:r>
      <w:r w:rsidRPr="001E1335">
        <w:rPr>
          <w:lang w:val="en-US"/>
        </w:rPr>
        <w:t xml:space="preserve">Abundance, species composition of microzooplankton from the coastal waters Blair, South </w:t>
      </w:r>
      <w:proofErr w:type="spellStart"/>
      <w:r w:rsidRPr="001E1335">
        <w:rPr>
          <w:lang w:val="en-US"/>
        </w:rPr>
        <w:t>andaman</w:t>
      </w:r>
      <w:proofErr w:type="spellEnd"/>
      <w:r w:rsidRPr="001E1335">
        <w:rPr>
          <w:lang w:val="en-US"/>
        </w:rPr>
        <w:t xml:space="preserve"> Island. </w:t>
      </w:r>
      <w:proofErr w:type="spellStart"/>
      <w:r w:rsidRPr="00345853">
        <w:t>Aquatic</w:t>
      </w:r>
      <w:proofErr w:type="spellEnd"/>
      <w:r w:rsidRPr="00345853">
        <w:t xml:space="preserve"> </w:t>
      </w:r>
      <w:proofErr w:type="spellStart"/>
      <w:r w:rsidRPr="00345853">
        <w:t>Biosystems</w:t>
      </w:r>
      <w:proofErr w:type="spellEnd"/>
      <w:r w:rsidRPr="00345853">
        <w:t>, 8:20.</w:t>
      </w:r>
    </w:p>
    <w:p w14:paraId="126D6A00" w14:textId="1BC8B000" w:rsidR="00CD3260" w:rsidRPr="00345853" w:rsidRDefault="00175C81" w:rsidP="00ED6630">
      <w:pPr>
        <w:pStyle w:val="Prrafodelista"/>
        <w:numPr>
          <w:ilvl w:val="0"/>
          <w:numId w:val="3"/>
        </w:numPr>
        <w:ind w:left="284" w:hanging="218"/>
      </w:pPr>
      <w:r w:rsidRPr="001E1335">
        <w:rPr>
          <w:lang w:val="fr-FR"/>
        </w:rPr>
        <w:t>FURET, J.E. y</w:t>
      </w:r>
      <w:r w:rsidR="00CD3260" w:rsidRPr="001E1335">
        <w:rPr>
          <w:lang w:val="fr-FR"/>
        </w:rPr>
        <w:t xml:space="preserve"> BENSON-EVANS, K. 1982. </w:t>
      </w:r>
      <w:r w:rsidR="00CD3260" w:rsidRPr="001E1335">
        <w:rPr>
          <w:lang w:val="en-US"/>
        </w:rPr>
        <w:t xml:space="preserve">An evaluation of the time required to obtain sedimentation of fixed algal particles prior to enumeration. </w:t>
      </w:r>
      <w:proofErr w:type="spellStart"/>
      <w:r w:rsidR="00CD3260" w:rsidRPr="00345853">
        <w:t>Britanic</w:t>
      </w:r>
      <w:proofErr w:type="spellEnd"/>
      <w:r w:rsidR="00CD3260" w:rsidRPr="00345853">
        <w:t xml:space="preserve"> </w:t>
      </w:r>
      <w:proofErr w:type="spellStart"/>
      <w:r w:rsidR="00CD3260" w:rsidRPr="00345853">
        <w:t>Phycology</w:t>
      </w:r>
      <w:proofErr w:type="spellEnd"/>
      <w:r w:rsidR="00CD3260" w:rsidRPr="00345853">
        <w:t xml:space="preserve"> Journal17, 253</w:t>
      </w:r>
      <w:r w:rsidR="00AA6BD9" w:rsidRPr="00345853">
        <w:t>.</w:t>
      </w:r>
    </w:p>
    <w:p w14:paraId="7213F891" w14:textId="3F5933F2" w:rsidR="00AA6BD9" w:rsidRPr="00345853" w:rsidRDefault="004D5933" w:rsidP="00ED6630">
      <w:pPr>
        <w:pStyle w:val="Prrafodelista"/>
        <w:numPr>
          <w:ilvl w:val="0"/>
          <w:numId w:val="3"/>
        </w:numPr>
        <w:ind w:left="284" w:hanging="218"/>
      </w:pPr>
      <w:r w:rsidRPr="001E1335">
        <w:rPr>
          <w:lang w:val="en-US"/>
        </w:rPr>
        <w:t xml:space="preserve">GODHANTARAMAN, N. 1994. Species composition and abundance of tintinnids and copepods in the </w:t>
      </w:r>
      <w:proofErr w:type="spellStart"/>
      <w:r w:rsidRPr="001E1335">
        <w:rPr>
          <w:lang w:val="en-US"/>
        </w:rPr>
        <w:t>Pichavaram</w:t>
      </w:r>
      <w:proofErr w:type="spellEnd"/>
      <w:r w:rsidRPr="001E1335">
        <w:rPr>
          <w:lang w:val="en-US"/>
        </w:rPr>
        <w:t xml:space="preserve"> mangroves (South India). </w:t>
      </w:r>
      <w:r w:rsidRPr="00345853">
        <w:t>Ciencias Marinas 20, 371–391</w:t>
      </w:r>
      <w:r w:rsidR="00AA6BD9" w:rsidRPr="00345853">
        <w:t>.</w:t>
      </w:r>
    </w:p>
    <w:p w14:paraId="0F607B78" w14:textId="2EFA6FC6" w:rsidR="0010000F" w:rsidRPr="00345853" w:rsidRDefault="0010000F" w:rsidP="00ED6630">
      <w:pPr>
        <w:pStyle w:val="Prrafodelista"/>
        <w:numPr>
          <w:ilvl w:val="0"/>
          <w:numId w:val="3"/>
        </w:numPr>
        <w:ind w:left="284" w:hanging="218"/>
      </w:pPr>
      <w:r w:rsidRPr="001E1335">
        <w:rPr>
          <w:lang w:val="en-US"/>
        </w:rPr>
        <w:t xml:space="preserve">GOSWAMI, S.C. 2004. Zooplankton methodology, collection </w:t>
      </w:r>
      <w:r w:rsidR="00F33E84" w:rsidRPr="001E1335">
        <w:rPr>
          <w:lang w:val="en-US"/>
        </w:rPr>
        <w:t>y</w:t>
      </w:r>
      <w:r w:rsidRPr="001E1335">
        <w:rPr>
          <w:lang w:val="en-US"/>
        </w:rPr>
        <w:t xml:space="preserve"> identification - A field manual. </w:t>
      </w:r>
      <w:r w:rsidRPr="00345853">
        <w:t xml:space="preserve">Dona Paula, Goa: </w:t>
      </w:r>
      <w:proofErr w:type="spellStart"/>
      <w:r w:rsidRPr="00345853">
        <w:t>National</w:t>
      </w:r>
      <w:proofErr w:type="spellEnd"/>
      <w:r w:rsidRPr="00345853">
        <w:t xml:space="preserve"> </w:t>
      </w:r>
      <w:proofErr w:type="spellStart"/>
      <w:r w:rsidRPr="00345853">
        <w:t>Institute</w:t>
      </w:r>
      <w:proofErr w:type="spellEnd"/>
      <w:r w:rsidRPr="00345853">
        <w:t xml:space="preserve"> </w:t>
      </w:r>
      <w:proofErr w:type="spellStart"/>
      <w:r w:rsidRPr="00345853">
        <w:t>of</w:t>
      </w:r>
      <w:proofErr w:type="spellEnd"/>
      <w:r w:rsidRPr="00345853">
        <w:t xml:space="preserve"> </w:t>
      </w:r>
      <w:proofErr w:type="spellStart"/>
      <w:r w:rsidRPr="00345853">
        <w:t>Oceanography</w:t>
      </w:r>
      <w:proofErr w:type="spellEnd"/>
      <w:r w:rsidRPr="00345853">
        <w:t>: 26 pp.</w:t>
      </w:r>
    </w:p>
    <w:p w14:paraId="3E4619E3" w14:textId="71749F7A" w:rsidR="00135046" w:rsidRPr="001E1335" w:rsidRDefault="00135046" w:rsidP="00ED6630">
      <w:pPr>
        <w:pStyle w:val="Prrafodelista"/>
        <w:numPr>
          <w:ilvl w:val="0"/>
          <w:numId w:val="3"/>
        </w:numPr>
        <w:ind w:left="284" w:hanging="218"/>
        <w:rPr>
          <w:lang w:val="en-US"/>
        </w:rPr>
      </w:pPr>
      <w:r w:rsidRPr="001E1335">
        <w:rPr>
          <w:lang w:val="en-US"/>
        </w:rPr>
        <w:t xml:space="preserve">HASLE, G. R. 1978. The inverted-microscope method. </w:t>
      </w:r>
      <w:proofErr w:type="spellStart"/>
      <w:r w:rsidRPr="001E1335">
        <w:rPr>
          <w:lang w:val="en-US"/>
        </w:rPr>
        <w:t>En</w:t>
      </w:r>
      <w:proofErr w:type="spellEnd"/>
      <w:r w:rsidRPr="001E1335">
        <w:rPr>
          <w:lang w:val="en-US"/>
        </w:rPr>
        <w:t xml:space="preserve">: </w:t>
      </w:r>
      <w:proofErr w:type="spellStart"/>
      <w:r w:rsidRPr="001E1335">
        <w:rPr>
          <w:lang w:val="en-US"/>
        </w:rPr>
        <w:t>Sournia</w:t>
      </w:r>
      <w:proofErr w:type="spellEnd"/>
      <w:r w:rsidRPr="001E1335">
        <w:rPr>
          <w:lang w:val="en-US"/>
        </w:rPr>
        <w:t>, A. (Ed.) Phytoplankton manual. UNESCO Page Brothers (</w:t>
      </w:r>
      <w:proofErr w:type="spellStart"/>
      <w:r w:rsidRPr="001E1335">
        <w:rPr>
          <w:lang w:val="en-US"/>
        </w:rPr>
        <w:t>Noruie</w:t>
      </w:r>
      <w:proofErr w:type="spellEnd"/>
      <w:r w:rsidRPr="001E1335">
        <w:rPr>
          <w:lang w:val="en-US"/>
        </w:rPr>
        <w:t>) Ltd., 88-96.</w:t>
      </w:r>
    </w:p>
    <w:p w14:paraId="221707A1" w14:textId="515CF227" w:rsidR="00482128" w:rsidRPr="001E1335" w:rsidRDefault="00482128" w:rsidP="00ED6630">
      <w:pPr>
        <w:pStyle w:val="Prrafodelista"/>
        <w:numPr>
          <w:ilvl w:val="0"/>
          <w:numId w:val="3"/>
        </w:numPr>
        <w:ind w:left="284" w:hanging="218"/>
        <w:rPr>
          <w:lang w:val="en-US"/>
        </w:rPr>
      </w:pPr>
      <w:r w:rsidRPr="000A3931">
        <w:t xml:space="preserve">KEISTER, J.E., D. BONNET, S. CHIBA, C.L. JOHNSON, D.L. MACKAS Y R. ESCRIBANO. </w:t>
      </w:r>
      <w:r w:rsidRPr="001E1335">
        <w:rPr>
          <w:lang w:val="en-US"/>
        </w:rPr>
        <w:t>2012. Zooplankton population connections, community dynamics, and climate variability. ICES Journal of Marine Science 69 (3): 347–350.</w:t>
      </w:r>
    </w:p>
    <w:p w14:paraId="6A739D63" w14:textId="36214DA2" w:rsidR="00482128" w:rsidRPr="00EE3E97" w:rsidRDefault="00482128" w:rsidP="00ED6630">
      <w:pPr>
        <w:pStyle w:val="Prrafodelista"/>
        <w:numPr>
          <w:ilvl w:val="0"/>
          <w:numId w:val="3"/>
        </w:numPr>
        <w:ind w:left="284" w:hanging="218"/>
        <w:rPr>
          <w:lang w:val="en-US"/>
        </w:rPr>
      </w:pPr>
      <w:r w:rsidRPr="000A3931">
        <w:t xml:space="preserve">JACOBS, F. y G. GRANT. </w:t>
      </w:r>
      <w:r w:rsidRPr="001E1335">
        <w:rPr>
          <w:lang w:val="en-US"/>
        </w:rPr>
        <w:t xml:space="preserve">1978. Guidelines for zooplankton sampling in quantitative baseline and monitoring programs. </w:t>
      </w:r>
      <w:r w:rsidRPr="00EE3E97">
        <w:rPr>
          <w:lang w:val="en-US"/>
        </w:rPr>
        <w:t>U.S. Environmental Protection Agency 600: 3-78.</w:t>
      </w:r>
    </w:p>
    <w:p w14:paraId="713EE5F3" w14:textId="6AEB9D78" w:rsidR="00CD3260" w:rsidRPr="000A3931" w:rsidRDefault="00CD3260" w:rsidP="00ED6630">
      <w:pPr>
        <w:pStyle w:val="Prrafodelista"/>
        <w:numPr>
          <w:ilvl w:val="0"/>
          <w:numId w:val="3"/>
        </w:numPr>
        <w:ind w:left="284" w:hanging="218"/>
      </w:pPr>
      <w:r w:rsidRPr="000A3931">
        <w:t xml:space="preserve">LEGRESLEY, M., </w:t>
      </w:r>
      <w:r w:rsidR="00175C81" w:rsidRPr="000A3931">
        <w:t>y</w:t>
      </w:r>
      <w:r w:rsidRPr="000A3931">
        <w:t xml:space="preserve"> MCDERMOTT, G. 2010. </w:t>
      </w:r>
      <w:r w:rsidRPr="001E1335">
        <w:rPr>
          <w:lang w:val="en-US"/>
        </w:rPr>
        <w:t xml:space="preserve">Counting chamber methods for quantitative phytoplankton analysis - </w:t>
      </w:r>
      <w:proofErr w:type="spellStart"/>
      <w:r w:rsidRPr="001E1335">
        <w:rPr>
          <w:lang w:val="en-US"/>
        </w:rPr>
        <w:t>haemocytometer</w:t>
      </w:r>
      <w:proofErr w:type="spellEnd"/>
      <w:r w:rsidRPr="001E1335">
        <w:rPr>
          <w:lang w:val="en-US"/>
        </w:rPr>
        <w:t xml:space="preserve">, Palmer-Maloney </w:t>
      </w:r>
      <w:proofErr w:type="gramStart"/>
      <w:r w:rsidRPr="001E1335">
        <w:rPr>
          <w:lang w:val="en-US"/>
        </w:rPr>
        <w:t>cell</w:t>
      </w:r>
      <w:proofErr w:type="gramEnd"/>
      <w:r w:rsidRPr="001E1335">
        <w:rPr>
          <w:lang w:val="en-US"/>
        </w:rPr>
        <w:t xml:space="preserve"> and Sedgewick-Rafter cell. </w:t>
      </w:r>
      <w:proofErr w:type="spellStart"/>
      <w:r w:rsidRPr="001E1335">
        <w:rPr>
          <w:lang w:val="en-US"/>
        </w:rPr>
        <w:t>En</w:t>
      </w:r>
      <w:proofErr w:type="spellEnd"/>
      <w:r w:rsidRPr="001E1335">
        <w:rPr>
          <w:lang w:val="en-US"/>
        </w:rPr>
        <w:t xml:space="preserve">:  Intergovernmental Oceanographic Commission of ©UNESCO. Karlson, B., Cusack, C. y Bresnan, E. (Editors). Microscopic and molecular methods for quantitative phytoplankton analysis. Paris, UNESCO. </w:t>
      </w:r>
      <w:r w:rsidRPr="000A3931">
        <w:t xml:space="preserve">(IOC </w:t>
      </w:r>
      <w:proofErr w:type="spellStart"/>
      <w:r w:rsidRPr="000A3931">
        <w:t>Manuals</w:t>
      </w:r>
      <w:proofErr w:type="spellEnd"/>
      <w:r w:rsidRPr="000A3931">
        <w:t xml:space="preserve"> and Guides, no. 55.), pp. 25-30.</w:t>
      </w:r>
    </w:p>
    <w:p w14:paraId="2A6D5A89" w14:textId="5D35E512" w:rsidR="00AA6BD9" w:rsidRPr="00345853" w:rsidRDefault="003A375B" w:rsidP="00ED6630">
      <w:pPr>
        <w:pStyle w:val="Prrafodelista"/>
        <w:numPr>
          <w:ilvl w:val="0"/>
          <w:numId w:val="3"/>
        </w:numPr>
        <w:ind w:left="284" w:hanging="218"/>
      </w:pPr>
      <w:r w:rsidRPr="00F63B7A">
        <w:rPr>
          <w:lang w:val="en-US"/>
        </w:rPr>
        <w:t xml:space="preserve">LENZ, J. 2000. Introduction. </w:t>
      </w:r>
      <w:proofErr w:type="spellStart"/>
      <w:r w:rsidRPr="00F63B7A">
        <w:rPr>
          <w:lang w:val="en-US"/>
        </w:rPr>
        <w:t>En</w:t>
      </w:r>
      <w:proofErr w:type="spellEnd"/>
      <w:r w:rsidRPr="00F63B7A">
        <w:rPr>
          <w:lang w:val="en-US"/>
        </w:rPr>
        <w:t xml:space="preserve">: Harris, R., Wiebe, P., Lenz, J., </w:t>
      </w:r>
      <w:proofErr w:type="spellStart"/>
      <w:r w:rsidRPr="00F63B7A">
        <w:rPr>
          <w:lang w:val="en-US"/>
        </w:rPr>
        <w:t>Skjoldal</w:t>
      </w:r>
      <w:proofErr w:type="spellEnd"/>
      <w:r w:rsidRPr="00F63B7A">
        <w:rPr>
          <w:lang w:val="en-US"/>
        </w:rPr>
        <w:t xml:space="preserve">, R., y Huntley, M. (Editors). ICES zooplankton methodology manual. </w:t>
      </w:r>
      <w:r w:rsidRPr="00345853">
        <w:t xml:space="preserve">Reino Unido, </w:t>
      </w:r>
      <w:proofErr w:type="spellStart"/>
      <w:r w:rsidRPr="00345853">
        <w:t>Academic</w:t>
      </w:r>
      <w:proofErr w:type="spellEnd"/>
      <w:r w:rsidRPr="00345853">
        <w:t xml:space="preserve"> </w:t>
      </w:r>
      <w:proofErr w:type="spellStart"/>
      <w:r w:rsidRPr="00345853">
        <w:t>Press</w:t>
      </w:r>
      <w:proofErr w:type="spellEnd"/>
      <w:r w:rsidRPr="00345853">
        <w:t>, pp.83-192.</w:t>
      </w:r>
    </w:p>
    <w:p w14:paraId="1CCED108" w14:textId="7388106F" w:rsidR="00AA6BD9" w:rsidRPr="00345853" w:rsidRDefault="00175C81" w:rsidP="00ED6630">
      <w:pPr>
        <w:pStyle w:val="Prrafodelista"/>
        <w:numPr>
          <w:ilvl w:val="0"/>
          <w:numId w:val="3"/>
        </w:numPr>
        <w:ind w:left="284" w:hanging="218"/>
      </w:pPr>
      <w:r w:rsidRPr="00345853">
        <w:t>LUND, J.W.G., KIPLING, C. y</w:t>
      </w:r>
      <w:r w:rsidR="0010000F" w:rsidRPr="00345853">
        <w:t xml:space="preserve"> LECREN, E.D. 1958. </w:t>
      </w:r>
      <w:r w:rsidR="0010000F" w:rsidRPr="001E1335">
        <w:rPr>
          <w:lang w:val="en-US"/>
        </w:rPr>
        <w:t xml:space="preserve">The inverted microscope methods of estimating algal numbers and the statistical basis of estimations by counting. </w:t>
      </w:r>
      <w:proofErr w:type="spellStart"/>
      <w:r w:rsidR="0010000F" w:rsidRPr="00345853">
        <w:t>Hydrobiologia</w:t>
      </w:r>
      <w:proofErr w:type="spellEnd"/>
      <w:r w:rsidR="0010000F" w:rsidRPr="00345853">
        <w:t>, 11:143-169.</w:t>
      </w:r>
    </w:p>
    <w:p w14:paraId="7A3E45D2" w14:textId="37AF86B2" w:rsidR="00AA6BD9" w:rsidRPr="001E1335" w:rsidRDefault="007A1ED7" w:rsidP="00ED6630">
      <w:pPr>
        <w:pStyle w:val="Prrafodelista"/>
        <w:numPr>
          <w:ilvl w:val="0"/>
          <w:numId w:val="3"/>
        </w:numPr>
        <w:ind w:left="284" w:hanging="218"/>
        <w:rPr>
          <w:lang w:val="en-US"/>
        </w:rPr>
      </w:pPr>
      <w:r w:rsidRPr="00345853">
        <w:t>MONCHEVA, S.</w:t>
      </w:r>
      <w:r w:rsidR="00175C81" w:rsidRPr="00345853">
        <w:t xml:space="preserve"> y</w:t>
      </w:r>
      <w:r w:rsidRPr="00345853">
        <w:t xml:space="preserve"> PARR, B. 2010. </w:t>
      </w:r>
      <w:r w:rsidRPr="001E1335">
        <w:rPr>
          <w:lang w:val="en-US"/>
        </w:rPr>
        <w:t xml:space="preserve">Manual for Phytoplankton sampling and </w:t>
      </w:r>
      <w:proofErr w:type="spellStart"/>
      <w:r w:rsidRPr="001E1335">
        <w:rPr>
          <w:lang w:val="en-US"/>
        </w:rPr>
        <w:t>nalysis</w:t>
      </w:r>
      <w:proofErr w:type="spellEnd"/>
      <w:r w:rsidRPr="001E1335">
        <w:rPr>
          <w:lang w:val="en-US"/>
        </w:rPr>
        <w:t xml:space="preserve"> in the Black Sea. 67 pp.</w:t>
      </w:r>
    </w:p>
    <w:p w14:paraId="13A4F8D3" w14:textId="51598579" w:rsidR="00AA6BD9" w:rsidRPr="00345853" w:rsidRDefault="00CD3260" w:rsidP="00ED6630">
      <w:pPr>
        <w:pStyle w:val="Prrafodelista"/>
        <w:numPr>
          <w:ilvl w:val="0"/>
          <w:numId w:val="3"/>
        </w:numPr>
        <w:ind w:left="284" w:hanging="218"/>
      </w:pPr>
      <w:r w:rsidRPr="001E1335">
        <w:rPr>
          <w:lang w:val="en-US"/>
        </w:rPr>
        <w:t xml:space="preserve">NAUWERCK, A. 1963. Die </w:t>
      </w:r>
      <w:proofErr w:type="spellStart"/>
      <w:r w:rsidRPr="001E1335">
        <w:rPr>
          <w:lang w:val="en-US"/>
        </w:rPr>
        <w:t>beziehungen</w:t>
      </w:r>
      <w:proofErr w:type="spellEnd"/>
      <w:r w:rsidRPr="001E1335">
        <w:rPr>
          <w:lang w:val="en-US"/>
        </w:rPr>
        <w:t xml:space="preserve"> </w:t>
      </w:r>
      <w:proofErr w:type="spellStart"/>
      <w:r w:rsidRPr="001E1335">
        <w:rPr>
          <w:lang w:val="en-US"/>
        </w:rPr>
        <w:t>zwischen</w:t>
      </w:r>
      <w:proofErr w:type="spellEnd"/>
      <w:r w:rsidRPr="001E1335">
        <w:rPr>
          <w:lang w:val="en-US"/>
        </w:rPr>
        <w:t xml:space="preserve"> zooplankton und phytoplankton </w:t>
      </w:r>
      <w:proofErr w:type="spellStart"/>
      <w:r w:rsidRPr="001E1335">
        <w:rPr>
          <w:lang w:val="en-US"/>
        </w:rPr>
        <w:t>im</w:t>
      </w:r>
      <w:proofErr w:type="spellEnd"/>
      <w:r w:rsidRPr="001E1335">
        <w:rPr>
          <w:lang w:val="en-US"/>
        </w:rPr>
        <w:t xml:space="preserve"> See Erken. </w:t>
      </w:r>
      <w:proofErr w:type="spellStart"/>
      <w:r w:rsidRPr="00345853">
        <w:t>Symb</w:t>
      </w:r>
      <w:proofErr w:type="spellEnd"/>
      <w:r w:rsidRPr="00345853">
        <w:t>. Bot. Ups. 17(5), 1-163</w:t>
      </w:r>
      <w:r w:rsidR="00AA6BD9" w:rsidRPr="00345853">
        <w:t>.</w:t>
      </w:r>
    </w:p>
    <w:p w14:paraId="62C94204" w14:textId="0DBFCE9A" w:rsidR="00AA6BD9" w:rsidRPr="00345853" w:rsidRDefault="00175C81" w:rsidP="00ED6630">
      <w:pPr>
        <w:pStyle w:val="Prrafodelista"/>
        <w:numPr>
          <w:ilvl w:val="0"/>
          <w:numId w:val="3"/>
        </w:numPr>
        <w:ind w:left="284" w:hanging="218"/>
      </w:pPr>
      <w:r w:rsidRPr="001E1335">
        <w:rPr>
          <w:lang w:val="en-US"/>
        </w:rPr>
        <w:lastRenderedPageBreak/>
        <w:t>PAXINOS, R. y</w:t>
      </w:r>
      <w:r w:rsidR="00CD3260" w:rsidRPr="001E1335">
        <w:rPr>
          <w:lang w:val="en-US"/>
        </w:rPr>
        <w:t xml:space="preserve"> MITCHELL, J. 2000. A rapid </w:t>
      </w:r>
      <w:proofErr w:type="spellStart"/>
      <w:r w:rsidR="00CD3260" w:rsidRPr="001E1335">
        <w:rPr>
          <w:lang w:val="en-US"/>
        </w:rPr>
        <w:t>Utermöhl</w:t>
      </w:r>
      <w:proofErr w:type="spellEnd"/>
      <w:r w:rsidR="00CD3260" w:rsidRPr="001E1335">
        <w:rPr>
          <w:lang w:val="en-US"/>
        </w:rPr>
        <w:t xml:space="preserve"> method for estimating algal numbers, Journal of Plankton Research 22 (12), 2255–2262. </w:t>
      </w:r>
      <w:r w:rsidR="004C6097">
        <w:fldChar w:fldCharType="begin"/>
      </w:r>
      <w:r w:rsidR="004C6097" w:rsidRPr="003F696E">
        <w:rPr>
          <w:lang w:val="en-US"/>
          <w:rPrChange w:id="1" w:author="Christian Bermúdez Rivas" w:date="2022-07-15T17:18:00Z">
            <w:rPr/>
          </w:rPrChange>
        </w:rPr>
        <w:instrText xml:space="preserve"> HYPERLINK "https://doi.org/10.1093/plankt/22.12.2255" </w:instrText>
      </w:r>
      <w:r w:rsidR="004C6097">
        <w:fldChar w:fldCharType="separate"/>
      </w:r>
      <w:r w:rsidR="00AA6BD9" w:rsidRPr="00345853">
        <w:t>https://doi.org/10.1093/plankt/22.12.2255</w:t>
      </w:r>
      <w:r w:rsidR="004C6097">
        <w:fldChar w:fldCharType="end"/>
      </w:r>
      <w:r w:rsidR="00AA6BD9" w:rsidRPr="00345853">
        <w:t>.</w:t>
      </w:r>
    </w:p>
    <w:p w14:paraId="224D8220" w14:textId="628455F0" w:rsidR="00AA6BD9" w:rsidRPr="00345853" w:rsidRDefault="00175C81" w:rsidP="00ED6630">
      <w:pPr>
        <w:pStyle w:val="Prrafodelista"/>
        <w:numPr>
          <w:ilvl w:val="0"/>
          <w:numId w:val="3"/>
        </w:numPr>
        <w:ind w:left="284" w:hanging="218"/>
      </w:pPr>
      <w:r w:rsidRPr="000A3931">
        <w:t>POSTEL, L., FOCK H., y</w:t>
      </w:r>
      <w:r w:rsidR="003A375B" w:rsidRPr="000A3931">
        <w:t xml:space="preserve"> HAGEN, W. 2000. </w:t>
      </w:r>
      <w:r w:rsidR="003A375B" w:rsidRPr="001E1335">
        <w:rPr>
          <w:lang w:val="en-US"/>
        </w:rPr>
        <w:t xml:space="preserve">Biomass and abundance. </w:t>
      </w:r>
      <w:proofErr w:type="spellStart"/>
      <w:r w:rsidR="003A375B" w:rsidRPr="001E1335">
        <w:rPr>
          <w:lang w:val="en-US"/>
        </w:rPr>
        <w:t>En</w:t>
      </w:r>
      <w:proofErr w:type="spellEnd"/>
      <w:r w:rsidR="003A375B" w:rsidRPr="001E1335">
        <w:rPr>
          <w:lang w:val="en-US"/>
        </w:rPr>
        <w:t xml:space="preserve">: Harris, R., Wiebe, P., Lenz, J., </w:t>
      </w:r>
      <w:proofErr w:type="spellStart"/>
      <w:r w:rsidR="003A375B" w:rsidRPr="001E1335">
        <w:rPr>
          <w:lang w:val="en-US"/>
        </w:rPr>
        <w:t>Skjoldal</w:t>
      </w:r>
      <w:proofErr w:type="spellEnd"/>
      <w:r w:rsidR="003A375B" w:rsidRPr="001E1335">
        <w:rPr>
          <w:lang w:val="en-US"/>
        </w:rPr>
        <w:t xml:space="preserve">, R., y Huntley, M. (Editors). </w:t>
      </w:r>
      <w:r w:rsidR="003A375B" w:rsidRPr="00345853">
        <w:t xml:space="preserve">ICES </w:t>
      </w:r>
      <w:proofErr w:type="spellStart"/>
      <w:r w:rsidR="003A375B" w:rsidRPr="00345853">
        <w:t>zooplankton</w:t>
      </w:r>
      <w:proofErr w:type="spellEnd"/>
      <w:r w:rsidR="003A375B" w:rsidRPr="00345853">
        <w:t xml:space="preserve"> </w:t>
      </w:r>
      <w:proofErr w:type="spellStart"/>
      <w:r w:rsidR="003A375B" w:rsidRPr="00345853">
        <w:t>methodology</w:t>
      </w:r>
      <w:proofErr w:type="spellEnd"/>
      <w:r w:rsidR="003A375B" w:rsidRPr="00345853">
        <w:t xml:space="preserve"> manual. Reino Unido, </w:t>
      </w:r>
      <w:proofErr w:type="spellStart"/>
      <w:r w:rsidR="003A375B" w:rsidRPr="00345853">
        <w:t>Academic</w:t>
      </w:r>
      <w:proofErr w:type="spellEnd"/>
      <w:r w:rsidR="003A375B" w:rsidRPr="00345853">
        <w:t xml:space="preserve"> </w:t>
      </w:r>
      <w:proofErr w:type="spellStart"/>
      <w:r w:rsidR="003A375B" w:rsidRPr="00345853">
        <w:t>Press</w:t>
      </w:r>
      <w:proofErr w:type="spellEnd"/>
      <w:r w:rsidR="003A375B" w:rsidRPr="00345853">
        <w:t>, pp.83-192.</w:t>
      </w:r>
    </w:p>
    <w:p w14:paraId="284035BD" w14:textId="5B019797" w:rsidR="00AA6BD9" w:rsidRPr="00345853" w:rsidRDefault="00482128" w:rsidP="00ED6630">
      <w:pPr>
        <w:pStyle w:val="Prrafodelista"/>
        <w:numPr>
          <w:ilvl w:val="0"/>
          <w:numId w:val="3"/>
        </w:numPr>
        <w:ind w:left="284" w:hanging="218"/>
      </w:pPr>
      <w:r w:rsidRPr="001E1335">
        <w:rPr>
          <w:lang w:val="en-US"/>
        </w:rPr>
        <w:t xml:space="preserve">SANTHANAM, P., P. PACHIAPPAN y A. BEGUM. 2019. A Method of Collection, </w:t>
      </w:r>
      <w:proofErr w:type="gramStart"/>
      <w:r w:rsidRPr="001E1335">
        <w:rPr>
          <w:lang w:val="en-US"/>
        </w:rPr>
        <w:t>Preservation</w:t>
      </w:r>
      <w:proofErr w:type="gramEnd"/>
      <w:r w:rsidRPr="001E1335">
        <w:rPr>
          <w:lang w:val="en-US"/>
        </w:rPr>
        <w:t xml:space="preserve"> and Identification of Marine Zooplankton. </w:t>
      </w:r>
      <w:proofErr w:type="spellStart"/>
      <w:r w:rsidRPr="001E1335">
        <w:rPr>
          <w:lang w:val="en-US"/>
        </w:rPr>
        <w:t>En</w:t>
      </w:r>
      <w:proofErr w:type="spellEnd"/>
      <w:r w:rsidRPr="001E1335">
        <w:rPr>
          <w:lang w:val="en-US"/>
        </w:rPr>
        <w:t xml:space="preserve">: SANTHANAM, P., A. BEGUM Y P. PACHIAPPAN (Eds). Basic and Applied Zooplankton Biology. </w:t>
      </w:r>
      <w:r w:rsidRPr="00345853">
        <w:t xml:space="preserve">Springer </w:t>
      </w:r>
      <w:proofErr w:type="spellStart"/>
      <w:r w:rsidRPr="00345853">
        <w:t>Singapore</w:t>
      </w:r>
      <w:proofErr w:type="spellEnd"/>
      <w:r w:rsidRPr="00345853">
        <w:t>. 442 pp.</w:t>
      </w:r>
    </w:p>
    <w:p w14:paraId="49FBB643" w14:textId="6DE6F871" w:rsidR="00AA6BD9" w:rsidRPr="00345853" w:rsidRDefault="003A375B" w:rsidP="00ED6630">
      <w:pPr>
        <w:pStyle w:val="Prrafodelista"/>
        <w:numPr>
          <w:ilvl w:val="0"/>
          <w:numId w:val="3"/>
        </w:numPr>
        <w:ind w:left="284" w:hanging="218"/>
      </w:pPr>
      <w:r w:rsidRPr="00345853">
        <w:t>S</w:t>
      </w:r>
      <w:r w:rsidR="00175C81" w:rsidRPr="00345853">
        <w:t>IEBURTH, J, SMETACEK, V. y</w:t>
      </w:r>
      <w:r w:rsidRPr="00345853">
        <w:t xml:space="preserve"> LENZ, J. 1978. </w:t>
      </w:r>
      <w:r w:rsidRPr="001E1335">
        <w:rPr>
          <w:lang w:val="en-US"/>
        </w:rPr>
        <w:t xml:space="preserve">Pelagic ecosystem structure: heterotrophic compartments of the plankton and their relationship to plankton size fractions. </w:t>
      </w:r>
      <w:proofErr w:type="spellStart"/>
      <w:r w:rsidRPr="00345853">
        <w:t>Limnology</w:t>
      </w:r>
      <w:proofErr w:type="spellEnd"/>
      <w:r w:rsidRPr="00345853">
        <w:t xml:space="preserve"> and </w:t>
      </w:r>
      <w:proofErr w:type="spellStart"/>
      <w:r w:rsidRPr="00345853">
        <w:t>Oceanography</w:t>
      </w:r>
      <w:proofErr w:type="spellEnd"/>
      <w:r w:rsidRPr="00345853">
        <w:t>, 23: 1256-1263</w:t>
      </w:r>
      <w:r w:rsidR="00AA6BD9" w:rsidRPr="00345853">
        <w:t>.</w:t>
      </w:r>
    </w:p>
    <w:p w14:paraId="3C74D3A1" w14:textId="37CED316" w:rsidR="00AA6BD9" w:rsidRPr="001E1335" w:rsidRDefault="007A1ED7" w:rsidP="00ED6630">
      <w:pPr>
        <w:pStyle w:val="Prrafodelista"/>
        <w:numPr>
          <w:ilvl w:val="0"/>
          <w:numId w:val="3"/>
        </w:numPr>
        <w:ind w:left="284" w:hanging="218"/>
        <w:rPr>
          <w:lang w:val="en-US"/>
        </w:rPr>
      </w:pPr>
      <w:r w:rsidRPr="001E1335">
        <w:rPr>
          <w:lang w:val="en-US"/>
        </w:rPr>
        <w:t xml:space="preserve">SHUKHANOVA, Z.N.1978. Settling without the inverted microscope. </w:t>
      </w:r>
      <w:proofErr w:type="spellStart"/>
      <w:r w:rsidRPr="001E1335">
        <w:rPr>
          <w:lang w:val="en-US"/>
        </w:rPr>
        <w:t>En</w:t>
      </w:r>
      <w:proofErr w:type="spellEnd"/>
      <w:r w:rsidRPr="001E1335">
        <w:rPr>
          <w:lang w:val="en-US"/>
        </w:rPr>
        <w:t xml:space="preserve">: A. </w:t>
      </w:r>
      <w:proofErr w:type="spellStart"/>
      <w:r w:rsidRPr="001E1335">
        <w:rPr>
          <w:lang w:val="en-US"/>
        </w:rPr>
        <w:t>Sournia</w:t>
      </w:r>
      <w:proofErr w:type="spellEnd"/>
      <w:r w:rsidRPr="001E1335">
        <w:rPr>
          <w:lang w:val="en-US"/>
        </w:rPr>
        <w:t xml:space="preserve"> (Ed.), Phytoplankton Manual UNESCO, Page Brothers (</w:t>
      </w:r>
      <w:proofErr w:type="spellStart"/>
      <w:r w:rsidRPr="001E1335">
        <w:rPr>
          <w:lang w:val="en-US"/>
        </w:rPr>
        <w:t>Noruie</w:t>
      </w:r>
      <w:proofErr w:type="spellEnd"/>
      <w:r w:rsidRPr="001E1335">
        <w:rPr>
          <w:lang w:val="en-US"/>
        </w:rPr>
        <w:t>) Ltd., 97 pp.</w:t>
      </w:r>
    </w:p>
    <w:p w14:paraId="249BA828" w14:textId="615DFD4A" w:rsidR="004D5933" w:rsidRPr="00B26396" w:rsidRDefault="007A1ED7" w:rsidP="00ED6630">
      <w:pPr>
        <w:pStyle w:val="Prrafodelista"/>
        <w:numPr>
          <w:ilvl w:val="0"/>
          <w:numId w:val="3"/>
        </w:numPr>
        <w:ind w:left="284" w:hanging="218"/>
        <w:rPr>
          <w:lang w:val="en-US"/>
        </w:rPr>
      </w:pPr>
      <w:r w:rsidRPr="001E1335">
        <w:rPr>
          <w:lang w:val="en-US"/>
        </w:rPr>
        <w:t xml:space="preserve">WEBER, C.1973. Biological field and laboratory method for measuring the quality of surface waters and effluents. </w:t>
      </w:r>
      <w:r w:rsidRPr="00B26396">
        <w:rPr>
          <w:lang w:val="en-US"/>
        </w:rPr>
        <w:t>Natural Environment Research Center. U.S. Environmental Protection Agency. 194 pp.</w:t>
      </w:r>
    </w:p>
    <w:p w14:paraId="55270FA7" w14:textId="398805D9" w:rsidR="0010000F" w:rsidRDefault="00175C81" w:rsidP="00ED6630">
      <w:pPr>
        <w:pStyle w:val="Prrafodelista"/>
        <w:numPr>
          <w:ilvl w:val="0"/>
          <w:numId w:val="3"/>
        </w:numPr>
        <w:ind w:left="284" w:hanging="218"/>
      </w:pPr>
      <w:r w:rsidRPr="001E1335">
        <w:rPr>
          <w:lang w:val="en-US"/>
        </w:rPr>
        <w:t>WIEBE, P., BUCKLIN, A. y</w:t>
      </w:r>
      <w:r w:rsidR="0010000F" w:rsidRPr="001E1335">
        <w:rPr>
          <w:lang w:val="en-US"/>
        </w:rPr>
        <w:t xml:space="preserve"> BENFIELD, M. 2017. Sampling, Preservation and Counting of Samples II: Zooplankton. In Castellani, C. and Edwards, M. (eds.), Marine plankton: a practical guide to ecology, methodology, and taxonomy (First edition), pp. 104-134.  </w:t>
      </w:r>
      <w:r w:rsidR="0010000F" w:rsidRPr="000A3931">
        <w:t xml:space="preserve">Oxford </w:t>
      </w:r>
      <w:proofErr w:type="spellStart"/>
      <w:r w:rsidR="0010000F" w:rsidRPr="000A3931">
        <w:t>University</w:t>
      </w:r>
      <w:proofErr w:type="spellEnd"/>
      <w:r w:rsidR="0010000F" w:rsidRPr="000A3931">
        <w:t xml:space="preserve"> </w:t>
      </w:r>
      <w:proofErr w:type="spellStart"/>
      <w:r w:rsidR="0010000F" w:rsidRPr="000A3931">
        <w:t>Press</w:t>
      </w:r>
      <w:proofErr w:type="spellEnd"/>
      <w:r w:rsidR="0010000F" w:rsidRPr="000A3931">
        <w:t>, Oxford; New York, NY</w:t>
      </w:r>
      <w:r w:rsidR="00AA6BD9" w:rsidRPr="000A3931">
        <w:t>.</w:t>
      </w:r>
    </w:p>
    <w:p w14:paraId="325525B5" w14:textId="691050BC" w:rsidR="00944457" w:rsidRPr="00BB5BB7" w:rsidRDefault="00944457" w:rsidP="00ED6630">
      <w:pPr>
        <w:pStyle w:val="Prrafodelista"/>
        <w:numPr>
          <w:ilvl w:val="0"/>
          <w:numId w:val="3"/>
        </w:numPr>
        <w:ind w:left="284" w:hanging="218"/>
      </w:pPr>
      <w:r w:rsidRPr="00BB5BB7">
        <w:rPr>
          <w:shd w:val="clear" w:color="auto" w:fill="FFFFFF"/>
        </w:rPr>
        <w:t>M5-00-FOR-13</w:t>
      </w:r>
      <w:r w:rsidR="00BB5BB7" w:rsidRPr="00BB5BB7">
        <w:rPr>
          <w:shd w:val="clear" w:color="auto" w:fill="FFFFFF"/>
        </w:rPr>
        <w:t>6</w:t>
      </w:r>
      <w:r w:rsidRPr="00BB5BB7">
        <w:rPr>
          <w:shd w:val="clear" w:color="auto" w:fill="FFFFFF"/>
        </w:rPr>
        <w:t xml:space="preserve"> Datos Primarios de Análisis Densidad de Plancton y Macroinvertebrados Bentónicos</w:t>
      </w:r>
    </w:p>
    <w:p w14:paraId="1406CD20" w14:textId="77777777" w:rsidR="00BB5BB7" w:rsidRPr="00BB5BB7" w:rsidRDefault="00BB5BB7" w:rsidP="00ED6630">
      <w:pPr>
        <w:pStyle w:val="Prrafodelista"/>
        <w:numPr>
          <w:ilvl w:val="0"/>
          <w:numId w:val="3"/>
        </w:numPr>
        <w:ind w:left="284" w:hanging="218"/>
      </w:pPr>
      <w:r w:rsidRPr="00BB5BB7">
        <w:rPr>
          <w:shd w:val="clear" w:color="auto" w:fill="FFFFFF"/>
        </w:rPr>
        <w:t>M5-00-FOR-137 Análisis gravimétricos y volumétricos zooplancton</w:t>
      </w:r>
    </w:p>
    <w:p w14:paraId="4E765880" w14:textId="4B04B939" w:rsidR="00944457" w:rsidRPr="000A3931" w:rsidRDefault="00944457" w:rsidP="00ED6630">
      <w:pPr>
        <w:pStyle w:val="Prrafodelista"/>
        <w:numPr>
          <w:ilvl w:val="0"/>
          <w:numId w:val="3"/>
        </w:numPr>
        <w:ind w:left="284" w:hanging="218"/>
      </w:pPr>
      <w:r>
        <w:rPr>
          <w:rStyle w:val="span"/>
        </w:rPr>
        <w:t>M5-00-PRO-027</w:t>
      </w:r>
      <w:r w:rsidRPr="00944457">
        <w:t xml:space="preserve"> </w:t>
      </w:r>
      <w:r w:rsidRPr="00944457">
        <w:rPr>
          <w:rStyle w:val="span"/>
        </w:rPr>
        <w:t>Toma de Muestras</w:t>
      </w:r>
    </w:p>
    <w:p w14:paraId="6C76DCE4" w14:textId="72BD37E9" w:rsidR="00AA6BD9" w:rsidRPr="000A3931" w:rsidRDefault="00AA6BD9" w:rsidP="000D4A5B">
      <w:pPr>
        <w:rPr>
          <w:lang w:val="en-US"/>
        </w:rPr>
      </w:pPr>
    </w:p>
    <w:p w14:paraId="349BCC90" w14:textId="77777777" w:rsidR="00852166" w:rsidRPr="000A3931" w:rsidRDefault="00852166" w:rsidP="00AA6BD9">
      <w:pPr>
        <w:pStyle w:val="Ttulo1"/>
        <w:ind w:left="0" w:firstLine="0"/>
      </w:pPr>
      <w:r w:rsidRPr="000A3931">
        <w:t>CONDICIONES GENERALES</w:t>
      </w:r>
    </w:p>
    <w:p w14:paraId="58037937" w14:textId="77777777" w:rsidR="00852166" w:rsidRPr="000A3931" w:rsidRDefault="00852166" w:rsidP="000D4A5B"/>
    <w:p w14:paraId="2F9104D6" w14:textId="77777777" w:rsidR="0074284D" w:rsidRPr="000A3931" w:rsidRDefault="0074284D" w:rsidP="0074284D">
      <w:pPr>
        <w:pStyle w:val="Prrafodelista"/>
        <w:keepNext/>
        <w:numPr>
          <w:ilvl w:val="0"/>
          <w:numId w:val="2"/>
        </w:numPr>
        <w:contextualSpacing w:val="0"/>
        <w:outlineLvl w:val="1"/>
        <w:rPr>
          <w:b/>
          <w:bCs/>
          <w:iCs/>
          <w:vanish/>
          <w:lang w:val="es-ES"/>
        </w:rPr>
      </w:pPr>
    </w:p>
    <w:p w14:paraId="0A014A7C" w14:textId="77777777" w:rsidR="0074284D" w:rsidRPr="000A3931" w:rsidRDefault="0074284D" w:rsidP="0074284D">
      <w:pPr>
        <w:pStyle w:val="Prrafodelista"/>
        <w:keepNext/>
        <w:numPr>
          <w:ilvl w:val="0"/>
          <w:numId w:val="2"/>
        </w:numPr>
        <w:contextualSpacing w:val="0"/>
        <w:outlineLvl w:val="1"/>
        <w:rPr>
          <w:b/>
          <w:bCs/>
          <w:iCs/>
          <w:vanish/>
          <w:lang w:val="es-ES"/>
        </w:rPr>
      </w:pPr>
    </w:p>
    <w:p w14:paraId="21096EE0" w14:textId="77777777" w:rsidR="0074284D" w:rsidRPr="000A3931" w:rsidRDefault="0074284D" w:rsidP="0074284D">
      <w:pPr>
        <w:pStyle w:val="Prrafodelista"/>
        <w:keepNext/>
        <w:numPr>
          <w:ilvl w:val="0"/>
          <w:numId w:val="2"/>
        </w:numPr>
        <w:contextualSpacing w:val="0"/>
        <w:outlineLvl w:val="1"/>
        <w:rPr>
          <w:b/>
          <w:bCs/>
          <w:iCs/>
          <w:vanish/>
          <w:lang w:val="es-ES"/>
        </w:rPr>
      </w:pPr>
    </w:p>
    <w:p w14:paraId="56745808" w14:textId="77777777" w:rsidR="0074284D" w:rsidRPr="000A3931" w:rsidRDefault="0074284D" w:rsidP="0074284D">
      <w:pPr>
        <w:pStyle w:val="Prrafodelista"/>
        <w:keepNext/>
        <w:numPr>
          <w:ilvl w:val="0"/>
          <w:numId w:val="2"/>
        </w:numPr>
        <w:contextualSpacing w:val="0"/>
        <w:outlineLvl w:val="1"/>
        <w:rPr>
          <w:b/>
          <w:bCs/>
          <w:iCs/>
          <w:vanish/>
          <w:lang w:val="es-ES"/>
        </w:rPr>
      </w:pPr>
    </w:p>
    <w:p w14:paraId="75E69ED5" w14:textId="77777777" w:rsidR="0074284D" w:rsidRPr="000A3931" w:rsidRDefault="0074284D" w:rsidP="0074284D">
      <w:pPr>
        <w:pStyle w:val="Prrafodelista"/>
        <w:keepNext/>
        <w:numPr>
          <w:ilvl w:val="0"/>
          <w:numId w:val="2"/>
        </w:numPr>
        <w:contextualSpacing w:val="0"/>
        <w:outlineLvl w:val="1"/>
        <w:rPr>
          <w:b/>
          <w:bCs/>
          <w:iCs/>
          <w:vanish/>
          <w:lang w:val="es-ES"/>
        </w:rPr>
      </w:pPr>
    </w:p>
    <w:p w14:paraId="184E2912" w14:textId="420494B8" w:rsidR="00852166" w:rsidRPr="000A3931" w:rsidRDefault="00852166" w:rsidP="0074284D">
      <w:pPr>
        <w:pStyle w:val="Ttulo2"/>
      </w:pPr>
      <w:r w:rsidRPr="000A3931">
        <w:t>Generalidades</w:t>
      </w:r>
    </w:p>
    <w:p w14:paraId="73704B09" w14:textId="7A21005B" w:rsidR="00F162BF" w:rsidRPr="000A3931" w:rsidRDefault="00F162BF" w:rsidP="000D4A5B">
      <w:pPr>
        <w:rPr>
          <w:lang w:val="es-ES"/>
        </w:rPr>
      </w:pPr>
    </w:p>
    <w:p w14:paraId="2855194C" w14:textId="2AE2D818" w:rsidR="00F162BF" w:rsidRPr="000A3931" w:rsidRDefault="00D7691B" w:rsidP="008F03BC">
      <w:r w:rsidRPr="000A3931">
        <w:t>El término zooplancton se refiere al componente animal del plancton (</w:t>
      </w:r>
      <w:proofErr w:type="spellStart"/>
      <w:r w:rsidRPr="000A3931">
        <w:t>Santhanam</w:t>
      </w:r>
      <w:proofErr w:type="spellEnd"/>
      <w:r w:rsidRPr="000A3931">
        <w:t xml:space="preserve"> </w:t>
      </w:r>
      <w:r w:rsidRPr="008F03BC">
        <w:rPr>
          <w:iCs/>
        </w:rPr>
        <w:t>et al.,</w:t>
      </w:r>
      <w:r w:rsidRPr="000A3931">
        <w:t xml:space="preserve"> 2019), el cual se caracteriza por formas de vida microscópicas que viven en la columna de agua y no tienen la habilidad para contrarrestar el movimiento de las corrientes, por lo que viven flotando o suspendidos (</w:t>
      </w:r>
      <w:r w:rsidR="00482128" w:rsidRPr="000A3931">
        <w:t xml:space="preserve">Baird </w:t>
      </w:r>
      <w:r w:rsidR="00482128" w:rsidRPr="008F03BC">
        <w:rPr>
          <w:iCs/>
        </w:rPr>
        <w:t>et al.</w:t>
      </w:r>
      <w:r w:rsidRPr="000A3931">
        <w:t>, 2017)</w:t>
      </w:r>
      <w:r w:rsidR="00F162BF" w:rsidRPr="000A3931">
        <w:t xml:space="preserve">. Cumplen un importante rol dentro de los niveles de la cadena trófica, sobre todo en la producción secundaria, </w:t>
      </w:r>
      <w:r w:rsidRPr="000A3931">
        <w:t>ya que son</w:t>
      </w:r>
      <w:r w:rsidR="00F162BF" w:rsidRPr="000A3931">
        <w:t xml:space="preserve"> el principal v</w:t>
      </w:r>
      <w:r w:rsidR="000325D1" w:rsidRPr="000A3931">
        <w:t>í</w:t>
      </w:r>
      <w:r w:rsidR="00F162BF" w:rsidRPr="000A3931">
        <w:t>nculo de transformación y transferencia de energía obtenida de los productos sintetizados por el fitoplancton hacia niveles superiores.</w:t>
      </w:r>
    </w:p>
    <w:p w14:paraId="5B88E8FC" w14:textId="77777777" w:rsidR="00AA6BD9" w:rsidRPr="000A3931" w:rsidRDefault="00AA6BD9" w:rsidP="00AA6BD9">
      <w:pPr>
        <w:pStyle w:val="Prrafodelista"/>
        <w:ind w:left="567"/>
      </w:pPr>
    </w:p>
    <w:p w14:paraId="2F01EB0B" w14:textId="626EAEA3" w:rsidR="00D7691B" w:rsidRPr="000A3931" w:rsidRDefault="00D7691B" w:rsidP="008F03BC">
      <w:r w:rsidRPr="000A3931">
        <w:t xml:space="preserve">El zooplancton incluye al menos un estadio de desarrollo de casi todos los taxones animales, particularmente invertebrados, lo cual lo convierte en un grupo muy diverso (Jacobs </w:t>
      </w:r>
      <w:r w:rsidR="006570B9" w:rsidRPr="000A3931">
        <w:t>&amp;</w:t>
      </w:r>
      <w:r w:rsidRPr="000A3931">
        <w:t xml:space="preserve"> Grant, 1978) morfológica, filogenética y ecológicamente. Debido a su pequeño tamaño y a sus cortos ciclos de vida, estos organismos son sensibles a los cambios ambientales asociados a la variabilidad </w:t>
      </w:r>
      <w:proofErr w:type="spellStart"/>
      <w:r w:rsidRPr="000A3931">
        <w:t>hidroclimática</w:t>
      </w:r>
      <w:proofErr w:type="spellEnd"/>
      <w:r w:rsidRPr="000A3931">
        <w:t xml:space="preserve"> y a factores de estrés ambiental (Chiba et al., 2018). En este sentido, cambios en su abundancia y composición alteran la estructura de los ensamblajes marinos (por ejemplo, el potencial de pesca pelágica) y </w:t>
      </w:r>
      <w:r w:rsidRPr="000A3931">
        <w:lastRenderedPageBreak/>
        <w:t>modifican su distribución, afectando las interacciones tróficas y la energía disponible en estos ecosistemas (</w:t>
      </w:r>
      <w:proofErr w:type="spellStart"/>
      <w:r w:rsidRPr="000A3931">
        <w:t>Keister</w:t>
      </w:r>
      <w:proofErr w:type="spellEnd"/>
      <w:r w:rsidRPr="000A3931">
        <w:t xml:space="preserve"> et al., 2012).</w:t>
      </w:r>
    </w:p>
    <w:p w14:paraId="7DB7444A" w14:textId="7AC3D8CB" w:rsidR="00482128" w:rsidRPr="000A3931" w:rsidRDefault="00482128" w:rsidP="008F03BC"/>
    <w:p w14:paraId="4FCF948B" w14:textId="77777777" w:rsidR="00482128" w:rsidRPr="000A3931" w:rsidRDefault="00482128" w:rsidP="008F03BC">
      <w:r w:rsidRPr="000A3931">
        <w:t xml:space="preserve">La densidad de zooplancton es una medida importante para el estudio de la comunidad planctónica. Con esta medida se estima la dominancia de grupos taxonómicos sobre otros y la distribución del recurso dentro de la comunidad en el tiempo y espacio. </w:t>
      </w:r>
    </w:p>
    <w:p w14:paraId="4D1E36C4" w14:textId="77777777" w:rsidR="00482128" w:rsidRPr="000A3931" w:rsidRDefault="00482128" w:rsidP="008F03BC"/>
    <w:p w14:paraId="302199E5" w14:textId="75C290FD" w:rsidR="00F162BF" w:rsidRPr="000A3931" w:rsidRDefault="00482128" w:rsidP="008F03BC">
      <w:r w:rsidRPr="000A3931">
        <w:t>Por su parte, l</w:t>
      </w:r>
      <w:r w:rsidR="00F162BF" w:rsidRPr="000A3931">
        <w:t xml:space="preserve">a medida de la biomasa del zooplancton brinda información acerca de la productividad secundaría y la actividad biológica de un área determinada y es importante para el estudio de las relaciones energéticas entre las comunidades del fitoplancton, zooplancton y el necton. Con estos datos se puede evaluar los cambios en la productividad de diferentes sitios y </w:t>
      </w:r>
      <w:r w:rsidRPr="000A3931">
        <w:t>su relación con</w:t>
      </w:r>
      <w:r w:rsidR="00F162BF" w:rsidRPr="000A3931">
        <w:t xml:space="preserve"> cambios en las variables abióticas que puedan explicarlos.</w:t>
      </w:r>
      <w:r w:rsidRPr="000A3931">
        <w:t xml:space="preserve"> </w:t>
      </w:r>
      <w:r w:rsidR="00F162BF" w:rsidRPr="000A3931">
        <w:t>Las propiedades del zooplancton usadas para caracterizar su biomasa incluyen su volumen, peso (húmedo, seco, seco libre de ceniza), composición química y contenido calórico.</w:t>
      </w:r>
    </w:p>
    <w:p w14:paraId="48998EB3" w14:textId="4F60865E" w:rsidR="006570B9" w:rsidRPr="00BB5BB7" w:rsidRDefault="006570B9" w:rsidP="000D4A5B">
      <w:pPr>
        <w:rPr>
          <w:lang w:val="es-ES"/>
        </w:rPr>
      </w:pPr>
    </w:p>
    <w:p w14:paraId="3F0E2225" w14:textId="77777777" w:rsidR="009F2FAF" w:rsidRPr="000A3931" w:rsidRDefault="009F2FAF" w:rsidP="009F2FAF">
      <w:pPr>
        <w:pStyle w:val="Prrafodelista"/>
        <w:numPr>
          <w:ilvl w:val="1"/>
          <w:numId w:val="1"/>
        </w:numPr>
        <w:tabs>
          <w:tab w:val="left" w:pos="-142"/>
          <w:tab w:val="left" w:pos="284"/>
        </w:tabs>
        <w:outlineLvl w:val="0"/>
        <w:rPr>
          <w:b/>
          <w:vanish/>
        </w:rPr>
      </w:pPr>
    </w:p>
    <w:p w14:paraId="1AF3988A" w14:textId="0606699B" w:rsidR="00852166" w:rsidRPr="000A3931" w:rsidRDefault="00852166" w:rsidP="009F2FAF">
      <w:pPr>
        <w:pStyle w:val="Ttulo2"/>
      </w:pPr>
      <w:r w:rsidRPr="000A3931">
        <w:t>Equipos</w:t>
      </w:r>
    </w:p>
    <w:p w14:paraId="062030B9" w14:textId="77777777" w:rsidR="00376BA5" w:rsidRPr="000A3931" w:rsidRDefault="00376BA5" w:rsidP="000D4A5B">
      <w:pPr>
        <w:rPr>
          <w:lang w:val="es-ES"/>
        </w:rPr>
      </w:pPr>
    </w:p>
    <w:p w14:paraId="7A849AE9" w14:textId="48026DA3" w:rsidR="002955A7" w:rsidRPr="005D3903" w:rsidRDefault="002955A7" w:rsidP="00ED6630">
      <w:pPr>
        <w:pStyle w:val="Prrafodelista"/>
        <w:numPr>
          <w:ilvl w:val="0"/>
          <w:numId w:val="3"/>
        </w:numPr>
        <w:ind w:left="284" w:hanging="218"/>
        <w:rPr>
          <w:b/>
          <w:u w:val="single"/>
        </w:rPr>
      </w:pPr>
      <w:r w:rsidRPr="000A3931">
        <w:t>Balanza analítica (</w:t>
      </w:r>
      <w:r w:rsidRPr="000A3931">
        <w:rPr>
          <w:vertAlign w:val="superscript"/>
        </w:rPr>
        <w:t>+</w:t>
      </w:r>
      <w:r w:rsidRPr="000A3931">
        <w:t>/</w:t>
      </w:r>
      <w:r w:rsidRPr="000A3931">
        <w:rPr>
          <w:vertAlign w:val="subscript"/>
        </w:rPr>
        <w:t>-</w:t>
      </w:r>
      <w:r w:rsidRPr="000A3931">
        <w:t xml:space="preserve"> 0.1 mg)</w:t>
      </w:r>
    </w:p>
    <w:p w14:paraId="2034D15F" w14:textId="77444B55" w:rsidR="005D3903" w:rsidRPr="00AB0600" w:rsidRDefault="005D3903" w:rsidP="00ED6630">
      <w:pPr>
        <w:pStyle w:val="Prrafodelista"/>
        <w:numPr>
          <w:ilvl w:val="0"/>
          <w:numId w:val="3"/>
        </w:numPr>
        <w:ind w:left="284" w:hanging="218"/>
        <w:rPr>
          <w:b/>
          <w:u w:val="single"/>
        </w:rPr>
      </w:pPr>
      <w:r>
        <w:t xml:space="preserve">Bomba de </w:t>
      </w:r>
      <w:proofErr w:type="spellStart"/>
      <w:r>
        <w:t>vacio</w:t>
      </w:r>
      <w:proofErr w:type="spellEnd"/>
    </w:p>
    <w:p w14:paraId="46258A25" w14:textId="629F2F65" w:rsidR="00AB0600" w:rsidRPr="000A3931" w:rsidRDefault="00AB0600" w:rsidP="00ED6630">
      <w:pPr>
        <w:pStyle w:val="Prrafodelista"/>
        <w:numPr>
          <w:ilvl w:val="0"/>
          <w:numId w:val="3"/>
        </w:numPr>
        <w:ind w:left="284" w:hanging="218"/>
        <w:rPr>
          <w:b/>
          <w:u w:val="single"/>
        </w:rPr>
      </w:pPr>
      <w:r>
        <w:t>Cabina de extracción</w:t>
      </w:r>
    </w:p>
    <w:p w14:paraId="4C37CA57" w14:textId="7562BCF6" w:rsidR="002955A7" w:rsidRPr="000A3931" w:rsidRDefault="002955A7" w:rsidP="00ED6630">
      <w:pPr>
        <w:pStyle w:val="Prrafodelista"/>
        <w:numPr>
          <w:ilvl w:val="0"/>
          <w:numId w:val="3"/>
        </w:numPr>
        <w:ind w:left="284" w:hanging="218"/>
      </w:pPr>
      <w:r w:rsidRPr="000A3931">
        <w:t xml:space="preserve">Cámara </w:t>
      </w:r>
      <w:proofErr w:type="spellStart"/>
      <w:r w:rsidRPr="000A3931">
        <w:t>Bogorov</w:t>
      </w:r>
      <w:proofErr w:type="spellEnd"/>
    </w:p>
    <w:p w14:paraId="67F82A8B" w14:textId="575ECE29" w:rsidR="001A7DDC" w:rsidRPr="000A3931" w:rsidRDefault="001A7DDC" w:rsidP="00ED6630">
      <w:pPr>
        <w:pStyle w:val="Prrafodelista"/>
        <w:numPr>
          <w:ilvl w:val="0"/>
          <w:numId w:val="3"/>
        </w:numPr>
        <w:ind w:left="284" w:hanging="218"/>
      </w:pPr>
      <w:r w:rsidRPr="000A3931">
        <w:t>Cámara Sedgwick-Rafter</w:t>
      </w:r>
    </w:p>
    <w:p w14:paraId="6B17EE0F" w14:textId="00FBB302" w:rsidR="001A7DDC" w:rsidRPr="000A3931" w:rsidRDefault="001A7DDC" w:rsidP="00ED6630">
      <w:pPr>
        <w:pStyle w:val="Prrafodelista"/>
        <w:numPr>
          <w:ilvl w:val="0"/>
          <w:numId w:val="3"/>
        </w:numPr>
        <w:ind w:left="284" w:hanging="218"/>
      </w:pPr>
      <w:r w:rsidRPr="000A3931">
        <w:t xml:space="preserve">Cámara </w:t>
      </w:r>
      <w:proofErr w:type="spellStart"/>
      <w:r w:rsidRPr="000A3931">
        <w:t>Utermöhl</w:t>
      </w:r>
      <w:proofErr w:type="spellEnd"/>
    </w:p>
    <w:p w14:paraId="135A4273" w14:textId="7F36017C" w:rsidR="002955A7" w:rsidRPr="000A3931" w:rsidRDefault="002955A7" w:rsidP="00ED6630">
      <w:pPr>
        <w:pStyle w:val="Prrafodelista"/>
        <w:numPr>
          <w:ilvl w:val="0"/>
          <w:numId w:val="3"/>
        </w:numPr>
        <w:ind w:left="284" w:hanging="218"/>
      </w:pPr>
      <w:r w:rsidRPr="000A3931">
        <w:t>Ester</w:t>
      </w:r>
      <w:r w:rsidR="005D3903">
        <w:t>e</w:t>
      </w:r>
      <w:r w:rsidRPr="000A3931">
        <w:t>omicroscopio</w:t>
      </w:r>
    </w:p>
    <w:p w14:paraId="08B3FD43" w14:textId="2FA01283" w:rsidR="002955A7" w:rsidRDefault="002955A7" w:rsidP="00ED6630">
      <w:pPr>
        <w:pStyle w:val="Prrafodelista"/>
        <w:numPr>
          <w:ilvl w:val="0"/>
          <w:numId w:val="3"/>
        </w:numPr>
        <w:ind w:left="284" w:hanging="218"/>
      </w:pPr>
      <w:r w:rsidRPr="000A3931">
        <w:t>Fraccionador Folsom</w:t>
      </w:r>
    </w:p>
    <w:p w14:paraId="2AF30A60" w14:textId="56D9C294" w:rsidR="00E34CED" w:rsidRPr="000A3931" w:rsidRDefault="00E34CED" w:rsidP="00ED6630">
      <w:pPr>
        <w:pStyle w:val="Prrafodelista"/>
        <w:numPr>
          <w:ilvl w:val="0"/>
          <w:numId w:val="3"/>
        </w:numPr>
        <w:ind w:left="284" w:hanging="218"/>
      </w:pPr>
      <w:r>
        <w:t xml:space="preserve">Fraccionador </w:t>
      </w:r>
      <w:proofErr w:type="spellStart"/>
      <w:r>
        <w:t>Motoda</w:t>
      </w:r>
      <w:proofErr w:type="spellEnd"/>
    </w:p>
    <w:p w14:paraId="7C07B1C0" w14:textId="77777777" w:rsidR="002955A7" w:rsidRPr="000A3931" w:rsidRDefault="002955A7" w:rsidP="00ED6630">
      <w:pPr>
        <w:pStyle w:val="Prrafodelista"/>
        <w:numPr>
          <w:ilvl w:val="0"/>
          <w:numId w:val="3"/>
        </w:numPr>
        <w:ind w:left="284" w:hanging="218"/>
      </w:pPr>
      <w:r w:rsidRPr="000A3931">
        <w:t>Horno (estufa)</w:t>
      </w:r>
    </w:p>
    <w:p w14:paraId="2DFC6BB6" w14:textId="08130E23" w:rsidR="005D3903" w:rsidRDefault="005D3903" w:rsidP="00ED6630">
      <w:pPr>
        <w:pStyle w:val="Prrafodelista"/>
        <w:numPr>
          <w:ilvl w:val="0"/>
          <w:numId w:val="3"/>
        </w:numPr>
        <w:ind w:left="284" w:hanging="218"/>
      </w:pPr>
      <w:r>
        <w:t>Microscopio invertido</w:t>
      </w:r>
    </w:p>
    <w:p w14:paraId="10244B06" w14:textId="77777777" w:rsidR="00BB5BB7" w:rsidRDefault="002955A7" w:rsidP="00BB5BB7">
      <w:pPr>
        <w:pStyle w:val="Prrafodelista"/>
        <w:numPr>
          <w:ilvl w:val="0"/>
          <w:numId w:val="3"/>
        </w:numPr>
        <w:ind w:left="284" w:hanging="218"/>
      </w:pPr>
      <w:r w:rsidRPr="000A3931">
        <w:t>Mufla</w:t>
      </w:r>
    </w:p>
    <w:p w14:paraId="69F804E6" w14:textId="6407CCD9" w:rsidR="00BB5BB7" w:rsidRPr="000A3931" w:rsidRDefault="00BB5BB7" w:rsidP="00BB5BB7">
      <w:pPr>
        <w:pStyle w:val="Prrafodelista"/>
        <w:numPr>
          <w:ilvl w:val="0"/>
          <w:numId w:val="3"/>
        </w:numPr>
        <w:ind w:left="284" w:hanging="218"/>
      </w:pPr>
      <w:r>
        <w:t>U</w:t>
      </w:r>
      <w:r w:rsidRPr="00BB5BB7">
        <w:t>nidad de filtración</w:t>
      </w:r>
    </w:p>
    <w:p w14:paraId="38120064" w14:textId="77777777" w:rsidR="00F162BF" w:rsidRPr="000A3931" w:rsidRDefault="00F162BF" w:rsidP="000D4A5B">
      <w:pPr>
        <w:rPr>
          <w:lang w:val="es-ES"/>
        </w:rPr>
      </w:pPr>
    </w:p>
    <w:p w14:paraId="0E2FA826" w14:textId="69F445DD" w:rsidR="00852166" w:rsidRPr="000A3931" w:rsidRDefault="00852166" w:rsidP="009F2FAF">
      <w:pPr>
        <w:pStyle w:val="Ttulo2"/>
      </w:pPr>
      <w:r w:rsidRPr="000A3931">
        <w:t>Materiales</w:t>
      </w:r>
    </w:p>
    <w:p w14:paraId="5B292B11" w14:textId="77777777" w:rsidR="00F162BF" w:rsidRPr="000A3931" w:rsidRDefault="00F162BF" w:rsidP="000D4A5B">
      <w:pPr>
        <w:rPr>
          <w:lang w:val="es-ES"/>
        </w:rPr>
      </w:pPr>
    </w:p>
    <w:p w14:paraId="0CA3223B" w14:textId="6C36F08E" w:rsidR="001A7DDC" w:rsidRPr="000A3931" w:rsidRDefault="005D3903" w:rsidP="00ED6630">
      <w:pPr>
        <w:pStyle w:val="Prrafodelista"/>
        <w:numPr>
          <w:ilvl w:val="0"/>
          <w:numId w:val="3"/>
        </w:numPr>
        <w:ind w:left="284" w:hanging="218"/>
      </w:pPr>
      <w:proofErr w:type="spellStart"/>
      <w:r>
        <w:t>Beakers</w:t>
      </w:r>
      <w:proofErr w:type="spellEnd"/>
    </w:p>
    <w:p w14:paraId="6964FADC" w14:textId="3001C3D9" w:rsidR="001A7DDC" w:rsidRPr="000A3931" w:rsidRDefault="001A7DDC" w:rsidP="00ED6630">
      <w:pPr>
        <w:pStyle w:val="Prrafodelista"/>
        <w:numPr>
          <w:ilvl w:val="0"/>
          <w:numId w:val="3"/>
        </w:numPr>
        <w:ind w:left="284" w:hanging="218"/>
      </w:pPr>
      <w:r w:rsidRPr="000A3931">
        <w:t xml:space="preserve">Cajas </w:t>
      </w:r>
      <w:r w:rsidR="00487F4C">
        <w:t>Petri</w:t>
      </w:r>
    </w:p>
    <w:p w14:paraId="61F8CA6C" w14:textId="77777777" w:rsidR="001A7DDC" w:rsidRPr="000A3931" w:rsidRDefault="001A7DDC" w:rsidP="00ED6630">
      <w:pPr>
        <w:pStyle w:val="Prrafodelista"/>
        <w:numPr>
          <w:ilvl w:val="0"/>
          <w:numId w:val="3"/>
        </w:numPr>
        <w:ind w:left="284" w:hanging="218"/>
      </w:pPr>
      <w:r w:rsidRPr="000A3931">
        <w:t>Crisoles</w:t>
      </w:r>
    </w:p>
    <w:p w14:paraId="207A7EC8" w14:textId="77777777" w:rsidR="001A7DDC" w:rsidRPr="000A3931" w:rsidRDefault="001A7DDC" w:rsidP="00ED6630">
      <w:pPr>
        <w:pStyle w:val="Prrafodelista"/>
        <w:numPr>
          <w:ilvl w:val="0"/>
          <w:numId w:val="3"/>
        </w:numPr>
        <w:ind w:left="284" w:hanging="218"/>
      </w:pPr>
      <w:r w:rsidRPr="000A3931">
        <w:t>Desecador</w:t>
      </w:r>
    </w:p>
    <w:p w14:paraId="165E8790" w14:textId="77777777" w:rsidR="001A7DDC" w:rsidRPr="000A3931" w:rsidRDefault="001A7DDC" w:rsidP="00ED6630">
      <w:pPr>
        <w:pStyle w:val="Prrafodelista"/>
        <w:numPr>
          <w:ilvl w:val="0"/>
          <w:numId w:val="3"/>
        </w:numPr>
        <w:ind w:left="284" w:hanging="218"/>
      </w:pPr>
      <w:r w:rsidRPr="000A3931">
        <w:t>Papel aluminio</w:t>
      </w:r>
    </w:p>
    <w:p w14:paraId="43836F09" w14:textId="77777777" w:rsidR="001A7DDC" w:rsidRPr="000A3931" w:rsidRDefault="001A7DDC" w:rsidP="00ED6630">
      <w:pPr>
        <w:pStyle w:val="Prrafodelista"/>
        <w:numPr>
          <w:ilvl w:val="0"/>
          <w:numId w:val="3"/>
        </w:numPr>
        <w:ind w:left="284" w:hanging="218"/>
      </w:pPr>
      <w:r w:rsidRPr="000A3931">
        <w:t>Pinzas blandas</w:t>
      </w:r>
    </w:p>
    <w:p w14:paraId="6877A041" w14:textId="77777777" w:rsidR="001A7DDC" w:rsidRPr="000A3931" w:rsidRDefault="001A7DDC" w:rsidP="00ED6630">
      <w:pPr>
        <w:pStyle w:val="Prrafodelista"/>
        <w:numPr>
          <w:ilvl w:val="0"/>
          <w:numId w:val="3"/>
        </w:numPr>
        <w:ind w:left="284" w:hanging="218"/>
      </w:pPr>
      <w:r w:rsidRPr="000A3931">
        <w:t>Pinzas para crisoles</w:t>
      </w:r>
    </w:p>
    <w:p w14:paraId="504BC5FD" w14:textId="04FE3393" w:rsidR="001A7DDC" w:rsidRDefault="005D3903" w:rsidP="00ED6630">
      <w:pPr>
        <w:pStyle w:val="Prrafodelista"/>
        <w:numPr>
          <w:ilvl w:val="0"/>
          <w:numId w:val="3"/>
        </w:numPr>
        <w:ind w:left="284" w:hanging="218"/>
      </w:pPr>
      <w:r>
        <w:t xml:space="preserve">Pipeta </w:t>
      </w:r>
      <w:proofErr w:type="spellStart"/>
      <w:r>
        <w:t>Hensen-Stempel</w:t>
      </w:r>
      <w:proofErr w:type="spellEnd"/>
    </w:p>
    <w:p w14:paraId="270D4ADF" w14:textId="00800B34" w:rsidR="005D3903" w:rsidRPr="000A3931" w:rsidRDefault="005D3903" w:rsidP="00ED6630">
      <w:pPr>
        <w:pStyle w:val="Prrafodelista"/>
        <w:numPr>
          <w:ilvl w:val="0"/>
          <w:numId w:val="3"/>
        </w:numPr>
        <w:ind w:left="284" w:hanging="218"/>
      </w:pPr>
      <w:r>
        <w:t xml:space="preserve">Probetas </w:t>
      </w:r>
    </w:p>
    <w:p w14:paraId="05F755BA" w14:textId="77777777" w:rsidR="001A7DDC" w:rsidRPr="000A3931" w:rsidRDefault="001A7DDC" w:rsidP="00ED6630">
      <w:pPr>
        <w:pStyle w:val="Prrafodelista"/>
        <w:numPr>
          <w:ilvl w:val="0"/>
          <w:numId w:val="3"/>
        </w:numPr>
        <w:ind w:left="284" w:hanging="218"/>
      </w:pPr>
      <w:r w:rsidRPr="000A3931">
        <w:t>Recipientes para muestras rotulados</w:t>
      </w:r>
    </w:p>
    <w:p w14:paraId="7CA079BD" w14:textId="77777777" w:rsidR="001A7DDC" w:rsidRPr="000A3931" w:rsidRDefault="001A7DDC" w:rsidP="00ED6630">
      <w:pPr>
        <w:pStyle w:val="Prrafodelista"/>
        <w:numPr>
          <w:ilvl w:val="0"/>
          <w:numId w:val="3"/>
        </w:numPr>
        <w:ind w:left="284" w:hanging="218"/>
      </w:pPr>
      <w:r w:rsidRPr="000A3931">
        <w:t>Tamiz de 4 cm</w:t>
      </w:r>
    </w:p>
    <w:p w14:paraId="639BC814" w14:textId="66EE5156" w:rsidR="00F162BF" w:rsidRDefault="001A7DDC" w:rsidP="00ED6630">
      <w:pPr>
        <w:pStyle w:val="Prrafodelista"/>
        <w:numPr>
          <w:ilvl w:val="0"/>
          <w:numId w:val="3"/>
        </w:numPr>
        <w:ind w:left="284" w:hanging="218"/>
      </w:pPr>
      <w:r w:rsidRPr="000A3931">
        <w:lastRenderedPageBreak/>
        <w:t>Tamiz de 50 o 100 µm</w:t>
      </w:r>
    </w:p>
    <w:p w14:paraId="5FB32EE0" w14:textId="77777777" w:rsidR="00BB53C0" w:rsidRPr="008F03BC" w:rsidRDefault="00BB53C0" w:rsidP="00BB53C0">
      <w:pPr>
        <w:pStyle w:val="Prrafodelista"/>
        <w:ind w:left="284"/>
      </w:pPr>
    </w:p>
    <w:p w14:paraId="55526E41" w14:textId="4642B778" w:rsidR="00852166" w:rsidRPr="000A3931" w:rsidRDefault="00852166" w:rsidP="009F2FAF">
      <w:pPr>
        <w:pStyle w:val="Ttulo2"/>
      </w:pPr>
      <w:r w:rsidRPr="000A3931">
        <w:t>Reactivos</w:t>
      </w:r>
    </w:p>
    <w:p w14:paraId="08855515" w14:textId="7E1DBBF9" w:rsidR="00F162BF" w:rsidRPr="000A3931" w:rsidRDefault="00F162BF" w:rsidP="000D4A5B">
      <w:pPr>
        <w:rPr>
          <w:lang w:val="es-ES"/>
        </w:rPr>
      </w:pPr>
    </w:p>
    <w:p w14:paraId="7396F269" w14:textId="668441E5" w:rsidR="00F162BF" w:rsidRPr="000A3931" w:rsidRDefault="00C8383A" w:rsidP="00ED6630">
      <w:pPr>
        <w:pStyle w:val="Prrafodelista"/>
        <w:numPr>
          <w:ilvl w:val="0"/>
          <w:numId w:val="3"/>
        </w:numPr>
        <w:ind w:left="284" w:hanging="218"/>
      </w:pPr>
      <w:r w:rsidRPr="000A3931">
        <w:t xml:space="preserve">Formaldehído </w:t>
      </w:r>
      <w:proofErr w:type="spellStart"/>
      <w:r w:rsidRPr="000A3931">
        <w:t>buferizado</w:t>
      </w:r>
      <w:proofErr w:type="spellEnd"/>
      <w:r w:rsidRPr="000A3931">
        <w:t xml:space="preserve"> al 37%</w:t>
      </w:r>
      <w:r w:rsidR="00420E63" w:rsidRPr="000A3931">
        <w:t xml:space="preserve"> con </w:t>
      </w:r>
      <w:proofErr w:type="spellStart"/>
      <w:r w:rsidR="00420E63" w:rsidRPr="000A3931">
        <w:t>tetraborato</w:t>
      </w:r>
      <w:proofErr w:type="spellEnd"/>
      <w:r w:rsidR="00420E63" w:rsidRPr="000A3931">
        <w:t xml:space="preserve"> de sodio</w:t>
      </w:r>
    </w:p>
    <w:p w14:paraId="55C14C3F" w14:textId="7A30046E" w:rsidR="00F162BF" w:rsidRPr="000A3931" w:rsidRDefault="00420E63" w:rsidP="00ED6630">
      <w:pPr>
        <w:pStyle w:val="Prrafodelista"/>
        <w:numPr>
          <w:ilvl w:val="0"/>
          <w:numId w:val="3"/>
        </w:numPr>
        <w:ind w:left="284" w:hanging="218"/>
      </w:pPr>
      <w:r w:rsidRPr="000A3931">
        <w:t>Solución de L</w:t>
      </w:r>
      <w:r w:rsidR="00FB3563" w:rsidRPr="000A3931">
        <w:t>ugol para tinción de células en procedimientos de microscopía, Yodo/Potasio yodado.</w:t>
      </w:r>
    </w:p>
    <w:p w14:paraId="3E539F81" w14:textId="77777777" w:rsidR="00FB3563" w:rsidRPr="000A3931" w:rsidRDefault="00FB3563" w:rsidP="000D4A5B">
      <w:pPr>
        <w:pStyle w:val="Prrafodelista"/>
        <w:rPr>
          <w:lang w:val="es-ES"/>
        </w:rPr>
      </w:pPr>
    </w:p>
    <w:p w14:paraId="565C9325" w14:textId="08E83CC2" w:rsidR="00852166" w:rsidRPr="000A3931" w:rsidRDefault="00852166" w:rsidP="009F2FAF">
      <w:pPr>
        <w:pStyle w:val="Ttulo2"/>
      </w:pPr>
      <w:r w:rsidRPr="000A3931">
        <w:t>Recomendaciones</w:t>
      </w:r>
    </w:p>
    <w:p w14:paraId="506F9FE3" w14:textId="6555B742" w:rsidR="00BF1A9C" w:rsidRPr="000A3931" w:rsidRDefault="00BF1A9C" w:rsidP="000D4A5B">
      <w:pPr>
        <w:rPr>
          <w:lang w:val="es-ES"/>
        </w:rPr>
      </w:pPr>
    </w:p>
    <w:p w14:paraId="33EFFB15" w14:textId="3FD18458" w:rsidR="00BF1A9C" w:rsidRPr="000A3931" w:rsidRDefault="00BF1A9C" w:rsidP="00ED6630">
      <w:pPr>
        <w:pStyle w:val="Prrafodelista"/>
        <w:numPr>
          <w:ilvl w:val="0"/>
          <w:numId w:val="3"/>
        </w:numPr>
        <w:ind w:left="284" w:hanging="218"/>
      </w:pPr>
      <w:r w:rsidRPr="000A3931">
        <w:t xml:space="preserve">Emplear los Elementos de Protección Personal (EPP) recomendados para la realización de este ensayo (guantes, gafas, tapabocas y bata), así como cualquier otro recomendado por el </w:t>
      </w:r>
      <w:proofErr w:type="gramStart"/>
      <w:r w:rsidRPr="000A3931">
        <w:t>Jefe</w:t>
      </w:r>
      <w:proofErr w:type="gramEnd"/>
      <w:r w:rsidRPr="000A3931">
        <w:t xml:space="preserve"> de Laboratorio.</w:t>
      </w:r>
    </w:p>
    <w:p w14:paraId="0EF074F4" w14:textId="24966BC5" w:rsidR="009F2FAF" w:rsidRPr="000A3931" w:rsidRDefault="00C8383A" w:rsidP="00ED6630">
      <w:pPr>
        <w:pStyle w:val="Prrafodelista"/>
        <w:numPr>
          <w:ilvl w:val="0"/>
          <w:numId w:val="3"/>
        </w:numPr>
        <w:ind w:left="284" w:hanging="218"/>
      </w:pPr>
      <w:r w:rsidRPr="000A3931">
        <w:t>Tener especial cuidado con la manipulac</w:t>
      </w:r>
      <w:r w:rsidR="00420E63" w:rsidRPr="000A3931">
        <w:t>i</w:t>
      </w:r>
      <w:r w:rsidRPr="000A3931">
        <w:t xml:space="preserve">ón de las muestras con formaldehído </w:t>
      </w:r>
    </w:p>
    <w:p w14:paraId="3885E2FC" w14:textId="510245F6" w:rsidR="00852166" w:rsidRPr="008F03BC" w:rsidRDefault="00852166" w:rsidP="008F03BC">
      <w:pPr>
        <w:pStyle w:val="Prrafodelista"/>
        <w:ind w:left="284"/>
      </w:pPr>
    </w:p>
    <w:p w14:paraId="0361B0A5" w14:textId="77777777" w:rsidR="00852166" w:rsidRPr="000A3931" w:rsidRDefault="00852166" w:rsidP="009F2FAF">
      <w:pPr>
        <w:pStyle w:val="Ttulo1"/>
        <w:ind w:left="0" w:firstLine="0"/>
      </w:pPr>
      <w:r w:rsidRPr="000A3931">
        <w:t>DESCRIPCIÓN DE ACTIVIDADES</w:t>
      </w:r>
    </w:p>
    <w:p w14:paraId="55C26E46" w14:textId="77777777" w:rsidR="00852166" w:rsidRPr="000A3931" w:rsidRDefault="00852166" w:rsidP="000D4A5B"/>
    <w:p w14:paraId="25F730EA" w14:textId="77777777" w:rsidR="009F2FAF" w:rsidRPr="000A3931" w:rsidRDefault="009F2FAF" w:rsidP="009F2FAF">
      <w:pPr>
        <w:pStyle w:val="Prrafodelista"/>
        <w:keepNext/>
        <w:numPr>
          <w:ilvl w:val="0"/>
          <w:numId w:val="2"/>
        </w:numPr>
        <w:contextualSpacing w:val="0"/>
        <w:outlineLvl w:val="1"/>
        <w:rPr>
          <w:b/>
          <w:bCs/>
          <w:iCs/>
          <w:vanish/>
          <w:lang w:val="es-ES"/>
        </w:rPr>
      </w:pPr>
    </w:p>
    <w:p w14:paraId="2E42CF48" w14:textId="1B6A6FAC" w:rsidR="0009193F" w:rsidRPr="000A3931" w:rsidRDefault="00852166" w:rsidP="009F2FAF">
      <w:pPr>
        <w:pStyle w:val="Ttulo2"/>
      </w:pPr>
      <w:r w:rsidRPr="000A3931">
        <w:t>Procedimiento</w:t>
      </w:r>
    </w:p>
    <w:p w14:paraId="5D4AC8C3" w14:textId="77777777" w:rsidR="009F2FAF" w:rsidRPr="000A3931" w:rsidRDefault="009F2FAF" w:rsidP="009F2FAF">
      <w:pPr>
        <w:rPr>
          <w:lang w:val="es-ES"/>
        </w:rPr>
      </w:pPr>
    </w:p>
    <w:p w14:paraId="23B57BAF" w14:textId="33DC0290" w:rsidR="0009193F" w:rsidRPr="000A3931" w:rsidRDefault="0009193F" w:rsidP="008F03BC">
      <w:r w:rsidRPr="000A3931">
        <w:t xml:space="preserve">En esta sección se detalla el procedimiento para realizar el análisis cualitativo y cuantitativo de la comunidad </w:t>
      </w:r>
      <w:proofErr w:type="spellStart"/>
      <w:r w:rsidR="00175C81" w:rsidRPr="000A3931">
        <w:t>zooplanctónica</w:t>
      </w:r>
      <w:proofErr w:type="spellEnd"/>
      <w:r w:rsidR="00175C81" w:rsidRPr="000A3931">
        <w:t xml:space="preserve"> considerando cuatro</w:t>
      </w:r>
      <w:r w:rsidRPr="000A3931">
        <w:t xml:space="preserve"> clases de tamaño con base en Lenz (2000) y </w:t>
      </w:r>
      <w:proofErr w:type="spellStart"/>
      <w:r w:rsidRPr="000A3931">
        <w:t>Sieburth</w:t>
      </w:r>
      <w:proofErr w:type="spellEnd"/>
      <w:r w:rsidRPr="000A3931">
        <w:t xml:space="preserve"> et al. (1978): microzooplancton (20-200 µm), </w:t>
      </w:r>
      <w:proofErr w:type="spellStart"/>
      <w:r w:rsidRPr="000A3931">
        <w:t>mesozooplancton</w:t>
      </w:r>
      <w:proofErr w:type="spellEnd"/>
      <w:r w:rsidRPr="000A3931">
        <w:t xml:space="preserve"> (200 µm -20 mm), </w:t>
      </w:r>
      <w:proofErr w:type="spellStart"/>
      <w:r w:rsidRPr="000A3931">
        <w:t>macrozooplancton</w:t>
      </w:r>
      <w:proofErr w:type="spellEnd"/>
      <w:r w:rsidRPr="000A3931">
        <w:t xml:space="preserve"> (2-20 cm) y </w:t>
      </w:r>
      <w:proofErr w:type="spellStart"/>
      <w:r w:rsidRPr="000A3931">
        <w:t>megazooplancton</w:t>
      </w:r>
      <w:proofErr w:type="spellEnd"/>
      <w:r w:rsidRPr="000A3931">
        <w:t xml:space="preserve"> (20-200 cm).</w:t>
      </w:r>
    </w:p>
    <w:p w14:paraId="37CC942E" w14:textId="77777777" w:rsidR="009F2FAF" w:rsidRPr="000A3931" w:rsidRDefault="009F2FAF" w:rsidP="008F03BC"/>
    <w:p w14:paraId="19FEECD0" w14:textId="3A0D3B4E" w:rsidR="0009193F" w:rsidRPr="000A3931" w:rsidRDefault="003A375B" w:rsidP="009F2FAF">
      <w:pPr>
        <w:pStyle w:val="Ttulo3"/>
      </w:pPr>
      <w:r w:rsidRPr="000A3931">
        <w:t xml:space="preserve">Análisis de la comunidad </w:t>
      </w:r>
      <w:proofErr w:type="spellStart"/>
      <w:r w:rsidRPr="000A3931">
        <w:t>microzooplanctónica</w:t>
      </w:r>
      <w:proofErr w:type="spellEnd"/>
      <w:r w:rsidRPr="000A3931">
        <w:t xml:space="preserve"> (20- 200 µm)</w:t>
      </w:r>
    </w:p>
    <w:p w14:paraId="568A3DF9" w14:textId="77777777" w:rsidR="00C13777" w:rsidRPr="000A3931" w:rsidRDefault="00C13777" w:rsidP="000D4A5B"/>
    <w:p w14:paraId="4C40F2F5" w14:textId="43AE6AB9" w:rsidR="003A375B" w:rsidRPr="000A3931" w:rsidRDefault="003A375B" w:rsidP="00476784">
      <w:r w:rsidRPr="000A3931">
        <w:t xml:space="preserve">La composición taxonómica y densidad de la comunidad </w:t>
      </w:r>
      <w:proofErr w:type="spellStart"/>
      <w:r w:rsidRPr="000A3931">
        <w:t>microzooplanctónica</w:t>
      </w:r>
      <w:proofErr w:type="spellEnd"/>
      <w:r w:rsidRPr="000A3931">
        <w:t xml:space="preserve"> será analizada a partir de las muestras colectadas para fitoplancton y preservadas con solución </w:t>
      </w:r>
      <w:r w:rsidR="00FB3563" w:rsidRPr="000A3931">
        <w:t>Lugol.</w:t>
      </w:r>
    </w:p>
    <w:p w14:paraId="15412310" w14:textId="77777777" w:rsidR="00AA6BD9" w:rsidRPr="000A3931" w:rsidRDefault="00AA6BD9" w:rsidP="00476784"/>
    <w:p w14:paraId="72B58F4C" w14:textId="2A06F3CB" w:rsidR="003A375B" w:rsidRPr="000A3931" w:rsidRDefault="003A375B" w:rsidP="00476784">
      <w:r w:rsidRPr="000A3931">
        <w:t xml:space="preserve">En términos generales, el proceso incluye la concentración de las muestras por sedimentación y su posterior observación y conteo a través de microscopía óptica. Para el método de </w:t>
      </w:r>
      <w:proofErr w:type="spellStart"/>
      <w:r w:rsidRPr="000A3931">
        <w:t>Utermöhl</w:t>
      </w:r>
      <w:proofErr w:type="spellEnd"/>
      <w:r w:rsidRPr="000A3931">
        <w:t>, el tiempo de sedimentación depende de la altura de la cámara y el preservante usado (</w:t>
      </w:r>
      <w:proofErr w:type="spellStart"/>
      <w:r w:rsidRPr="000A3931">
        <w:t>Nauwerck</w:t>
      </w:r>
      <w:proofErr w:type="spellEnd"/>
      <w:r w:rsidRPr="000A3931">
        <w:t>, 1963). Los tiempos recomendados para cada caso son mostrados en la</w:t>
      </w:r>
      <w:r w:rsidR="009F2FAF" w:rsidRPr="000A3931">
        <w:t xml:space="preserve"> </w:t>
      </w:r>
      <w:r w:rsidR="009F2FAF" w:rsidRPr="000A3931">
        <w:fldChar w:fldCharType="begin"/>
      </w:r>
      <w:r w:rsidR="009F2FAF" w:rsidRPr="000A3931">
        <w:instrText xml:space="preserve"> REF _Ref57296539 \h  \* MERGEFORMAT </w:instrText>
      </w:r>
      <w:r w:rsidR="009F2FAF" w:rsidRPr="000A3931">
        <w:fldChar w:fldCharType="separate"/>
      </w:r>
      <w:r w:rsidR="00BD4C00" w:rsidRPr="00BD4C00">
        <w:t>Tabla 1</w:t>
      </w:r>
      <w:r w:rsidR="009F2FAF" w:rsidRPr="000A3931">
        <w:fldChar w:fldCharType="end"/>
      </w:r>
      <w:r w:rsidRPr="000A3931">
        <w:t xml:space="preserve">. La cuantificación de organismos puede realizarse en cámara Sedgwick-Rafter o en cámara </w:t>
      </w:r>
      <w:proofErr w:type="spellStart"/>
      <w:r w:rsidRPr="000A3931">
        <w:t>Utermöhl</w:t>
      </w:r>
      <w:proofErr w:type="spellEnd"/>
      <w:r w:rsidRPr="000A3931">
        <w:t>; la primera es recomendada para muestras con alta densidad de organismos (</w:t>
      </w:r>
      <w:proofErr w:type="spellStart"/>
      <w:r w:rsidRPr="000A3931">
        <w:t>LeGresley</w:t>
      </w:r>
      <w:proofErr w:type="spellEnd"/>
      <w:r w:rsidRPr="000A3931">
        <w:t xml:space="preserve"> </w:t>
      </w:r>
      <w:r w:rsidR="0050142E" w:rsidRPr="000A3931">
        <w:t>&amp;</w:t>
      </w:r>
      <w:r w:rsidR="000912FA" w:rsidRPr="000A3931">
        <w:t xml:space="preserve"> </w:t>
      </w:r>
      <w:r w:rsidRPr="000A3931">
        <w:t xml:space="preserve">McDermott, 2010) </w:t>
      </w:r>
      <w:r w:rsidR="0050142E" w:rsidRPr="000A3931">
        <w:t>y</w:t>
      </w:r>
      <w:r w:rsidRPr="000A3931">
        <w:t xml:space="preserve"> la segunda, cuando la densidad de organismos es baja (</w:t>
      </w:r>
      <w:proofErr w:type="spellStart"/>
      <w:r w:rsidRPr="000A3931">
        <w:t>Paxinos</w:t>
      </w:r>
      <w:proofErr w:type="spellEnd"/>
      <w:r w:rsidRPr="000A3931">
        <w:t xml:space="preserve"> </w:t>
      </w:r>
      <w:r w:rsidR="0050142E" w:rsidRPr="000A3931">
        <w:t>&amp;</w:t>
      </w:r>
      <w:r w:rsidRPr="000A3931">
        <w:t xml:space="preserve"> Mitchell, 2000). En este sentido, se sugiere el uso de conteo mediante cámaras Sedgwick-Rafter para muestras obtenidas con redes de arrastre y cámaras </w:t>
      </w:r>
      <w:proofErr w:type="spellStart"/>
      <w:r w:rsidRPr="000A3931">
        <w:t>Utermöhl</w:t>
      </w:r>
      <w:proofErr w:type="spellEnd"/>
      <w:r w:rsidRPr="000A3931">
        <w:t xml:space="preserve">, para muestras colectadas mediante botellas </w:t>
      </w:r>
      <w:proofErr w:type="spellStart"/>
      <w:r w:rsidRPr="000A3931">
        <w:t>Niskin</w:t>
      </w:r>
      <w:proofErr w:type="spellEnd"/>
      <w:r w:rsidRPr="000A3931">
        <w:t>.</w:t>
      </w:r>
    </w:p>
    <w:p w14:paraId="5BFF65B7" w14:textId="5E25845F" w:rsidR="00476784" w:rsidRDefault="00476784" w:rsidP="00BB5BB7">
      <w:pPr>
        <w:pStyle w:val="Prrafodelista"/>
      </w:pPr>
    </w:p>
    <w:p w14:paraId="6054276C" w14:textId="2AE5F3B5" w:rsidR="00BB5BB7" w:rsidRDefault="00BB5BB7" w:rsidP="00BB5BB7">
      <w:pPr>
        <w:pStyle w:val="Prrafodelista"/>
      </w:pPr>
    </w:p>
    <w:p w14:paraId="52C33042" w14:textId="2A8F9EB0" w:rsidR="00BB5BB7" w:rsidRDefault="00BB5BB7" w:rsidP="00BB5BB7">
      <w:pPr>
        <w:pStyle w:val="Prrafodelista"/>
      </w:pPr>
    </w:p>
    <w:p w14:paraId="62C7937D" w14:textId="44529731" w:rsidR="00BB5BB7" w:rsidRDefault="00BB5BB7" w:rsidP="00BB5BB7">
      <w:pPr>
        <w:pStyle w:val="Prrafodelista"/>
      </w:pPr>
    </w:p>
    <w:p w14:paraId="2F7F1BA0" w14:textId="2C33BA54" w:rsidR="00BB5BB7" w:rsidRDefault="00BB5BB7" w:rsidP="00BB5BB7">
      <w:pPr>
        <w:pStyle w:val="Prrafodelista"/>
      </w:pPr>
    </w:p>
    <w:p w14:paraId="577FE98D" w14:textId="77777777" w:rsidR="00BB5BB7" w:rsidRPr="000A3931" w:rsidRDefault="00BB5BB7" w:rsidP="00BB5BB7">
      <w:pPr>
        <w:pStyle w:val="Prrafodelista"/>
      </w:pPr>
    </w:p>
    <w:p w14:paraId="6DCEC361" w14:textId="43663DBC" w:rsidR="00BB53C0" w:rsidRDefault="009F2FAF" w:rsidP="00BB53C0">
      <w:pPr>
        <w:pStyle w:val="Prrafodelista"/>
        <w:ind w:left="0"/>
        <w:jc w:val="left"/>
        <w:rPr>
          <w:sz w:val="18"/>
        </w:rPr>
      </w:pPr>
      <w:bookmarkStart w:id="2" w:name="_Ref57296539"/>
      <w:r w:rsidRPr="000A3931">
        <w:rPr>
          <w:sz w:val="18"/>
        </w:rPr>
        <w:lastRenderedPageBreak/>
        <w:t xml:space="preserve">Tabla </w:t>
      </w:r>
      <w:r w:rsidR="004F36E0">
        <w:rPr>
          <w:sz w:val="18"/>
        </w:rPr>
        <w:fldChar w:fldCharType="begin"/>
      </w:r>
      <w:r w:rsidR="004F36E0">
        <w:rPr>
          <w:sz w:val="18"/>
        </w:rPr>
        <w:instrText xml:space="preserve"> SEQ Tabla \* ARABIC </w:instrText>
      </w:r>
      <w:r w:rsidR="004F36E0">
        <w:rPr>
          <w:sz w:val="18"/>
        </w:rPr>
        <w:fldChar w:fldCharType="separate"/>
      </w:r>
      <w:r w:rsidR="00107604">
        <w:rPr>
          <w:noProof/>
          <w:sz w:val="18"/>
        </w:rPr>
        <w:t>1</w:t>
      </w:r>
      <w:r w:rsidR="004F36E0">
        <w:rPr>
          <w:sz w:val="18"/>
        </w:rPr>
        <w:fldChar w:fldCharType="end"/>
      </w:r>
      <w:bookmarkEnd w:id="2"/>
      <w:r w:rsidRPr="000A3931">
        <w:rPr>
          <w:sz w:val="18"/>
        </w:rPr>
        <w:t xml:space="preserve">. </w:t>
      </w:r>
    </w:p>
    <w:p w14:paraId="1E8E0031" w14:textId="608873C9" w:rsidR="009F2FAF" w:rsidRPr="000A3931" w:rsidRDefault="009F2FAF" w:rsidP="00BB5BB7">
      <w:pPr>
        <w:pStyle w:val="Prrafodelista"/>
        <w:ind w:left="0"/>
        <w:jc w:val="left"/>
        <w:rPr>
          <w:sz w:val="18"/>
        </w:rPr>
      </w:pPr>
      <w:r w:rsidRPr="000A3931">
        <w:rPr>
          <w:sz w:val="18"/>
        </w:rPr>
        <w:t xml:space="preserve">Tiempos de sedimentación recomendados para aplicación del método </w:t>
      </w:r>
      <w:proofErr w:type="spellStart"/>
      <w:r w:rsidRPr="000A3931">
        <w:rPr>
          <w:sz w:val="18"/>
        </w:rPr>
        <w:t>Utermöhl</w:t>
      </w:r>
      <w:proofErr w:type="spellEnd"/>
      <w:r w:rsidRPr="000A3931">
        <w:rPr>
          <w:sz w:val="18"/>
        </w:rPr>
        <w:t xml:space="preserve"> según el fijador utilizado.</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5" w:type="dxa"/>
          <w:left w:w="15" w:type="dxa"/>
          <w:bottom w:w="15" w:type="dxa"/>
          <w:right w:w="15" w:type="dxa"/>
        </w:tblCellMar>
        <w:tblLook w:val="04A0" w:firstRow="1" w:lastRow="0" w:firstColumn="1" w:lastColumn="0" w:noHBand="0" w:noVBand="1"/>
      </w:tblPr>
      <w:tblGrid>
        <w:gridCol w:w="1755"/>
        <w:gridCol w:w="2301"/>
        <w:gridCol w:w="2980"/>
      </w:tblGrid>
      <w:tr w:rsidR="00E02C8C" w:rsidRPr="000A3931" w14:paraId="1A2B442A" w14:textId="77777777" w:rsidTr="00BB5BB7">
        <w:trPr>
          <w:trHeight w:val="338"/>
          <w:jc w:val="center"/>
        </w:trPr>
        <w:tc>
          <w:tcPr>
            <w:tcW w:w="7036" w:type="dxa"/>
            <w:gridSpan w:val="3"/>
            <w:shd w:val="clear" w:color="auto" w:fill="F2F2F2" w:themeFill="background1" w:themeFillShade="F2"/>
            <w:tcMar>
              <w:top w:w="0" w:type="dxa"/>
              <w:left w:w="108" w:type="dxa"/>
              <w:bottom w:w="0" w:type="dxa"/>
              <w:right w:w="108" w:type="dxa"/>
            </w:tcMar>
            <w:vAlign w:val="center"/>
            <w:hideMark/>
          </w:tcPr>
          <w:p w14:paraId="7E6F981B" w14:textId="77777777" w:rsidR="00E02C8C" w:rsidRPr="000A3931" w:rsidRDefault="00E02C8C" w:rsidP="00AA6BD9">
            <w:pPr>
              <w:jc w:val="center"/>
              <w:rPr>
                <w:b/>
                <w:sz w:val="18"/>
                <w:szCs w:val="18"/>
                <w:lang w:val="en-US"/>
              </w:rPr>
            </w:pPr>
            <w:proofErr w:type="spellStart"/>
            <w:r w:rsidRPr="000A3931">
              <w:rPr>
                <w:b/>
                <w:sz w:val="18"/>
                <w:szCs w:val="18"/>
                <w:lang w:val="en-US"/>
              </w:rPr>
              <w:t>Fijación</w:t>
            </w:r>
            <w:proofErr w:type="spellEnd"/>
            <w:r w:rsidRPr="000A3931">
              <w:rPr>
                <w:b/>
                <w:sz w:val="18"/>
                <w:szCs w:val="18"/>
                <w:lang w:val="en-US"/>
              </w:rPr>
              <w:t xml:space="preserve"> con </w:t>
            </w:r>
            <w:proofErr w:type="spellStart"/>
            <w:r w:rsidRPr="000A3931">
              <w:rPr>
                <w:b/>
                <w:sz w:val="18"/>
                <w:szCs w:val="18"/>
                <w:lang w:val="en-US"/>
              </w:rPr>
              <w:t>solución</w:t>
            </w:r>
            <w:proofErr w:type="spellEnd"/>
            <w:r w:rsidRPr="000A3931">
              <w:rPr>
                <w:b/>
                <w:sz w:val="18"/>
                <w:szCs w:val="18"/>
                <w:lang w:val="en-US"/>
              </w:rPr>
              <w:t xml:space="preserve"> </w:t>
            </w:r>
            <w:proofErr w:type="spellStart"/>
            <w:r w:rsidRPr="000A3931">
              <w:rPr>
                <w:b/>
                <w:sz w:val="18"/>
                <w:szCs w:val="18"/>
                <w:lang w:val="en-US"/>
              </w:rPr>
              <w:t>lugol</w:t>
            </w:r>
            <w:proofErr w:type="spellEnd"/>
          </w:p>
        </w:tc>
      </w:tr>
      <w:tr w:rsidR="000912FA" w:rsidRPr="00BD4C00" w14:paraId="4072092A" w14:textId="77777777" w:rsidTr="00BB5BB7">
        <w:trPr>
          <w:trHeight w:val="571"/>
          <w:jc w:val="center"/>
        </w:trPr>
        <w:tc>
          <w:tcPr>
            <w:tcW w:w="1755" w:type="dxa"/>
            <w:tcMar>
              <w:top w:w="0" w:type="dxa"/>
              <w:left w:w="108" w:type="dxa"/>
              <w:bottom w:w="0" w:type="dxa"/>
              <w:right w:w="108" w:type="dxa"/>
            </w:tcMar>
            <w:vAlign w:val="center"/>
            <w:hideMark/>
          </w:tcPr>
          <w:p w14:paraId="08E2B895" w14:textId="2621A1DF" w:rsidR="00E02C8C" w:rsidRPr="00BD4C00" w:rsidRDefault="00E02C8C" w:rsidP="00AA6BD9">
            <w:pPr>
              <w:jc w:val="center"/>
              <w:rPr>
                <w:b/>
                <w:sz w:val="18"/>
                <w:szCs w:val="18"/>
              </w:rPr>
            </w:pPr>
            <w:r w:rsidRPr="00BD4C00">
              <w:rPr>
                <w:b/>
                <w:sz w:val="18"/>
                <w:szCs w:val="18"/>
              </w:rPr>
              <w:t>Volumen de la cámara (</w:t>
            </w:r>
            <w:r w:rsidR="00BB5BB7">
              <w:rPr>
                <w:b/>
                <w:sz w:val="18"/>
                <w:szCs w:val="18"/>
              </w:rPr>
              <w:t>ml</w:t>
            </w:r>
            <w:r w:rsidRPr="00BD4C00">
              <w:rPr>
                <w:b/>
                <w:sz w:val="18"/>
                <w:szCs w:val="18"/>
              </w:rPr>
              <w:t>)</w:t>
            </w:r>
          </w:p>
        </w:tc>
        <w:tc>
          <w:tcPr>
            <w:tcW w:w="2301" w:type="dxa"/>
            <w:tcMar>
              <w:top w:w="0" w:type="dxa"/>
              <w:left w:w="108" w:type="dxa"/>
              <w:bottom w:w="0" w:type="dxa"/>
              <w:right w:w="108" w:type="dxa"/>
            </w:tcMar>
            <w:vAlign w:val="center"/>
            <w:hideMark/>
          </w:tcPr>
          <w:p w14:paraId="7CCFDDE1" w14:textId="50A4FF2B" w:rsidR="00E02C8C" w:rsidRPr="00BD4C00" w:rsidRDefault="00E02C8C" w:rsidP="00AA6BD9">
            <w:pPr>
              <w:jc w:val="center"/>
              <w:rPr>
                <w:b/>
                <w:sz w:val="18"/>
                <w:szCs w:val="18"/>
              </w:rPr>
            </w:pPr>
            <w:r w:rsidRPr="00BD4C00">
              <w:rPr>
                <w:b/>
                <w:sz w:val="18"/>
                <w:szCs w:val="18"/>
              </w:rPr>
              <w:t>Altura aproximada de la cámara (cm)</w:t>
            </w:r>
          </w:p>
        </w:tc>
        <w:tc>
          <w:tcPr>
            <w:tcW w:w="2980" w:type="dxa"/>
            <w:tcMar>
              <w:top w:w="0" w:type="dxa"/>
              <w:left w:w="108" w:type="dxa"/>
              <w:bottom w:w="0" w:type="dxa"/>
              <w:right w:w="108" w:type="dxa"/>
            </w:tcMar>
            <w:vAlign w:val="center"/>
            <w:hideMark/>
          </w:tcPr>
          <w:p w14:paraId="4D7FF1F4" w14:textId="2716AC88" w:rsidR="00E02C8C" w:rsidRPr="00BD4C00" w:rsidRDefault="000912FA" w:rsidP="00AA6BD9">
            <w:pPr>
              <w:jc w:val="center"/>
              <w:rPr>
                <w:b/>
                <w:sz w:val="18"/>
                <w:szCs w:val="18"/>
              </w:rPr>
            </w:pPr>
            <w:r w:rsidRPr="00E13525">
              <w:rPr>
                <w:b/>
                <w:sz w:val="18"/>
                <w:szCs w:val="18"/>
              </w:rPr>
              <w:t xml:space="preserve">Tiempo de sedimentación (h) sugerido </w:t>
            </w:r>
            <w:r w:rsidR="0050142E" w:rsidRPr="00E13525">
              <w:rPr>
                <w:b/>
                <w:sz w:val="18"/>
                <w:szCs w:val="18"/>
              </w:rPr>
              <w:t xml:space="preserve">por </w:t>
            </w:r>
            <w:proofErr w:type="spellStart"/>
            <w:r w:rsidR="0050142E" w:rsidRPr="00E13525">
              <w:rPr>
                <w:b/>
                <w:sz w:val="18"/>
                <w:szCs w:val="18"/>
              </w:rPr>
              <w:t>Edler</w:t>
            </w:r>
            <w:proofErr w:type="spellEnd"/>
            <w:r w:rsidRPr="00E13525">
              <w:rPr>
                <w:b/>
                <w:sz w:val="18"/>
                <w:szCs w:val="18"/>
              </w:rPr>
              <w:t xml:space="preserve"> (1979)</w:t>
            </w:r>
          </w:p>
        </w:tc>
      </w:tr>
      <w:tr w:rsidR="000912FA" w:rsidRPr="000A3931" w14:paraId="20C88707" w14:textId="77777777" w:rsidTr="00BB5BB7">
        <w:trPr>
          <w:trHeight w:val="318"/>
          <w:jc w:val="center"/>
        </w:trPr>
        <w:tc>
          <w:tcPr>
            <w:tcW w:w="1755" w:type="dxa"/>
            <w:tcMar>
              <w:top w:w="0" w:type="dxa"/>
              <w:left w:w="108" w:type="dxa"/>
              <w:bottom w:w="0" w:type="dxa"/>
              <w:right w:w="108" w:type="dxa"/>
            </w:tcMar>
            <w:vAlign w:val="center"/>
            <w:hideMark/>
          </w:tcPr>
          <w:p w14:paraId="783CB0B7" w14:textId="77777777" w:rsidR="000912FA" w:rsidRPr="000A3931" w:rsidRDefault="000912FA" w:rsidP="00AA6BD9">
            <w:pPr>
              <w:jc w:val="center"/>
              <w:rPr>
                <w:sz w:val="18"/>
                <w:szCs w:val="18"/>
                <w:lang w:val="en-US"/>
              </w:rPr>
            </w:pPr>
            <w:r w:rsidRPr="000A3931">
              <w:rPr>
                <w:sz w:val="18"/>
                <w:szCs w:val="18"/>
                <w:lang w:val="en-US"/>
              </w:rPr>
              <w:t>2</w:t>
            </w:r>
          </w:p>
        </w:tc>
        <w:tc>
          <w:tcPr>
            <w:tcW w:w="2301" w:type="dxa"/>
            <w:tcMar>
              <w:top w:w="0" w:type="dxa"/>
              <w:left w:w="108" w:type="dxa"/>
              <w:bottom w:w="0" w:type="dxa"/>
              <w:right w:w="108" w:type="dxa"/>
            </w:tcMar>
            <w:vAlign w:val="center"/>
            <w:hideMark/>
          </w:tcPr>
          <w:p w14:paraId="4B544BF9" w14:textId="77777777" w:rsidR="000912FA" w:rsidRPr="000A3931" w:rsidRDefault="000912FA" w:rsidP="00AA6BD9">
            <w:pPr>
              <w:jc w:val="center"/>
              <w:rPr>
                <w:sz w:val="18"/>
                <w:szCs w:val="18"/>
                <w:lang w:val="en-US"/>
              </w:rPr>
            </w:pPr>
            <w:r w:rsidRPr="000A3931">
              <w:rPr>
                <w:sz w:val="18"/>
                <w:szCs w:val="18"/>
                <w:lang w:val="en-US"/>
              </w:rPr>
              <w:t>1</w:t>
            </w:r>
          </w:p>
        </w:tc>
        <w:tc>
          <w:tcPr>
            <w:tcW w:w="2980" w:type="dxa"/>
            <w:tcMar>
              <w:top w:w="0" w:type="dxa"/>
              <w:left w:w="108" w:type="dxa"/>
              <w:bottom w:w="0" w:type="dxa"/>
              <w:right w:w="108" w:type="dxa"/>
            </w:tcMar>
            <w:vAlign w:val="center"/>
            <w:hideMark/>
          </w:tcPr>
          <w:p w14:paraId="6FFEE5F3" w14:textId="7D8137B6" w:rsidR="000912FA" w:rsidRPr="000A3931" w:rsidRDefault="000912FA" w:rsidP="00AA6BD9">
            <w:pPr>
              <w:jc w:val="center"/>
              <w:rPr>
                <w:sz w:val="18"/>
                <w:szCs w:val="18"/>
                <w:lang w:val="en-US"/>
              </w:rPr>
            </w:pPr>
            <w:r w:rsidRPr="000A3931">
              <w:rPr>
                <w:sz w:val="18"/>
                <w:szCs w:val="18"/>
                <w:lang w:val="en-US"/>
              </w:rPr>
              <w:t>3</w:t>
            </w:r>
          </w:p>
        </w:tc>
      </w:tr>
      <w:tr w:rsidR="000912FA" w:rsidRPr="000A3931" w14:paraId="669A0CAA" w14:textId="77777777" w:rsidTr="00BB5BB7">
        <w:trPr>
          <w:trHeight w:val="338"/>
          <w:jc w:val="center"/>
        </w:trPr>
        <w:tc>
          <w:tcPr>
            <w:tcW w:w="1755" w:type="dxa"/>
            <w:tcMar>
              <w:top w:w="0" w:type="dxa"/>
              <w:left w:w="108" w:type="dxa"/>
              <w:bottom w:w="0" w:type="dxa"/>
              <w:right w:w="108" w:type="dxa"/>
            </w:tcMar>
            <w:vAlign w:val="center"/>
            <w:hideMark/>
          </w:tcPr>
          <w:p w14:paraId="47F0D2D0" w14:textId="77777777" w:rsidR="000912FA" w:rsidRPr="000A3931" w:rsidRDefault="000912FA" w:rsidP="00AA6BD9">
            <w:pPr>
              <w:jc w:val="center"/>
              <w:rPr>
                <w:sz w:val="18"/>
                <w:szCs w:val="18"/>
                <w:lang w:val="en-US"/>
              </w:rPr>
            </w:pPr>
            <w:r w:rsidRPr="000A3931">
              <w:rPr>
                <w:sz w:val="18"/>
                <w:szCs w:val="18"/>
                <w:lang w:val="en-US"/>
              </w:rPr>
              <w:t>10</w:t>
            </w:r>
          </w:p>
        </w:tc>
        <w:tc>
          <w:tcPr>
            <w:tcW w:w="2301" w:type="dxa"/>
            <w:tcMar>
              <w:top w:w="0" w:type="dxa"/>
              <w:left w:w="108" w:type="dxa"/>
              <w:bottom w:w="0" w:type="dxa"/>
              <w:right w:w="108" w:type="dxa"/>
            </w:tcMar>
            <w:vAlign w:val="center"/>
            <w:hideMark/>
          </w:tcPr>
          <w:p w14:paraId="7CD44309" w14:textId="77777777" w:rsidR="000912FA" w:rsidRPr="000A3931" w:rsidRDefault="000912FA" w:rsidP="00AA6BD9">
            <w:pPr>
              <w:jc w:val="center"/>
              <w:rPr>
                <w:sz w:val="18"/>
                <w:szCs w:val="18"/>
                <w:lang w:val="en-US"/>
              </w:rPr>
            </w:pPr>
            <w:r w:rsidRPr="000A3931">
              <w:rPr>
                <w:sz w:val="18"/>
                <w:szCs w:val="18"/>
                <w:lang w:val="en-US"/>
              </w:rPr>
              <w:t>2</w:t>
            </w:r>
          </w:p>
        </w:tc>
        <w:tc>
          <w:tcPr>
            <w:tcW w:w="2980" w:type="dxa"/>
            <w:tcMar>
              <w:top w:w="0" w:type="dxa"/>
              <w:left w:w="108" w:type="dxa"/>
              <w:bottom w:w="0" w:type="dxa"/>
              <w:right w:w="108" w:type="dxa"/>
            </w:tcMar>
            <w:vAlign w:val="center"/>
            <w:hideMark/>
          </w:tcPr>
          <w:p w14:paraId="4A136F1A" w14:textId="328DEDAB" w:rsidR="000912FA" w:rsidRPr="000A3931" w:rsidRDefault="000912FA" w:rsidP="00AA6BD9">
            <w:pPr>
              <w:jc w:val="center"/>
              <w:rPr>
                <w:sz w:val="18"/>
                <w:szCs w:val="18"/>
                <w:lang w:val="en-US"/>
              </w:rPr>
            </w:pPr>
            <w:r w:rsidRPr="000A3931">
              <w:rPr>
                <w:sz w:val="18"/>
                <w:szCs w:val="18"/>
                <w:lang w:val="en-US"/>
              </w:rPr>
              <w:t>8</w:t>
            </w:r>
          </w:p>
        </w:tc>
      </w:tr>
      <w:tr w:rsidR="000912FA" w:rsidRPr="000A3931" w14:paraId="7C92D5C9" w14:textId="77777777" w:rsidTr="00BB5BB7">
        <w:trPr>
          <w:trHeight w:val="318"/>
          <w:jc w:val="center"/>
        </w:trPr>
        <w:tc>
          <w:tcPr>
            <w:tcW w:w="1755" w:type="dxa"/>
            <w:tcMar>
              <w:top w:w="0" w:type="dxa"/>
              <w:left w:w="108" w:type="dxa"/>
              <w:bottom w:w="0" w:type="dxa"/>
              <w:right w:w="108" w:type="dxa"/>
            </w:tcMar>
            <w:vAlign w:val="center"/>
            <w:hideMark/>
          </w:tcPr>
          <w:p w14:paraId="3EE4B5E4" w14:textId="77777777" w:rsidR="000912FA" w:rsidRPr="000A3931" w:rsidRDefault="000912FA" w:rsidP="00AA6BD9">
            <w:pPr>
              <w:jc w:val="center"/>
              <w:rPr>
                <w:sz w:val="18"/>
                <w:szCs w:val="18"/>
                <w:lang w:val="en-US"/>
              </w:rPr>
            </w:pPr>
            <w:r w:rsidRPr="000A3931">
              <w:rPr>
                <w:sz w:val="18"/>
                <w:szCs w:val="18"/>
                <w:lang w:val="en-US"/>
              </w:rPr>
              <w:t>25</w:t>
            </w:r>
          </w:p>
        </w:tc>
        <w:tc>
          <w:tcPr>
            <w:tcW w:w="2301" w:type="dxa"/>
            <w:tcMar>
              <w:top w:w="0" w:type="dxa"/>
              <w:left w:w="108" w:type="dxa"/>
              <w:bottom w:w="0" w:type="dxa"/>
              <w:right w:w="108" w:type="dxa"/>
            </w:tcMar>
            <w:vAlign w:val="center"/>
            <w:hideMark/>
          </w:tcPr>
          <w:p w14:paraId="6722C763" w14:textId="77777777" w:rsidR="000912FA" w:rsidRPr="000A3931" w:rsidRDefault="000912FA" w:rsidP="00AA6BD9">
            <w:pPr>
              <w:jc w:val="center"/>
              <w:rPr>
                <w:sz w:val="18"/>
                <w:szCs w:val="18"/>
                <w:lang w:val="en-US"/>
              </w:rPr>
            </w:pPr>
            <w:r w:rsidRPr="000A3931">
              <w:rPr>
                <w:sz w:val="18"/>
                <w:szCs w:val="18"/>
                <w:lang w:val="en-US"/>
              </w:rPr>
              <w:t>5</w:t>
            </w:r>
          </w:p>
        </w:tc>
        <w:tc>
          <w:tcPr>
            <w:tcW w:w="2980" w:type="dxa"/>
            <w:tcMar>
              <w:top w:w="0" w:type="dxa"/>
              <w:left w:w="108" w:type="dxa"/>
              <w:bottom w:w="0" w:type="dxa"/>
              <w:right w:w="108" w:type="dxa"/>
            </w:tcMar>
            <w:vAlign w:val="center"/>
            <w:hideMark/>
          </w:tcPr>
          <w:p w14:paraId="4014E49B" w14:textId="01B6AD35" w:rsidR="000912FA" w:rsidRPr="000A3931" w:rsidRDefault="000912FA" w:rsidP="00AA6BD9">
            <w:pPr>
              <w:jc w:val="center"/>
              <w:rPr>
                <w:sz w:val="18"/>
                <w:szCs w:val="18"/>
                <w:lang w:val="en-US"/>
              </w:rPr>
            </w:pPr>
            <w:r w:rsidRPr="000A3931">
              <w:rPr>
                <w:sz w:val="18"/>
                <w:szCs w:val="18"/>
                <w:lang w:val="en-US"/>
              </w:rPr>
              <w:t>16</w:t>
            </w:r>
          </w:p>
        </w:tc>
      </w:tr>
      <w:tr w:rsidR="000912FA" w:rsidRPr="000A3931" w14:paraId="524D9C7C" w14:textId="77777777" w:rsidTr="00BB5BB7">
        <w:trPr>
          <w:trHeight w:val="338"/>
          <w:jc w:val="center"/>
        </w:trPr>
        <w:tc>
          <w:tcPr>
            <w:tcW w:w="1755" w:type="dxa"/>
            <w:tcMar>
              <w:top w:w="0" w:type="dxa"/>
              <w:left w:w="108" w:type="dxa"/>
              <w:bottom w:w="0" w:type="dxa"/>
              <w:right w:w="108" w:type="dxa"/>
            </w:tcMar>
            <w:vAlign w:val="center"/>
            <w:hideMark/>
          </w:tcPr>
          <w:p w14:paraId="28208B2A" w14:textId="77777777" w:rsidR="000912FA" w:rsidRPr="000A3931" w:rsidRDefault="000912FA" w:rsidP="00AA6BD9">
            <w:pPr>
              <w:jc w:val="center"/>
              <w:rPr>
                <w:sz w:val="18"/>
                <w:szCs w:val="18"/>
                <w:lang w:val="en-US"/>
              </w:rPr>
            </w:pPr>
            <w:r w:rsidRPr="000A3931">
              <w:rPr>
                <w:sz w:val="18"/>
                <w:szCs w:val="18"/>
                <w:lang w:val="en-US"/>
              </w:rPr>
              <w:t>50</w:t>
            </w:r>
          </w:p>
        </w:tc>
        <w:tc>
          <w:tcPr>
            <w:tcW w:w="2301" w:type="dxa"/>
            <w:tcMar>
              <w:top w:w="0" w:type="dxa"/>
              <w:left w:w="108" w:type="dxa"/>
              <w:bottom w:w="0" w:type="dxa"/>
              <w:right w:w="108" w:type="dxa"/>
            </w:tcMar>
            <w:vAlign w:val="center"/>
            <w:hideMark/>
          </w:tcPr>
          <w:p w14:paraId="03878994" w14:textId="77777777" w:rsidR="000912FA" w:rsidRPr="000A3931" w:rsidRDefault="000912FA" w:rsidP="00AA6BD9">
            <w:pPr>
              <w:jc w:val="center"/>
              <w:rPr>
                <w:sz w:val="18"/>
                <w:szCs w:val="18"/>
                <w:lang w:val="en-US"/>
              </w:rPr>
            </w:pPr>
            <w:r w:rsidRPr="000A3931">
              <w:rPr>
                <w:sz w:val="18"/>
                <w:szCs w:val="18"/>
                <w:lang w:val="en-US"/>
              </w:rPr>
              <w:t>10</w:t>
            </w:r>
          </w:p>
        </w:tc>
        <w:tc>
          <w:tcPr>
            <w:tcW w:w="2980" w:type="dxa"/>
            <w:tcMar>
              <w:top w:w="0" w:type="dxa"/>
              <w:left w:w="108" w:type="dxa"/>
              <w:bottom w:w="0" w:type="dxa"/>
              <w:right w:w="108" w:type="dxa"/>
            </w:tcMar>
            <w:vAlign w:val="center"/>
            <w:hideMark/>
          </w:tcPr>
          <w:p w14:paraId="3D1B1050" w14:textId="6F8E4770" w:rsidR="000912FA" w:rsidRPr="000A3931" w:rsidRDefault="000912FA" w:rsidP="00AA6BD9">
            <w:pPr>
              <w:jc w:val="center"/>
              <w:rPr>
                <w:sz w:val="18"/>
                <w:szCs w:val="18"/>
                <w:lang w:val="en-US"/>
              </w:rPr>
            </w:pPr>
            <w:r w:rsidRPr="000A3931">
              <w:rPr>
                <w:sz w:val="18"/>
                <w:szCs w:val="18"/>
                <w:lang w:val="en-US"/>
              </w:rPr>
              <w:t>24</w:t>
            </w:r>
          </w:p>
        </w:tc>
      </w:tr>
      <w:tr w:rsidR="00E02C8C" w:rsidRPr="000A3931" w14:paraId="7222A471" w14:textId="77777777" w:rsidTr="00BB5BB7">
        <w:trPr>
          <w:trHeight w:val="318"/>
          <w:jc w:val="center"/>
        </w:trPr>
        <w:tc>
          <w:tcPr>
            <w:tcW w:w="7036" w:type="dxa"/>
            <w:gridSpan w:val="3"/>
            <w:tcMar>
              <w:top w:w="0" w:type="dxa"/>
              <w:left w:w="108" w:type="dxa"/>
              <w:bottom w:w="0" w:type="dxa"/>
              <w:right w:w="108" w:type="dxa"/>
            </w:tcMar>
            <w:vAlign w:val="center"/>
            <w:hideMark/>
          </w:tcPr>
          <w:p w14:paraId="06792F92" w14:textId="04FC41B0" w:rsidR="00E02C8C" w:rsidRPr="000A3931" w:rsidRDefault="00420E63" w:rsidP="00AA6BD9">
            <w:pPr>
              <w:jc w:val="center"/>
              <w:rPr>
                <w:sz w:val="18"/>
                <w:szCs w:val="18"/>
                <w:lang w:val="en-US"/>
              </w:rPr>
            </w:pPr>
            <w:proofErr w:type="spellStart"/>
            <w:r w:rsidRPr="000A3931">
              <w:rPr>
                <w:sz w:val="18"/>
                <w:szCs w:val="18"/>
                <w:lang w:val="en-US"/>
              </w:rPr>
              <w:t>Fijación</w:t>
            </w:r>
            <w:proofErr w:type="spellEnd"/>
            <w:r w:rsidRPr="000A3931">
              <w:rPr>
                <w:sz w:val="18"/>
                <w:szCs w:val="18"/>
                <w:lang w:val="en-US"/>
              </w:rPr>
              <w:t xml:space="preserve"> con </w:t>
            </w:r>
            <w:proofErr w:type="spellStart"/>
            <w:r w:rsidRPr="000A3931">
              <w:rPr>
                <w:sz w:val="18"/>
                <w:szCs w:val="18"/>
                <w:lang w:val="en-US"/>
              </w:rPr>
              <w:t>formaldehí</w:t>
            </w:r>
            <w:r w:rsidR="00E02C8C" w:rsidRPr="000A3931">
              <w:rPr>
                <w:sz w:val="18"/>
                <w:szCs w:val="18"/>
                <w:lang w:val="en-US"/>
              </w:rPr>
              <w:t>do</w:t>
            </w:r>
            <w:proofErr w:type="spellEnd"/>
            <w:r w:rsidR="00E02C8C" w:rsidRPr="000A3931">
              <w:rPr>
                <w:sz w:val="18"/>
                <w:szCs w:val="18"/>
                <w:lang w:val="en-US"/>
              </w:rPr>
              <w:t xml:space="preserve"> al 4%</w:t>
            </w:r>
          </w:p>
        </w:tc>
      </w:tr>
      <w:tr w:rsidR="00587B4E" w:rsidRPr="000A3931" w14:paraId="731D88ED" w14:textId="77777777" w:rsidTr="00BB5BB7">
        <w:trPr>
          <w:trHeight w:val="318"/>
          <w:jc w:val="center"/>
        </w:trPr>
        <w:tc>
          <w:tcPr>
            <w:tcW w:w="7036" w:type="dxa"/>
            <w:gridSpan w:val="3"/>
            <w:tcMar>
              <w:top w:w="0" w:type="dxa"/>
              <w:left w:w="108" w:type="dxa"/>
              <w:bottom w:w="0" w:type="dxa"/>
              <w:right w:w="108" w:type="dxa"/>
            </w:tcMar>
            <w:vAlign w:val="center"/>
          </w:tcPr>
          <w:p w14:paraId="5EA82197" w14:textId="6A4D23E3" w:rsidR="00587B4E" w:rsidRPr="000A3931" w:rsidRDefault="00587B4E" w:rsidP="00AA6BD9">
            <w:pPr>
              <w:jc w:val="center"/>
              <w:rPr>
                <w:b/>
                <w:bCs/>
                <w:sz w:val="18"/>
                <w:szCs w:val="18"/>
              </w:rPr>
            </w:pPr>
            <w:r w:rsidRPr="000A3931">
              <w:rPr>
                <w:sz w:val="18"/>
                <w:szCs w:val="18"/>
              </w:rPr>
              <w:t>40 h independiente del volumen de la cámara (</w:t>
            </w:r>
            <w:proofErr w:type="spellStart"/>
            <w:r w:rsidRPr="000A3931">
              <w:rPr>
                <w:sz w:val="18"/>
                <w:szCs w:val="18"/>
              </w:rPr>
              <w:t>Hasle</w:t>
            </w:r>
            <w:proofErr w:type="spellEnd"/>
            <w:r w:rsidRPr="000A3931">
              <w:rPr>
                <w:sz w:val="18"/>
                <w:szCs w:val="18"/>
              </w:rPr>
              <w:t>, 1978)</w:t>
            </w:r>
          </w:p>
        </w:tc>
      </w:tr>
    </w:tbl>
    <w:p w14:paraId="3CE4C57E" w14:textId="765F60C9" w:rsidR="0018365C" w:rsidRDefault="0018365C" w:rsidP="000D4A5B"/>
    <w:p w14:paraId="4F45DA39" w14:textId="461A5007" w:rsidR="003A375B" w:rsidRPr="00BD4C00" w:rsidRDefault="004D5933" w:rsidP="00BD4C00">
      <w:pPr>
        <w:pStyle w:val="Ttulo4"/>
      </w:pPr>
      <w:r w:rsidRPr="00BD4C00">
        <w:t>Análisis en cámaras Sedgwick-Rafter</w:t>
      </w:r>
    </w:p>
    <w:p w14:paraId="7A7D0690" w14:textId="07444BDB" w:rsidR="004D5933" w:rsidRDefault="004D5933" w:rsidP="00BD4C00">
      <w:pPr>
        <w:pStyle w:val="Ttulo5"/>
      </w:pPr>
      <w:bookmarkStart w:id="3" w:name="_Ref57297091"/>
      <w:r w:rsidRPr="00BD4C00">
        <w:t>Concentración de las muestras</w:t>
      </w:r>
      <w:bookmarkEnd w:id="3"/>
    </w:p>
    <w:p w14:paraId="621EB319" w14:textId="309158C7" w:rsidR="00BB53C0" w:rsidRPr="00BB5BB7" w:rsidRDefault="00BB53C0" w:rsidP="00BB53C0">
      <w:pPr>
        <w:rPr>
          <w:lang w:val="es-ES"/>
        </w:rPr>
      </w:pPr>
    </w:p>
    <w:p w14:paraId="02AC0DE8" w14:textId="77777777" w:rsidR="004D5933" w:rsidRPr="00476784" w:rsidRDefault="004D5933" w:rsidP="00ED6630">
      <w:pPr>
        <w:pStyle w:val="Prrafodelista"/>
        <w:numPr>
          <w:ilvl w:val="0"/>
          <w:numId w:val="4"/>
        </w:numPr>
        <w:rPr>
          <w:b/>
          <w:bCs/>
        </w:rPr>
      </w:pPr>
      <w:r w:rsidRPr="00BD4C00">
        <w:t>Mantener la muestra en completa quietud tras su arribo al laboratorio.</w:t>
      </w:r>
    </w:p>
    <w:p w14:paraId="1D9E40F2" w14:textId="112F4E20" w:rsidR="004D5933" w:rsidRPr="00BD4C00" w:rsidRDefault="004D5933" w:rsidP="00ED6630">
      <w:pPr>
        <w:pStyle w:val="Prrafodelista"/>
        <w:numPr>
          <w:ilvl w:val="0"/>
          <w:numId w:val="4"/>
        </w:numPr>
      </w:pPr>
      <w:r w:rsidRPr="00BD4C00">
        <w:t>Dejar precipitar la muestra 48 h (</w:t>
      </w:r>
      <w:proofErr w:type="spellStart"/>
      <w:r w:rsidRPr="00BD4C00">
        <w:t>Godhantaraman</w:t>
      </w:r>
      <w:proofErr w:type="spellEnd"/>
      <w:r w:rsidRPr="00BD4C00">
        <w:t>, 1994).</w:t>
      </w:r>
    </w:p>
    <w:p w14:paraId="5B2E3837" w14:textId="77777777" w:rsidR="004D5933" w:rsidRPr="00BD4C00" w:rsidRDefault="004D5933" w:rsidP="00ED6630">
      <w:pPr>
        <w:pStyle w:val="Prrafodelista"/>
        <w:numPr>
          <w:ilvl w:val="0"/>
          <w:numId w:val="4"/>
        </w:numPr>
      </w:pPr>
      <w:r w:rsidRPr="00BD4C00">
        <w:t>Una vez haya terminado el periodo de sedimentación, extraer cuidadosamente el sobrenadante utilizando una pipeta; procurar no generar burbujas ni movimiento en la muestra. </w:t>
      </w:r>
    </w:p>
    <w:p w14:paraId="172F7E95" w14:textId="77777777" w:rsidR="004D5933" w:rsidRPr="00BD4C00" w:rsidRDefault="004D5933" w:rsidP="00ED6630">
      <w:pPr>
        <w:pStyle w:val="Prrafodelista"/>
        <w:numPr>
          <w:ilvl w:val="0"/>
          <w:numId w:val="4"/>
        </w:numPr>
      </w:pPr>
      <w:r w:rsidRPr="00BD4C00">
        <w:t>Para reducir el riesgo de pérdida de organismos, revisar siempre una alícuota del sobrenadante cada 10 o 5 alícuotas extraídas. Tenga en cuenta que la revisión debe hacerse con mayor frecuencia a medida que el volumen de muestra disminuye.</w:t>
      </w:r>
    </w:p>
    <w:p w14:paraId="1417E37D" w14:textId="77777777" w:rsidR="004D5933" w:rsidRPr="00BD4C00" w:rsidRDefault="004D5933" w:rsidP="00ED6630">
      <w:pPr>
        <w:pStyle w:val="Prrafodelista"/>
        <w:numPr>
          <w:ilvl w:val="0"/>
          <w:numId w:val="4"/>
        </w:numPr>
      </w:pPr>
      <w:r w:rsidRPr="00BD4C00">
        <w:t>Si ante un menor volumen de muestra se dificulta la extracción, verter el contenido restante en uno o varios tubos Falcon, lavando el recipiente original con un poco de agua de mar filtrada para evitar pérdida de organismos.</w:t>
      </w:r>
    </w:p>
    <w:p w14:paraId="57F36B21" w14:textId="77777777" w:rsidR="00632BBA" w:rsidRPr="00BD4C00" w:rsidRDefault="004D5933" w:rsidP="00ED6630">
      <w:pPr>
        <w:pStyle w:val="Prrafodelista"/>
        <w:numPr>
          <w:ilvl w:val="0"/>
          <w:numId w:val="4"/>
        </w:numPr>
      </w:pPr>
      <w:r w:rsidRPr="00BD4C00">
        <w:t>Dejar sedimentar nuevamente 48 h (</w:t>
      </w:r>
      <w:proofErr w:type="spellStart"/>
      <w:r w:rsidRPr="00BD4C00">
        <w:t>Godhantaraman</w:t>
      </w:r>
      <w:proofErr w:type="spellEnd"/>
      <w:r w:rsidRPr="00BD4C00">
        <w:t xml:space="preserve">, 1994). </w:t>
      </w:r>
    </w:p>
    <w:p w14:paraId="5111D2E9" w14:textId="4F4C4FD7" w:rsidR="004D5933" w:rsidRPr="00BD4C00" w:rsidRDefault="004D5933" w:rsidP="00476784">
      <w:pPr>
        <w:pStyle w:val="Prrafodelista"/>
        <w:numPr>
          <w:ilvl w:val="0"/>
          <w:numId w:val="4"/>
        </w:numPr>
      </w:pPr>
      <w:r w:rsidRPr="00BD4C00">
        <w:t xml:space="preserve">El volumen concentrado de muestra puede variar según el ambiente y método de colecta de la muestra oscilando entre 50 y 100 </w:t>
      </w:r>
      <w:r w:rsidR="00BB5BB7">
        <w:t xml:space="preserve">ml </w:t>
      </w:r>
      <w:r w:rsidRPr="00BD4C00">
        <w:t>(</w:t>
      </w:r>
      <w:proofErr w:type="spellStart"/>
      <w:r w:rsidRPr="00BD4C00">
        <w:t>Shukhanova</w:t>
      </w:r>
      <w:proofErr w:type="spellEnd"/>
      <w:r w:rsidRPr="00BD4C00">
        <w:t>, 1978) e incluso menos (</w:t>
      </w:r>
      <w:proofErr w:type="spellStart"/>
      <w:r w:rsidRPr="00BD4C00">
        <w:t>Elangovan</w:t>
      </w:r>
      <w:proofErr w:type="spellEnd"/>
      <w:r w:rsidRPr="00BD4C00">
        <w:t xml:space="preserve"> </w:t>
      </w:r>
      <w:r w:rsidRPr="00476784">
        <w:t>et al.,</w:t>
      </w:r>
      <w:r w:rsidRPr="00BD4C00">
        <w:t xml:space="preserve"> 2012).</w:t>
      </w:r>
      <w:r w:rsidR="00632BBA" w:rsidRPr="00BD4C00">
        <w:t xml:space="preserve"> </w:t>
      </w:r>
      <w:r w:rsidRPr="00BD4C00">
        <w:t xml:space="preserve">Según su volumen, almacenar las muestras concentradas en tubos Falcon (&gt; 20 </w:t>
      </w:r>
      <w:r w:rsidR="003354FC">
        <w:t>ml</w:t>
      </w:r>
      <w:r w:rsidRPr="00BD4C00">
        <w:t xml:space="preserve">) o viales de </w:t>
      </w:r>
      <w:r w:rsidR="00CA61CF" w:rsidRPr="00BD4C00">
        <w:t>borosilicat</w:t>
      </w:r>
      <w:r w:rsidRPr="00BD4C00">
        <w:t>o (≤ 20 mil) rotulados adecuadamente</w:t>
      </w:r>
      <w:r w:rsidR="00A5178C">
        <w:t>.</w:t>
      </w:r>
    </w:p>
    <w:p w14:paraId="4D94A14A" w14:textId="0510BB76" w:rsidR="00632BBA" w:rsidRPr="00BD4C00" w:rsidRDefault="00632BBA" w:rsidP="000D4A5B">
      <w:pPr>
        <w:pStyle w:val="Ttulo5"/>
      </w:pPr>
      <w:r w:rsidRPr="00BD4C00">
        <w:t>Extracción de alícuotas</w:t>
      </w:r>
    </w:p>
    <w:p w14:paraId="6DF4638C" w14:textId="77777777" w:rsidR="00632BBA" w:rsidRPr="00BD4C00" w:rsidRDefault="00632BBA" w:rsidP="000D4A5B">
      <w:pPr>
        <w:rPr>
          <w:lang w:val="es-ES"/>
        </w:rPr>
      </w:pPr>
    </w:p>
    <w:p w14:paraId="4D1D8927" w14:textId="7ED9B90F" w:rsidR="00632BBA" w:rsidRPr="00BD4C00" w:rsidRDefault="00632BBA" w:rsidP="000D4A5B">
      <w:r w:rsidRPr="00BD4C00">
        <w:t xml:space="preserve">En este paso se deben extraer alícuotas de 1 </w:t>
      </w:r>
      <w:r w:rsidR="00BB5BB7">
        <w:t xml:space="preserve">ml </w:t>
      </w:r>
      <w:r w:rsidRPr="00BD4C00">
        <w:t xml:space="preserve">de muestra concentrada según el numeral </w:t>
      </w:r>
      <w:r w:rsidR="00BD4C00" w:rsidRPr="00BD4C00">
        <w:fldChar w:fldCharType="begin"/>
      </w:r>
      <w:r w:rsidR="00BD4C00" w:rsidRPr="00BD4C00">
        <w:instrText xml:space="preserve"> REF _Ref57297091 \r \h  \* MERGEFORMAT </w:instrText>
      </w:r>
      <w:r w:rsidR="00BD4C00" w:rsidRPr="00BD4C00">
        <w:fldChar w:fldCharType="separate"/>
      </w:r>
      <w:r w:rsidR="002944E4">
        <w:t>6.1.1.1.1</w:t>
      </w:r>
      <w:r w:rsidR="00BD4C00" w:rsidRPr="00BD4C00">
        <w:fldChar w:fldCharType="end"/>
      </w:r>
      <w:r w:rsidR="00BD4C00" w:rsidRPr="00BD4C00">
        <w:t xml:space="preserve"> </w:t>
      </w:r>
      <w:r w:rsidRPr="00BD4C00">
        <w:t xml:space="preserve">para proceder con el conteo de </w:t>
      </w:r>
      <w:proofErr w:type="spellStart"/>
      <w:r w:rsidRPr="00BD4C00">
        <w:t>microzoopláncteres</w:t>
      </w:r>
      <w:proofErr w:type="spellEnd"/>
      <w:r w:rsidRPr="00BD4C00">
        <w:t>.</w:t>
      </w:r>
    </w:p>
    <w:p w14:paraId="6061E259" w14:textId="77777777" w:rsidR="00BD4C00" w:rsidRPr="00BD4C00" w:rsidRDefault="00BD4C00" w:rsidP="000D4A5B"/>
    <w:p w14:paraId="4BF4D2BB" w14:textId="2CD2BACD" w:rsidR="00632BBA" w:rsidRPr="00BD4C00" w:rsidRDefault="00632BBA" w:rsidP="00ED6630">
      <w:pPr>
        <w:pStyle w:val="Prrafodelista"/>
        <w:numPr>
          <w:ilvl w:val="0"/>
          <w:numId w:val="5"/>
        </w:numPr>
      </w:pPr>
      <w:r w:rsidRPr="00BD4C00">
        <w:t>Homogeneizar cada</w:t>
      </w:r>
      <w:r w:rsidR="002A1A75" w:rsidRPr="00BD4C00">
        <w:t xml:space="preserve"> </w:t>
      </w:r>
      <w:r w:rsidRPr="00BD4C00">
        <w:t>muestra concentrada de manera manual alternando movimientos verticales y circulares durante dos minutos. No agitar vigorosamente.</w:t>
      </w:r>
    </w:p>
    <w:p w14:paraId="0A4524C2" w14:textId="10F597F7" w:rsidR="00632BBA" w:rsidRPr="00BD4C00" w:rsidRDefault="00632BBA" w:rsidP="00ED6630">
      <w:pPr>
        <w:pStyle w:val="Prrafodelista"/>
        <w:numPr>
          <w:ilvl w:val="0"/>
          <w:numId w:val="5"/>
        </w:numPr>
      </w:pPr>
      <w:r w:rsidRPr="00BD4C00">
        <w:t xml:space="preserve">Cuando los </w:t>
      </w:r>
      <w:proofErr w:type="spellStart"/>
      <w:r w:rsidRPr="00BD4C00">
        <w:t>zoopl</w:t>
      </w:r>
      <w:r w:rsidR="002A1A75" w:rsidRPr="00BD4C00">
        <w:t>á</w:t>
      </w:r>
      <w:r w:rsidRPr="00BD4C00">
        <w:t>ncteres</w:t>
      </w:r>
      <w:proofErr w:type="spellEnd"/>
      <w:r w:rsidRPr="00BD4C00">
        <w:t xml:space="preserve"> estén homogéneamente distribuidos en el sobrenadante, accionar la pipeta </w:t>
      </w:r>
      <w:proofErr w:type="spellStart"/>
      <w:r w:rsidRPr="00BD4C00">
        <w:t>Hensen-Stemp</w:t>
      </w:r>
      <w:r w:rsidR="002A1A75" w:rsidRPr="00BD4C00">
        <w:t>e</w:t>
      </w:r>
      <w:r w:rsidRPr="00BD4C00">
        <w:t>l</w:t>
      </w:r>
      <w:proofErr w:type="spellEnd"/>
      <w:r w:rsidRPr="00BD4C00">
        <w:t xml:space="preserve"> de 1 </w:t>
      </w:r>
      <w:r w:rsidR="00BB5BB7">
        <w:t xml:space="preserve">ml </w:t>
      </w:r>
      <w:r w:rsidRPr="00BD4C00">
        <w:t>y capturar la alícuota.</w:t>
      </w:r>
    </w:p>
    <w:p w14:paraId="199FD6BC" w14:textId="379F5C92" w:rsidR="00632BBA" w:rsidRPr="00BD4C00" w:rsidRDefault="00632BBA" w:rsidP="00ED6630">
      <w:pPr>
        <w:pStyle w:val="Prrafodelista"/>
        <w:numPr>
          <w:ilvl w:val="0"/>
          <w:numId w:val="5"/>
        </w:numPr>
      </w:pPr>
      <w:r w:rsidRPr="00BD4C00">
        <w:lastRenderedPageBreak/>
        <w:t>Colocar sobre</w:t>
      </w:r>
      <w:r w:rsidR="00BB53C0">
        <w:t xml:space="preserve"> la cámara Sedgwick-</w:t>
      </w:r>
      <w:proofErr w:type="gramStart"/>
      <w:r w:rsidR="00BB53C0">
        <w:t xml:space="preserve">Rafter </w:t>
      </w:r>
      <w:r w:rsidR="00C96C80">
        <w:t xml:space="preserve"> vacía</w:t>
      </w:r>
      <w:proofErr w:type="gramEnd"/>
      <w:r w:rsidR="00C96C80">
        <w:t>,</w:t>
      </w:r>
      <w:r w:rsidRPr="00BD4C00">
        <w:t xml:space="preserve"> la placa cubreobjeto en posición diagonal </w:t>
      </w:r>
      <w:r w:rsidRPr="002944E4">
        <w:t>(</w:t>
      </w:r>
      <w:r w:rsidR="00B31734" w:rsidRPr="002944E4">
        <w:fldChar w:fldCharType="begin"/>
      </w:r>
      <w:r w:rsidR="00B31734" w:rsidRPr="002944E4">
        <w:instrText xml:space="preserve"> REF _Ref57298032 \h </w:instrText>
      </w:r>
      <w:r w:rsidR="002944E4">
        <w:instrText xml:space="preserve"> \* MERGEFORMAT </w:instrText>
      </w:r>
      <w:r w:rsidR="00B31734" w:rsidRPr="002944E4">
        <w:fldChar w:fldCharType="separate"/>
      </w:r>
      <w:r w:rsidR="002944E4" w:rsidRPr="002944E4">
        <w:t xml:space="preserve">Figura </w:t>
      </w:r>
      <w:r w:rsidR="002944E4" w:rsidRPr="002944E4">
        <w:rPr>
          <w:noProof/>
        </w:rPr>
        <w:t>1</w:t>
      </w:r>
      <w:r w:rsidR="00B31734" w:rsidRPr="002944E4">
        <w:fldChar w:fldCharType="end"/>
      </w:r>
      <w:r w:rsidR="00B31734">
        <w:t>A</w:t>
      </w:r>
      <w:r w:rsidRPr="00BD4C00">
        <w:t>)</w:t>
      </w:r>
      <w:r w:rsidR="001B4538">
        <w:t>.</w:t>
      </w:r>
    </w:p>
    <w:p w14:paraId="23FD9CE0" w14:textId="165F5D93" w:rsidR="00632BBA" w:rsidRPr="00BD4C00" w:rsidRDefault="00632BBA" w:rsidP="00ED6630">
      <w:pPr>
        <w:pStyle w:val="Prrafodelista"/>
        <w:numPr>
          <w:ilvl w:val="0"/>
          <w:numId w:val="5"/>
        </w:numPr>
      </w:pPr>
      <w:r w:rsidRPr="00BD4C00">
        <w:t>Verter cuidadosamente la alícuota extraída en la cámara Sedgwick-Rafter a través de uno de los extremos descubiertos de la misma (</w:t>
      </w:r>
      <w:r w:rsidR="00B31734">
        <w:fldChar w:fldCharType="begin"/>
      </w:r>
      <w:r w:rsidR="00B31734">
        <w:instrText xml:space="preserve"> REF _Ref57298032 \h </w:instrText>
      </w:r>
      <w:r w:rsidR="00B31734">
        <w:fldChar w:fldCharType="separate"/>
      </w:r>
      <w:r w:rsidR="00B31734">
        <w:t xml:space="preserve">Figura </w:t>
      </w:r>
      <w:r w:rsidR="00B31734">
        <w:rPr>
          <w:noProof/>
        </w:rPr>
        <w:t>1</w:t>
      </w:r>
      <w:r w:rsidR="00B31734">
        <w:fldChar w:fldCharType="end"/>
      </w:r>
      <w:r w:rsidR="00B31734">
        <w:t>B</w:t>
      </w:r>
      <w:r w:rsidRPr="00BD4C00">
        <w:t>).</w:t>
      </w:r>
    </w:p>
    <w:p w14:paraId="53780827" w14:textId="2E20B042" w:rsidR="00632BBA" w:rsidRPr="00BD4C00" w:rsidRDefault="002A1A75" w:rsidP="00ED6630">
      <w:pPr>
        <w:pStyle w:val="Prrafodelista"/>
        <w:numPr>
          <w:ilvl w:val="0"/>
          <w:numId w:val="5"/>
        </w:numPr>
      </w:pPr>
      <w:r w:rsidRPr="00BD4C00">
        <w:t xml:space="preserve">A medida que va vertiendo la alícuota, mueva el cubreobjetos lentamente en sentido de las manecillas del reloj </w:t>
      </w:r>
      <w:r w:rsidR="00632BBA" w:rsidRPr="00BD4C00">
        <w:t>(</w:t>
      </w:r>
      <w:r w:rsidR="00B31734">
        <w:fldChar w:fldCharType="begin"/>
      </w:r>
      <w:r w:rsidR="00B31734">
        <w:instrText xml:space="preserve"> REF _Ref57298032 \h </w:instrText>
      </w:r>
      <w:r w:rsidR="00B31734">
        <w:fldChar w:fldCharType="separate"/>
      </w:r>
      <w:r w:rsidR="00B31734">
        <w:t xml:space="preserve">Figura </w:t>
      </w:r>
      <w:r w:rsidR="00B31734">
        <w:rPr>
          <w:noProof/>
        </w:rPr>
        <w:t>1</w:t>
      </w:r>
      <w:r w:rsidR="00B31734">
        <w:fldChar w:fldCharType="end"/>
      </w:r>
      <w:r w:rsidR="00632BBA" w:rsidRPr="00BD4C00">
        <w:t>D-E), evitando la formación de burbujas, hasta llenar totalmente la cámara Sedgwick-Rafter (</w:t>
      </w:r>
      <w:r w:rsidR="00B31734">
        <w:fldChar w:fldCharType="begin"/>
      </w:r>
      <w:r w:rsidR="00B31734">
        <w:instrText xml:space="preserve"> REF _Ref57298032 \h </w:instrText>
      </w:r>
      <w:r w:rsidR="00B31734">
        <w:fldChar w:fldCharType="separate"/>
      </w:r>
      <w:r w:rsidR="00B31734">
        <w:t xml:space="preserve">Figura </w:t>
      </w:r>
      <w:r w:rsidR="00B31734">
        <w:rPr>
          <w:noProof/>
        </w:rPr>
        <w:t>1</w:t>
      </w:r>
      <w:r w:rsidR="00B31734">
        <w:fldChar w:fldCharType="end"/>
      </w:r>
      <w:r w:rsidR="00632BBA" w:rsidRPr="00BD4C00">
        <w:t>F). Si con el movimiento del cubreobjetos las burbujas no desaparecen, servir una nueva alícuota.</w:t>
      </w:r>
    </w:p>
    <w:p w14:paraId="3EDDA4A6" w14:textId="77777777" w:rsidR="00632BBA" w:rsidRPr="00BD4C00" w:rsidRDefault="00632BBA" w:rsidP="000D4A5B"/>
    <w:p w14:paraId="58023E08" w14:textId="5695B155" w:rsidR="00632BBA" w:rsidRPr="00BD4C00" w:rsidRDefault="00632BBA" w:rsidP="000D4A5B">
      <w:pPr>
        <w:rPr>
          <w:noProof/>
          <w:bdr w:val="none" w:sz="0" w:space="0" w:color="auto" w:frame="1"/>
        </w:rPr>
      </w:pPr>
    </w:p>
    <w:p w14:paraId="1FB53E49" w14:textId="11EDAE79" w:rsidR="00632BBA" w:rsidRPr="003D6AA9" w:rsidRDefault="00E578BC" w:rsidP="000D4A5B">
      <w:pPr>
        <w:rPr>
          <w:rFonts w:eastAsia="Times New Roman"/>
          <w:b/>
          <w:bCs/>
        </w:rPr>
      </w:pPr>
      <w:r w:rsidRPr="003D6AA9">
        <w:rPr>
          <w:noProof/>
          <w:bdr w:val="none" w:sz="0" w:space="0" w:color="auto" w:frame="1"/>
          <w:lang w:eastAsia="es-CO"/>
        </w:rPr>
        <w:drawing>
          <wp:anchor distT="0" distB="0" distL="114300" distR="114300" simplePos="0" relativeHeight="251660288" behindDoc="0" locked="0" layoutInCell="1" allowOverlap="1" wp14:anchorId="589B4EBE" wp14:editId="5D3F2446">
            <wp:simplePos x="0" y="0"/>
            <wp:positionH relativeFrom="margin">
              <wp:posOffset>3053715</wp:posOffset>
            </wp:positionH>
            <wp:positionV relativeFrom="paragraph">
              <wp:posOffset>0</wp:posOffset>
            </wp:positionV>
            <wp:extent cx="1524000" cy="23812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53778" t="51403" r="37063" b="15527"/>
                    <a:stretch/>
                  </pic:blipFill>
                  <pic:spPr bwMode="auto">
                    <a:xfrm>
                      <a:off x="0" y="0"/>
                      <a:ext cx="1524000"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6AA9">
        <w:rPr>
          <w:noProof/>
          <w:bdr w:val="none" w:sz="0" w:space="0" w:color="auto" w:frame="1"/>
          <w:lang w:eastAsia="es-CO"/>
        </w:rPr>
        <w:drawing>
          <wp:anchor distT="0" distB="0" distL="114300" distR="114300" simplePos="0" relativeHeight="251658240" behindDoc="0" locked="0" layoutInCell="1" allowOverlap="1" wp14:anchorId="2D1F228C" wp14:editId="48CAE936">
            <wp:simplePos x="0" y="0"/>
            <wp:positionH relativeFrom="column">
              <wp:posOffset>1272540</wp:posOffset>
            </wp:positionH>
            <wp:positionV relativeFrom="paragraph">
              <wp:posOffset>8255</wp:posOffset>
            </wp:positionV>
            <wp:extent cx="1628775" cy="23812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53865" t="19110" r="37273" b="48588"/>
                    <a:stretch/>
                  </pic:blipFill>
                  <pic:spPr bwMode="auto">
                    <a:xfrm>
                      <a:off x="0" y="0"/>
                      <a:ext cx="1628775"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C553EC" w14:textId="77777777" w:rsidR="00632BBA" w:rsidRPr="003D6AA9" w:rsidRDefault="00632BBA" w:rsidP="000D4A5B"/>
    <w:p w14:paraId="2E37B66D" w14:textId="77777777" w:rsidR="00632BBA" w:rsidRPr="003D6AA9" w:rsidRDefault="00632BBA" w:rsidP="000D4A5B"/>
    <w:p w14:paraId="7E99D5AF" w14:textId="77777777" w:rsidR="00632BBA" w:rsidRPr="003D6AA9" w:rsidRDefault="00632BBA" w:rsidP="000D4A5B"/>
    <w:p w14:paraId="2E769B37" w14:textId="77777777" w:rsidR="00632BBA" w:rsidRPr="003D6AA9" w:rsidRDefault="00632BBA" w:rsidP="000D4A5B"/>
    <w:p w14:paraId="40C07B23" w14:textId="77777777" w:rsidR="00632BBA" w:rsidRPr="003D6AA9" w:rsidRDefault="00632BBA" w:rsidP="000D4A5B"/>
    <w:p w14:paraId="5865168C" w14:textId="77777777" w:rsidR="00632BBA" w:rsidRPr="003D6AA9" w:rsidRDefault="00632BBA" w:rsidP="000D4A5B"/>
    <w:p w14:paraId="71FB46DD" w14:textId="77777777" w:rsidR="00632BBA" w:rsidRPr="003D6AA9" w:rsidRDefault="00632BBA" w:rsidP="000D4A5B"/>
    <w:p w14:paraId="0DBCAFA0" w14:textId="77777777" w:rsidR="00632BBA" w:rsidRPr="003D6AA9" w:rsidRDefault="00632BBA" w:rsidP="000D4A5B"/>
    <w:p w14:paraId="139961CC" w14:textId="77777777" w:rsidR="00632BBA" w:rsidRPr="003D6AA9" w:rsidRDefault="00632BBA" w:rsidP="000D4A5B"/>
    <w:p w14:paraId="667996C6" w14:textId="77777777" w:rsidR="00632BBA" w:rsidRPr="003D6AA9" w:rsidRDefault="00632BBA" w:rsidP="000D4A5B"/>
    <w:p w14:paraId="6DC02087" w14:textId="77777777" w:rsidR="00632BBA" w:rsidRPr="003D6AA9" w:rsidRDefault="00632BBA" w:rsidP="000D4A5B"/>
    <w:p w14:paraId="46196C04" w14:textId="77777777" w:rsidR="00632BBA" w:rsidRPr="003D6AA9" w:rsidRDefault="00632BBA" w:rsidP="000D4A5B"/>
    <w:p w14:paraId="513D1C3A" w14:textId="77777777" w:rsidR="00632BBA" w:rsidRPr="003D6AA9" w:rsidRDefault="00632BBA" w:rsidP="000D4A5B"/>
    <w:p w14:paraId="3F43D166" w14:textId="15DA9607" w:rsidR="00632BBA" w:rsidRPr="00BD4C00" w:rsidRDefault="00BD4C00" w:rsidP="000D4A5B">
      <w:pPr>
        <w:rPr>
          <w:b/>
        </w:rPr>
      </w:pPr>
      <w:r w:rsidRPr="00BD4C00">
        <w:rPr>
          <w:b/>
          <w:noProof/>
          <w:lang w:eastAsia="es-CO"/>
        </w:rPr>
        <mc:AlternateContent>
          <mc:Choice Requires="wps">
            <w:drawing>
              <wp:anchor distT="0" distB="0" distL="114300" distR="114300" simplePos="0" relativeHeight="252292096" behindDoc="0" locked="0" layoutInCell="1" allowOverlap="1" wp14:anchorId="2F341DCC" wp14:editId="221F9B09">
                <wp:simplePos x="0" y="0"/>
                <wp:positionH relativeFrom="column">
                  <wp:posOffset>129540</wp:posOffset>
                </wp:positionH>
                <wp:positionV relativeFrom="paragraph">
                  <wp:posOffset>200025</wp:posOffset>
                </wp:positionV>
                <wp:extent cx="5553075" cy="635"/>
                <wp:effectExtent l="0" t="0" r="9525" b="8890"/>
                <wp:wrapSquare wrapText="bothSides"/>
                <wp:docPr id="486" name="Cuadro de texto 486"/>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2DF61DAF" w14:textId="7DDA393B" w:rsidR="00623673" w:rsidRPr="00A5178C" w:rsidRDefault="00623673" w:rsidP="00BD4C00">
                            <w:pPr>
                              <w:pStyle w:val="Descripcin"/>
                              <w:ind w:right="-44"/>
                              <w:rPr>
                                <w:noProof/>
                                <w:sz w:val="18"/>
                                <w:bdr w:val="none" w:sz="0" w:space="0" w:color="auto" w:frame="1"/>
                              </w:rPr>
                            </w:pPr>
                            <w:bookmarkStart w:id="4" w:name="_Ref57298032"/>
                            <w:r w:rsidRPr="00A5178C">
                              <w:rPr>
                                <w:sz w:val="18"/>
                              </w:rPr>
                              <w:t xml:space="preserve">Figura </w:t>
                            </w:r>
                            <w:r w:rsidRPr="00A5178C">
                              <w:rPr>
                                <w:sz w:val="18"/>
                              </w:rPr>
                              <w:fldChar w:fldCharType="begin"/>
                            </w:r>
                            <w:r w:rsidRPr="00A5178C">
                              <w:rPr>
                                <w:sz w:val="18"/>
                              </w:rPr>
                              <w:instrText xml:space="preserve"> SEQ Figura \* ARABIC </w:instrText>
                            </w:r>
                            <w:r w:rsidRPr="00A5178C">
                              <w:rPr>
                                <w:sz w:val="18"/>
                              </w:rPr>
                              <w:fldChar w:fldCharType="separate"/>
                            </w:r>
                            <w:r>
                              <w:rPr>
                                <w:noProof/>
                                <w:sz w:val="18"/>
                              </w:rPr>
                              <w:t>1</w:t>
                            </w:r>
                            <w:r w:rsidRPr="00A5178C">
                              <w:rPr>
                                <w:sz w:val="18"/>
                              </w:rPr>
                              <w:fldChar w:fldCharType="end"/>
                            </w:r>
                            <w:bookmarkEnd w:id="4"/>
                            <w:r w:rsidRPr="00A5178C">
                              <w:rPr>
                                <w:sz w:val="18"/>
                              </w:rPr>
                              <w:t xml:space="preserve">. </w:t>
                            </w:r>
                            <w:r w:rsidRPr="00A5178C">
                              <w:rPr>
                                <w:b w:val="0"/>
                                <w:sz w:val="18"/>
                              </w:rPr>
                              <w:t xml:space="preserve">Procedimiento de montaje de una alícuota de muestra en una cámara Sedgwick-Rafter. </w:t>
                            </w:r>
                            <w:r w:rsidRPr="00A5178C">
                              <w:rPr>
                                <w:b w:val="0"/>
                                <w:sz w:val="18"/>
                                <w:lang w:val="en-US"/>
                              </w:rPr>
                              <w:t>Tomado de LeGresley y McDermott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F341DCC" id="_x0000_t202" coordsize="21600,21600" o:spt="202" path="m,l,21600r21600,l21600,xe">
                <v:stroke joinstyle="miter"/>
                <v:path gradientshapeok="t" o:connecttype="rect"/>
              </v:shapetype>
              <v:shape id="Cuadro de texto 486" o:spid="_x0000_s1026" type="#_x0000_t202" style="position:absolute;left:0;text-align:left;margin-left:10.2pt;margin-top:15.75pt;width:437.25pt;height:.05pt;z-index:25229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9jFgIAADgEAAAOAAAAZHJzL2Uyb0RvYy54bWysU8Fu2zAMvQ/YPwi6L05apBu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dfpx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" stroked="f">
                <v:textbox style="mso-fit-shape-to-text:t" inset="0,0,0,0">
                  <w:txbxContent>
                    <w:p w14:paraId="2DF61DAF" w14:textId="7DDA393B" w:rsidR="00623673" w:rsidRPr="00A5178C" w:rsidRDefault="00623673" w:rsidP="00BD4C00">
                      <w:pPr>
                        <w:pStyle w:val="Descripcin"/>
                        <w:ind w:right="-44"/>
                        <w:rPr>
                          <w:noProof/>
                          <w:sz w:val="18"/>
                          <w:bdr w:val="none" w:sz="0" w:space="0" w:color="auto" w:frame="1"/>
                        </w:rPr>
                      </w:pPr>
                      <w:bookmarkStart w:id="5" w:name="_Ref57298032"/>
                      <w:r w:rsidRPr="00A5178C">
                        <w:rPr>
                          <w:sz w:val="18"/>
                        </w:rPr>
                        <w:t xml:space="preserve">Figura </w:t>
                      </w:r>
                      <w:r w:rsidRPr="00A5178C">
                        <w:rPr>
                          <w:sz w:val="18"/>
                        </w:rPr>
                        <w:fldChar w:fldCharType="begin"/>
                      </w:r>
                      <w:r w:rsidRPr="00A5178C">
                        <w:rPr>
                          <w:sz w:val="18"/>
                        </w:rPr>
                        <w:instrText xml:space="preserve"> SEQ Figura \* ARABIC </w:instrText>
                      </w:r>
                      <w:r w:rsidRPr="00A5178C">
                        <w:rPr>
                          <w:sz w:val="18"/>
                        </w:rPr>
                        <w:fldChar w:fldCharType="separate"/>
                      </w:r>
                      <w:r>
                        <w:rPr>
                          <w:noProof/>
                          <w:sz w:val="18"/>
                        </w:rPr>
                        <w:t>1</w:t>
                      </w:r>
                      <w:r w:rsidRPr="00A5178C">
                        <w:rPr>
                          <w:sz w:val="18"/>
                        </w:rPr>
                        <w:fldChar w:fldCharType="end"/>
                      </w:r>
                      <w:bookmarkEnd w:id="5"/>
                      <w:r w:rsidRPr="00A5178C">
                        <w:rPr>
                          <w:sz w:val="18"/>
                        </w:rPr>
                        <w:t xml:space="preserve">. </w:t>
                      </w:r>
                      <w:r w:rsidRPr="00A5178C">
                        <w:rPr>
                          <w:b w:val="0"/>
                          <w:sz w:val="18"/>
                        </w:rPr>
                        <w:t xml:space="preserve">Procedimiento de montaje de una alícuota de muestra en una cámara Sedgwick-Rafter. </w:t>
                      </w:r>
                      <w:r w:rsidRPr="00A5178C">
                        <w:rPr>
                          <w:b w:val="0"/>
                          <w:sz w:val="18"/>
                          <w:lang w:val="en-US"/>
                        </w:rPr>
                        <w:t>Tomado de LeGresley y McDermott (2010).</w:t>
                      </w:r>
                    </w:p>
                  </w:txbxContent>
                </v:textbox>
                <w10:wrap type="square"/>
              </v:shape>
            </w:pict>
          </mc:Fallback>
        </mc:AlternateContent>
      </w:r>
    </w:p>
    <w:p w14:paraId="162B324E" w14:textId="4AF8C224" w:rsidR="00E578BC" w:rsidRPr="00A5178C" w:rsidRDefault="00E578BC" w:rsidP="00A5178C">
      <w:pPr>
        <w:pStyle w:val="Ttulo5"/>
      </w:pPr>
      <w:r w:rsidRPr="00A5178C">
        <w:t>Recuento en cámara Sedgwick-Rafter</w:t>
      </w:r>
    </w:p>
    <w:p w14:paraId="00123105" w14:textId="40A86ACD" w:rsidR="00A5178C" w:rsidRPr="00BB5BB7" w:rsidRDefault="00A5178C" w:rsidP="000D4A5B">
      <w:pPr>
        <w:rPr>
          <w:lang w:val="en-US"/>
        </w:rPr>
      </w:pPr>
    </w:p>
    <w:p w14:paraId="7066B5AD" w14:textId="340C05FE" w:rsidR="00E578BC" w:rsidRPr="003D6AA9" w:rsidRDefault="00E578BC" w:rsidP="00ED6630">
      <w:pPr>
        <w:pStyle w:val="Prrafodelista"/>
        <w:numPr>
          <w:ilvl w:val="0"/>
          <w:numId w:val="6"/>
        </w:numPr>
      </w:pPr>
      <w:r w:rsidRPr="003D6AA9">
        <w:t xml:space="preserve">Tras servir la alícuota, colocar la cámara Sedgwick-Rafter en el </w:t>
      </w:r>
      <w:proofErr w:type="spellStart"/>
      <w:r w:rsidRPr="003D6AA9">
        <w:t>portaplaca</w:t>
      </w:r>
      <w:proofErr w:type="spellEnd"/>
      <w:r w:rsidRPr="003D6AA9">
        <w:t xml:space="preserve"> y ubicar este último sobre la platina del microscopio invertido.</w:t>
      </w:r>
    </w:p>
    <w:p w14:paraId="2F548E95" w14:textId="2FC9D9DA" w:rsidR="00E578BC" w:rsidRPr="00A5178C" w:rsidRDefault="00E578BC" w:rsidP="00ED6630">
      <w:pPr>
        <w:pStyle w:val="Prrafodelista"/>
        <w:numPr>
          <w:ilvl w:val="0"/>
          <w:numId w:val="6"/>
        </w:numPr>
      </w:pPr>
      <w:r w:rsidRPr="00A5178C">
        <w:t xml:space="preserve">Asegurar el </w:t>
      </w:r>
      <w:proofErr w:type="spellStart"/>
      <w:r w:rsidRPr="00A5178C">
        <w:t>portaplaca</w:t>
      </w:r>
      <w:proofErr w:type="spellEnd"/>
      <w:r w:rsidR="00BD4C00" w:rsidRPr="00A5178C">
        <w:t>.</w:t>
      </w:r>
    </w:p>
    <w:p w14:paraId="59EEB0C9" w14:textId="121802FF" w:rsidR="00E578BC" w:rsidRPr="003D6AA9" w:rsidRDefault="00E578BC" w:rsidP="00ED6630">
      <w:pPr>
        <w:pStyle w:val="Prrafodelista"/>
        <w:numPr>
          <w:ilvl w:val="0"/>
          <w:numId w:val="6"/>
        </w:numPr>
      </w:pPr>
      <w:r w:rsidRPr="003D6AA9">
        <w:t xml:space="preserve">Esperar 15 minutos para permitir que el microplancton se deposite en el fondo de la placa (Weber, 1973; </w:t>
      </w:r>
      <w:proofErr w:type="spellStart"/>
      <w:r w:rsidRPr="003D6AA9">
        <w:t>LeGresley</w:t>
      </w:r>
      <w:proofErr w:type="spellEnd"/>
      <w:r w:rsidRPr="003D6AA9">
        <w:t xml:space="preserve"> </w:t>
      </w:r>
      <w:r w:rsidR="005B3242">
        <w:t>&amp;</w:t>
      </w:r>
      <w:r w:rsidRPr="003D6AA9">
        <w:t xml:space="preserve"> McDermott, 2010).</w:t>
      </w:r>
    </w:p>
    <w:p w14:paraId="3500F3E0" w14:textId="7B17F63E" w:rsidR="00E578BC" w:rsidRPr="003D6AA9" w:rsidRDefault="00E578BC" w:rsidP="00ED6630">
      <w:pPr>
        <w:pStyle w:val="Prrafodelista"/>
        <w:numPr>
          <w:ilvl w:val="0"/>
          <w:numId w:val="6"/>
        </w:numPr>
      </w:pPr>
      <w:r w:rsidRPr="003D6AA9">
        <w:t>Revisar la cámara a baja magnificación (10X) para verificar la concentración de organismos. En caso de que la densidad de organismos sea alta, realizar una dilución con agua de mar filtrada (</w:t>
      </w:r>
      <w:proofErr w:type="spellStart"/>
      <w:r w:rsidRPr="003D6AA9">
        <w:t>LeGresley</w:t>
      </w:r>
      <w:proofErr w:type="spellEnd"/>
      <w:r w:rsidRPr="003D6AA9">
        <w:t xml:space="preserve"> </w:t>
      </w:r>
      <w:r w:rsidR="005B3242">
        <w:t>&amp;</w:t>
      </w:r>
      <w:r w:rsidRPr="003D6AA9">
        <w:t xml:space="preserve"> McDermott, 2010). </w:t>
      </w:r>
    </w:p>
    <w:p w14:paraId="00989E96" w14:textId="207DE6F9" w:rsidR="00E578BC" w:rsidRPr="000912FA" w:rsidRDefault="00E578BC" w:rsidP="00ED6630">
      <w:pPr>
        <w:pStyle w:val="Prrafodelista"/>
        <w:numPr>
          <w:ilvl w:val="0"/>
          <w:numId w:val="6"/>
        </w:numPr>
      </w:pPr>
      <w:r w:rsidRPr="003D6AA9">
        <w:t xml:space="preserve">Contar el número de organismos presentes en toda la cámara a un </w:t>
      </w:r>
      <w:r w:rsidRPr="000912FA">
        <w:t>aumento</w:t>
      </w:r>
      <w:r w:rsidR="000912FA">
        <w:t xml:space="preserve"> mínimo de </w:t>
      </w:r>
      <w:r w:rsidR="000912FA" w:rsidRPr="00A5178C">
        <w:t>200X</w:t>
      </w:r>
      <w:r w:rsidR="000912FA">
        <w:t xml:space="preserve"> (</w:t>
      </w:r>
      <w:proofErr w:type="spellStart"/>
      <w:r w:rsidR="000912FA">
        <w:t>Moncheva</w:t>
      </w:r>
      <w:proofErr w:type="spellEnd"/>
      <w:r w:rsidR="000912FA">
        <w:t xml:space="preserve"> </w:t>
      </w:r>
      <w:r w:rsidR="005B3242">
        <w:t>&amp;</w:t>
      </w:r>
      <w:r w:rsidR="000912FA">
        <w:t xml:space="preserve"> </w:t>
      </w:r>
      <w:proofErr w:type="spellStart"/>
      <w:r w:rsidR="000912FA">
        <w:t>Parr</w:t>
      </w:r>
      <w:proofErr w:type="spellEnd"/>
      <w:r w:rsidR="000912FA">
        <w:t>, 2010)</w:t>
      </w:r>
      <w:r w:rsidRPr="000912FA">
        <w:t xml:space="preserve"> e identificar hasta el nivel taxonómico más bajo posible.</w:t>
      </w:r>
    </w:p>
    <w:p w14:paraId="7A089B88" w14:textId="1C74FBE0" w:rsidR="00E578BC" w:rsidRPr="003D6AA9" w:rsidRDefault="00E578BC" w:rsidP="00ED6630">
      <w:pPr>
        <w:pStyle w:val="Prrafodelista"/>
        <w:numPr>
          <w:ilvl w:val="0"/>
          <w:numId w:val="6"/>
        </w:numPr>
      </w:pPr>
      <w:r w:rsidRPr="003D6AA9">
        <w:t xml:space="preserve">Cuando lo requiera, realizar registro fotográfico con cámara fotográfica o empleando el microscopio invertido y el Software </w:t>
      </w:r>
      <w:r w:rsidR="00135046" w:rsidRPr="003D6AA9">
        <w:t xml:space="preserve">necesario (e. g. </w:t>
      </w:r>
      <w:proofErr w:type="spellStart"/>
      <w:r w:rsidRPr="003D6AA9">
        <w:t>CellSens</w:t>
      </w:r>
      <w:proofErr w:type="spellEnd"/>
      <w:r w:rsidR="00135046" w:rsidRPr="003D6AA9">
        <w:t>).</w:t>
      </w:r>
    </w:p>
    <w:p w14:paraId="3743B5B5" w14:textId="77777777" w:rsidR="00E578BC" w:rsidRPr="003D6AA9" w:rsidRDefault="00E578BC" w:rsidP="00ED6630">
      <w:pPr>
        <w:pStyle w:val="Prrafodelista"/>
        <w:numPr>
          <w:ilvl w:val="0"/>
          <w:numId w:val="6"/>
        </w:numPr>
      </w:pPr>
      <w:r w:rsidRPr="003D6AA9">
        <w:lastRenderedPageBreak/>
        <w:t>Lavar cuidadosamente la cámara al finalizar el conteo de cada alícuota para evitar contar nuevamente organismos que puedan quedar adheridos a la misma, así como la contaminación cruzada entre muestras.</w:t>
      </w:r>
    </w:p>
    <w:p w14:paraId="3B9EA52A" w14:textId="77777777" w:rsidR="00E578BC" w:rsidRPr="003D6AA9" w:rsidRDefault="00E578BC" w:rsidP="00ED6630">
      <w:pPr>
        <w:pStyle w:val="Prrafodelista"/>
        <w:numPr>
          <w:ilvl w:val="0"/>
          <w:numId w:val="6"/>
        </w:numPr>
      </w:pPr>
      <w:r w:rsidRPr="003D6AA9">
        <w:t xml:space="preserve">Se recomienda lavar en repetidas ocasiones la </w:t>
      </w:r>
      <w:r w:rsidRPr="002B2411">
        <w:t>pipeta</w:t>
      </w:r>
      <w:r w:rsidRPr="003D6AA9">
        <w:t xml:space="preserve"> al cambiar de muestra, de esta manera evitará la contaminación con organismos retenidos.</w:t>
      </w:r>
    </w:p>
    <w:p w14:paraId="417D6C3E" w14:textId="77777777" w:rsidR="00CD168E" w:rsidRPr="00F63B7A" w:rsidRDefault="00CD168E" w:rsidP="000D4A5B"/>
    <w:p w14:paraId="53901C51" w14:textId="149EBA23" w:rsidR="0009193F" w:rsidRPr="008A7131" w:rsidRDefault="00FA5185" w:rsidP="008A7131">
      <w:pPr>
        <w:pStyle w:val="Ttulo4"/>
      </w:pPr>
      <w:bookmarkStart w:id="5" w:name="_Ref57301412"/>
      <w:r w:rsidRPr="008A7131">
        <w:t xml:space="preserve">Análisis </w:t>
      </w:r>
      <w:r w:rsidR="00994C66" w:rsidRPr="008A7131">
        <w:t xml:space="preserve">por el </w:t>
      </w:r>
      <w:r w:rsidRPr="008A7131">
        <w:t xml:space="preserve">método de </w:t>
      </w:r>
      <w:proofErr w:type="spellStart"/>
      <w:r w:rsidRPr="008A7131">
        <w:t>Utermöhl</w:t>
      </w:r>
      <w:bookmarkEnd w:id="5"/>
      <w:proofErr w:type="spellEnd"/>
    </w:p>
    <w:p w14:paraId="697FE7F2" w14:textId="4957FD0D" w:rsidR="00FA5185" w:rsidRDefault="00FA5185" w:rsidP="000D4A5B">
      <w:pPr>
        <w:pStyle w:val="NormalWeb"/>
        <w:rPr>
          <w:rFonts w:ascii="Arial" w:hAnsi="Arial" w:cs="Arial"/>
          <w:lang w:val="es-CO"/>
        </w:rPr>
      </w:pPr>
      <w:r w:rsidRPr="008A7131">
        <w:rPr>
          <w:rFonts w:ascii="Arial" w:hAnsi="Arial" w:cs="Arial"/>
          <w:lang w:val="es-CO"/>
        </w:rPr>
        <w:t>Antes de iniciar el procesamiento, tanto las muestras como las cámaras de sedimentación deben mantenerse en reposo bajo las condiciones de laboratorio (</w:t>
      </w:r>
      <w:proofErr w:type="spellStart"/>
      <w:r w:rsidRPr="008A7131">
        <w:rPr>
          <w:rFonts w:ascii="Arial" w:hAnsi="Arial" w:cs="Arial"/>
          <w:lang w:val="es-CO"/>
        </w:rPr>
        <w:t>Moncheva</w:t>
      </w:r>
      <w:proofErr w:type="spellEnd"/>
      <w:r w:rsidRPr="008A7131">
        <w:rPr>
          <w:rFonts w:ascii="Arial" w:hAnsi="Arial" w:cs="Arial"/>
          <w:lang w:val="es-CO"/>
        </w:rPr>
        <w:t xml:space="preserve"> </w:t>
      </w:r>
      <w:r w:rsidR="005B3242" w:rsidRPr="008A7131">
        <w:rPr>
          <w:rFonts w:ascii="Arial" w:hAnsi="Arial" w:cs="Arial"/>
          <w:lang w:val="es-CO"/>
        </w:rPr>
        <w:t>&amp;</w:t>
      </w:r>
      <w:r w:rsidRPr="008A7131">
        <w:rPr>
          <w:rFonts w:ascii="Arial" w:hAnsi="Arial" w:cs="Arial"/>
          <w:lang w:val="es-CO"/>
        </w:rPr>
        <w:t xml:space="preserve"> </w:t>
      </w:r>
      <w:proofErr w:type="spellStart"/>
      <w:r w:rsidRPr="008A7131">
        <w:rPr>
          <w:rFonts w:ascii="Arial" w:hAnsi="Arial" w:cs="Arial"/>
          <w:lang w:val="es-CO"/>
        </w:rPr>
        <w:t>Parr</w:t>
      </w:r>
      <w:proofErr w:type="spellEnd"/>
      <w:r w:rsidRPr="008A7131">
        <w:rPr>
          <w:rFonts w:ascii="Arial" w:hAnsi="Arial" w:cs="Arial"/>
          <w:lang w:val="es-CO"/>
        </w:rPr>
        <w:t>, 2010) por un periodo ideal de 24 h y mínimo de 12 h (</w:t>
      </w:r>
      <w:proofErr w:type="spellStart"/>
      <w:r w:rsidRPr="008A7131">
        <w:rPr>
          <w:rFonts w:ascii="Arial" w:hAnsi="Arial" w:cs="Arial"/>
          <w:lang w:val="es-CO"/>
        </w:rPr>
        <w:t>Brierley</w:t>
      </w:r>
      <w:proofErr w:type="spellEnd"/>
      <w:r w:rsidRPr="008A7131">
        <w:rPr>
          <w:rFonts w:ascii="Arial" w:hAnsi="Arial" w:cs="Arial"/>
          <w:lang w:val="es-CO"/>
        </w:rPr>
        <w:t xml:space="preserve"> </w:t>
      </w:r>
      <w:r w:rsidRPr="008A7131">
        <w:rPr>
          <w:rFonts w:ascii="Arial" w:hAnsi="Arial" w:cs="Arial"/>
          <w:iCs/>
          <w:lang w:val="es-CO"/>
        </w:rPr>
        <w:t>et al.,</w:t>
      </w:r>
      <w:r w:rsidRPr="008A7131">
        <w:rPr>
          <w:rFonts w:ascii="Arial" w:hAnsi="Arial" w:cs="Arial"/>
          <w:lang w:val="es-CO"/>
        </w:rPr>
        <w:t xml:space="preserve"> 2007). Este periodo de aclimatación es importante para prevenir corrientes de convección y la formación de </w:t>
      </w:r>
      <w:r w:rsidRPr="002B2411">
        <w:rPr>
          <w:rFonts w:ascii="Arial" w:hAnsi="Arial" w:cs="Arial"/>
          <w:lang w:val="es-CO"/>
        </w:rPr>
        <w:t>burbujas de aire que pueden interferir con la sedimentación (</w:t>
      </w:r>
      <w:proofErr w:type="spellStart"/>
      <w:r w:rsidRPr="002B2411">
        <w:rPr>
          <w:rFonts w:ascii="Arial" w:hAnsi="Arial" w:cs="Arial"/>
          <w:lang w:val="es-CO"/>
        </w:rPr>
        <w:t>Edler</w:t>
      </w:r>
      <w:proofErr w:type="spellEnd"/>
      <w:r w:rsidRPr="002B2411">
        <w:rPr>
          <w:rFonts w:ascii="Arial" w:hAnsi="Arial" w:cs="Arial"/>
          <w:lang w:val="es-CO"/>
        </w:rPr>
        <w:t xml:space="preserve"> </w:t>
      </w:r>
      <w:r w:rsidR="005B3242" w:rsidRPr="002B2411">
        <w:rPr>
          <w:rFonts w:ascii="Arial" w:hAnsi="Arial" w:cs="Arial"/>
          <w:lang w:val="es-CO"/>
        </w:rPr>
        <w:t>&amp;</w:t>
      </w:r>
      <w:r w:rsidRPr="002B2411">
        <w:rPr>
          <w:rFonts w:ascii="Arial" w:hAnsi="Arial" w:cs="Arial"/>
          <w:lang w:val="es-CO"/>
        </w:rPr>
        <w:t xml:space="preserve"> </w:t>
      </w:r>
      <w:proofErr w:type="spellStart"/>
      <w:r w:rsidRPr="002B2411">
        <w:rPr>
          <w:rFonts w:ascii="Arial" w:hAnsi="Arial" w:cs="Arial"/>
          <w:lang w:val="es-CO"/>
        </w:rPr>
        <w:t>Elbrächter</w:t>
      </w:r>
      <w:proofErr w:type="spellEnd"/>
      <w:r w:rsidRPr="002B2411">
        <w:rPr>
          <w:rFonts w:ascii="Arial" w:hAnsi="Arial" w:cs="Arial"/>
          <w:lang w:val="es-CO"/>
        </w:rPr>
        <w:t>, 2010).</w:t>
      </w:r>
    </w:p>
    <w:p w14:paraId="4F93C871" w14:textId="2D9B8B9E" w:rsidR="002B2411" w:rsidRPr="002B2411" w:rsidRDefault="002B2411" w:rsidP="000D4A5B">
      <w:pPr>
        <w:pStyle w:val="NormalWeb"/>
        <w:rPr>
          <w:rFonts w:ascii="Arial" w:hAnsi="Arial" w:cs="Arial"/>
          <w:lang w:val="es-CO"/>
        </w:rPr>
      </w:pPr>
      <w:r w:rsidRPr="002B2411">
        <w:rPr>
          <w:rFonts w:ascii="Arial" w:hAnsi="Arial" w:cs="Arial"/>
          <w:lang w:val="es-CO"/>
        </w:rPr>
        <w:t xml:space="preserve">El volumen de las submuestras dependerá de la densidad de organismos. Para aguas oligotróficas pueden llegar a requerirse más de 100 </w:t>
      </w:r>
      <w:r w:rsidR="00BB5BB7">
        <w:rPr>
          <w:rFonts w:ascii="Arial" w:hAnsi="Arial" w:cs="Arial"/>
          <w:lang w:val="es-CO"/>
        </w:rPr>
        <w:t xml:space="preserve">ml </w:t>
      </w:r>
      <w:r w:rsidRPr="002B2411">
        <w:rPr>
          <w:rFonts w:ascii="Arial" w:hAnsi="Arial" w:cs="Arial"/>
          <w:lang w:val="es-CO"/>
        </w:rPr>
        <w:t xml:space="preserve">de muestra, mientras que, para aguas con elevadas concentraciones de organismos suelen realizarse diluciones. Se recomienda el uso de cilindros de 2.5 </w:t>
      </w:r>
      <w:r w:rsidR="00BB5BB7">
        <w:rPr>
          <w:rFonts w:ascii="Arial" w:hAnsi="Arial" w:cs="Arial"/>
          <w:lang w:val="es-CO"/>
        </w:rPr>
        <w:t xml:space="preserve">ml </w:t>
      </w:r>
      <w:r w:rsidRPr="002B2411">
        <w:rPr>
          <w:rFonts w:ascii="Arial" w:hAnsi="Arial" w:cs="Arial"/>
          <w:lang w:val="es-CO"/>
        </w:rPr>
        <w:t xml:space="preserve">para densidades altas y 10 </w:t>
      </w:r>
      <w:r w:rsidR="00BB5BB7">
        <w:rPr>
          <w:rFonts w:ascii="Arial" w:hAnsi="Arial" w:cs="Arial"/>
          <w:lang w:val="es-CO"/>
        </w:rPr>
        <w:t xml:space="preserve">ml </w:t>
      </w:r>
      <w:r w:rsidRPr="002B2411">
        <w:rPr>
          <w:rFonts w:ascii="Arial" w:hAnsi="Arial" w:cs="Arial"/>
          <w:lang w:val="es-CO"/>
        </w:rPr>
        <w:t>para densidades bajas (</w:t>
      </w:r>
      <w:proofErr w:type="spellStart"/>
      <w:r w:rsidRPr="002B2411">
        <w:rPr>
          <w:rFonts w:ascii="Arial" w:hAnsi="Arial" w:cs="Arial"/>
          <w:lang w:val="es-CO"/>
        </w:rPr>
        <w:t>Brierley</w:t>
      </w:r>
      <w:proofErr w:type="spellEnd"/>
      <w:r w:rsidRPr="002B2411">
        <w:rPr>
          <w:rFonts w:ascii="Arial" w:hAnsi="Arial" w:cs="Arial"/>
          <w:lang w:val="es-CO"/>
        </w:rPr>
        <w:t xml:space="preserve"> et al., 2007). Sin embargo, considerando que se trabaja con una comunidad de organismos poco frecuentes, se sugiere la concentración de submuestras de 50 </w:t>
      </w:r>
      <w:r w:rsidR="00BB5BB7">
        <w:rPr>
          <w:rFonts w:ascii="Arial" w:hAnsi="Arial" w:cs="Arial"/>
          <w:lang w:val="es-CO"/>
        </w:rPr>
        <w:t xml:space="preserve">ml </w:t>
      </w:r>
      <w:r w:rsidRPr="002B2411">
        <w:rPr>
          <w:rFonts w:ascii="Arial" w:hAnsi="Arial" w:cs="Arial"/>
          <w:lang w:val="es-CO"/>
        </w:rPr>
        <w:t>(</w:t>
      </w:r>
      <w:proofErr w:type="spellStart"/>
      <w:r w:rsidRPr="002B2411">
        <w:rPr>
          <w:rFonts w:ascii="Arial" w:hAnsi="Arial" w:cs="Arial"/>
          <w:lang w:val="es-CO"/>
        </w:rPr>
        <w:t>Hasle</w:t>
      </w:r>
      <w:proofErr w:type="spellEnd"/>
      <w:r w:rsidRPr="002B2411">
        <w:rPr>
          <w:rFonts w:ascii="Arial" w:hAnsi="Arial" w:cs="Arial"/>
          <w:lang w:val="es-CO"/>
        </w:rPr>
        <w:t xml:space="preserve">, 1978; </w:t>
      </w:r>
      <w:proofErr w:type="spellStart"/>
      <w:r w:rsidRPr="002B2411">
        <w:rPr>
          <w:rFonts w:ascii="Arial" w:hAnsi="Arial" w:cs="Arial"/>
          <w:lang w:val="es-CO"/>
        </w:rPr>
        <w:t>Moncheva</w:t>
      </w:r>
      <w:proofErr w:type="spellEnd"/>
      <w:r w:rsidRPr="002B2411">
        <w:rPr>
          <w:rFonts w:ascii="Arial" w:hAnsi="Arial" w:cs="Arial"/>
          <w:lang w:val="es-CO"/>
        </w:rPr>
        <w:t xml:space="preserve"> &amp; </w:t>
      </w:r>
      <w:proofErr w:type="spellStart"/>
      <w:r w:rsidRPr="002B2411">
        <w:rPr>
          <w:rFonts w:ascii="Arial" w:hAnsi="Arial" w:cs="Arial"/>
          <w:lang w:val="es-CO"/>
        </w:rPr>
        <w:t>Parr</w:t>
      </w:r>
      <w:proofErr w:type="spellEnd"/>
      <w:r w:rsidRPr="002B2411">
        <w:rPr>
          <w:rFonts w:ascii="Arial" w:hAnsi="Arial" w:cs="Arial"/>
          <w:lang w:val="es-CO"/>
        </w:rPr>
        <w:t>, 2010).</w:t>
      </w:r>
    </w:p>
    <w:p w14:paraId="134BCD6F" w14:textId="419AF0C6" w:rsidR="00632BBA" w:rsidRPr="00FE4CD5" w:rsidRDefault="00FA5185" w:rsidP="00FE4CD5">
      <w:pPr>
        <w:pStyle w:val="Ttulo5"/>
      </w:pPr>
      <w:bookmarkStart w:id="6" w:name="_Ref57298563"/>
      <w:r w:rsidRPr="00FE4CD5">
        <w:t>Concentración de las muestras</w:t>
      </w:r>
      <w:bookmarkEnd w:id="6"/>
    </w:p>
    <w:p w14:paraId="7013C4C0" w14:textId="416FFE60" w:rsidR="00FA5185" w:rsidRPr="003D6AA9" w:rsidRDefault="00FA5185" w:rsidP="000D4A5B">
      <w:pPr>
        <w:rPr>
          <w:lang w:val="es-ES"/>
        </w:rPr>
      </w:pPr>
    </w:p>
    <w:p w14:paraId="516F3FEC" w14:textId="14941434" w:rsidR="00675FA9" w:rsidRPr="003D6AA9" w:rsidRDefault="00675FA9" w:rsidP="00ED6630">
      <w:pPr>
        <w:pStyle w:val="Prrafodelista"/>
        <w:numPr>
          <w:ilvl w:val="0"/>
          <w:numId w:val="7"/>
        </w:numPr>
      </w:pPr>
      <w:r w:rsidRPr="003D6AA9">
        <w:t>Homogeneizar cada muestra de manera manual alternando movimientos verticales y circulares durante tres minutos (</w:t>
      </w:r>
      <w:proofErr w:type="spellStart"/>
      <w:r w:rsidRPr="003D6AA9">
        <w:t>Brierley</w:t>
      </w:r>
      <w:proofErr w:type="spellEnd"/>
      <w:r w:rsidRPr="003D6AA9">
        <w:t xml:space="preserve"> </w:t>
      </w:r>
      <w:r w:rsidRPr="00FE4CD5">
        <w:t>et al.,</w:t>
      </w:r>
      <w:r w:rsidRPr="003D6AA9">
        <w:t xml:space="preserve"> 2007; </w:t>
      </w:r>
      <w:proofErr w:type="spellStart"/>
      <w:r w:rsidRPr="003D6AA9">
        <w:t>Moncheva</w:t>
      </w:r>
      <w:proofErr w:type="spellEnd"/>
      <w:r w:rsidRPr="003D6AA9">
        <w:t xml:space="preserve"> </w:t>
      </w:r>
      <w:r w:rsidR="00947352">
        <w:t>&amp;</w:t>
      </w:r>
      <w:r w:rsidRPr="003D6AA9">
        <w:t xml:space="preserve"> </w:t>
      </w:r>
      <w:proofErr w:type="spellStart"/>
      <w:r w:rsidRPr="003D6AA9">
        <w:t>Parr</w:t>
      </w:r>
      <w:proofErr w:type="spellEnd"/>
      <w:r w:rsidRPr="003D6AA9">
        <w:t>, 2010), realizando mínimo 50 movimientos (</w:t>
      </w:r>
      <w:proofErr w:type="spellStart"/>
      <w:r w:rsidRPr="003D6AA9">
        <w:t>Edler</w:t>
      </w:r>
      <w:proofErr w:type="spellEnd"/>
      <w:r w:rsidRPr="003D6AA9">
        <w:t xml:space="preserve"> </w:t>
      </w:r>
      <w:r w:rsidR="00947352">
        <w:t>&amp;</w:t>
      </w:r>
      <w:r w:rsidRPr="003D6AA9">
        <w:t xml:space="preserve"> </w:t>
      </w:r>
      <w:proofErr w:type="spellStart"/>
      <w:r w:rsidRPr="003D6AA9">
        <w:t>Elbrächter</w:t>
      </w:r>
      <w:proofErr w:type="spellEnd"/>
      <w:r w:rsidRPr="003D6AA9">
        <w:t>, 2010). No agitar vigorosamente. </w:t>
      </w:r>
    </w:p>
    <w:p w14:paraId="33F4182D" w14:textId="77777777" w:rsidR="00675FA9" w:rsidRPr="003D6AA9" w:rsidRDefault="00675FA9" w:rsidP="00ED6630">
      <w:pPr>
        <w:pStyle w:val="Prrafodelista"/>
        <w:numPr>
          <w:ilvl w:val="0"/>
          <w:numId w:val="7"/>
        </w:numPr>
      </w:pPr>
      <w:r w:rsidRPr="003D6AA9">
        <w:t>Ubicar la cámara de sedimentación sobre una superficie totalmente plana.</w:t>
      </w:r>
    </w:p>
    <w:p w14:paraId="36504F37" w14:textId="63C9BC00" w:rsidR="00675FA9" w:rsidRPr="003D6AA9" w:rsidRDefault="00675FA9" w:rsidP="00ED6630">
      <w:pPr>
        <w:pStyle w:val="Prrafodelista"/>
        <w:numPr>
          <w:ilvl w:val="0"/>
          <w:numId w:val="7"/>
        </w:numPr>
      </w:pPr>
      <w:r w:rsidRPr="003D6AA9">
        <w:t>Servir con un solo movimiento la cantidad de muestra adecuada para el cilindro que será empleado (</w:t>
      </w:r>
      <w:proofErr w:type="spellStart"/>
      <w:r w:rsidRPr="003D6AA9">
        <w:t>Edler</w:t>
      </w:r>
      <w:proofErr w:type="spellEnd"/>
      <w:r w:rsidRPr="003D6AA9">
        <w:t xml:space="preserve"> </w:t>
      </w:r>
      <w:r w:rsidR="00947352">
        <w:t>&amp;</w:t>
      </w:r>
      <w:r w:rsidRPr="003D6AA9">
        <w:t xml:space="preserve"> </w:t>
      </w:r>
      <w:proofErr w:type="spellStart"/>
      <w:r w:rsidRPr="003D6AA9">
        <w:t>Elbrächter</w:t>
      </w:r>
      <w:proofErr w:type="spellEnd"/>
      <w:r w:rsidRPr="003D6AA9">
        <w:t>, 2010). </w:t>
      </w:r>
    </w:p>
    <w:p w14:paraId="41FBB4CA" w14:textId="6521908F" w:rsidR="00675FA9" w:rsidRPr="003D6AA9" w:rsidRDefault="00675FA9" w:rsidP="00ED6630">
      <w:pPr>
        <w:pStyle w:val="Prrafodelista"/>
        <w:numPr>
          <w:ilvl w:val="0"/>
          <w:numId w:val="7"/>
        </w:numPr>
      </w:pPr>
      <w:r w:rsidRPr="003D6AA9">
        <w:t>Cubrir la cámara con la placa cubreobjetos gruesa, evitando que se formen burbujas en el interior. De ser necesario engrasar la placa que cubrirá la cámara con un poco de vaselina para mantener el sello hermético (</w:t>
      </w:r>
      <w:proofErr w:type="spellStart"/>
      <w:r w:rsidRPr="003D6AA9">
        <w:t>Edler</w:t>
      </w:r>
      <w:proofErr w:type="spellEnd"/>
      <w:r w:rsidRPr="003D6AA9">
        <w:t xml:space="preserve"> </w:t>
      </w:r>
      <w:r w:rsidR="00947352">
        <w:t>&amp;</w:t>
      </w:r>
      <w:r w:rsidRPr="003D6AA9">
        <w:t xml:space="preserve"> </w:t>
      </w:r>
      <w:proofErr w:type="spellStart"/>
      <w:r w:rsidRPr="003D6AA9">
        <w:t>Elbrächter</w:t>
      </w:r>
      <w:proofErr w:type="spellEnd"/>
      <w:r w:rsidRPr="003D6AA9">
        <w:t>, 2010).</w:t>
      </w:r>
    </w:p>
    <w:p w14:paraId="705391FB" w14:textId="2EB5B0D2" w:rsidR="00675FA9" w:rsidRPr="003D6AA9" w:rsidRDefault="00675FA9" w:rsidP="00ED6630">
      <w:pPr>
        <w:pStyle w:val="Prrafodelista"/>
        <w:numPr>
          <w:ilvl w:val="0"/>
          <w:numId w:val="7"/>
        </w:numPr>
      </w:pPr>
      <w:r w:rsidRPr="003D6AA9">
        <w:t>Cubrir el montaje de las cámaras de sedimentación con una caja plástica (</w:t>
      </w:r>
      <w:proofErr w:type="spellStart"/>
      <w:r w:rsidRPr="003D6AA9">
        <w:t>Edler</w:t>
      </w:r>
      <w:proofErr w:type="spellEnd"/>
      <w:r w:rsidRPr="003D6AA9">
        <w:t xml:space="preserve"> </w:t>
      </w:r>
      <w:r w:rsidR="00947352">
        <w:t>&amp;</w:t>
      </w:r>
      <w:r w:rsidRPr="003D6AA9">
        <w:t xml:space="preserve"> </w:t>
      </w:r>
      <w:proofErr w:type="spellStart"/>
      <w:r w:rsidRPr="003D6AA9">
        <w:t>Elbrächter</w:t>
      </w:r>
      <w:proofErr w:type="spellEnd"/>
      <w:r w:rsidRPr="003D6AA9">
        <w:t>, 2010).</w:t>
      </w:r>
    </w:p>
    <w:p w14:paraId="7A69E439" w14:textId="41CB4630" w:rsidR="00675FA9" w:rsidRPr="003D6AA9" w:rsidRDefault="00675FA9" w:rsidP="00ED6630">
      <w:pPr>
        <w:pStyle w:val="Prrafodelista"/>
        <w:numPr>
          <w:ilvl w:val="0"/>
          <w:numId w:val="7"/>
        </w:numPr>
      </w:pPr>
      <w:r w:rsidRPr="003D6AA9">
        <w:t xml:space="preserve">Mantener las cámaras en proceso de sedimentación, bajo condiciones oscuras y en </w:t>
      </w:r>
      <w:r w:rsidRPr="00180B0C">
        <w:t>completa quietud durante el tiempo de sedimentación indicado para cada caso en la</w:t>
      </w:r>
      <w:r w:rsidR="00180B0C" w:rsidRPr="00180B0C">
        <w:t xml:space="preserve"> </w:t>
      </w:r>
      <w:r w:rsidR="00180B0C" w:rsidRPr="00180B0C">
        <w:fldChar w:fldCharType="begin"/>
      </w:r>
      <w:r w:rsidR="00180B0C" w:rsidRPr="00180B0C">
        <w:instrText xml:space="preserve"> REF _Ref57296539 \h  \* MERGEFORMAT </w:instrText>
      </w:r>
      <w:r w:rsidR="00180B0C" w:rsidRPr="00180B0C">
        <w:fldChar w:fldCharType="separate"/>
      </w:r>
      <w:r w:rsidR="00180B0C" w:rsidRPr="00180B0C">
        <w:t xml:space="preserve">Tabla </w:t>
      </w:r>
      <w:r w:rsidR="00180B0C" w:rsidRPr="00180B0C">
        <w:rPr>
          <w:noProof/>
        </w:rPr>
        <w:t>1</w:t>
      </w:r>
      <w:r w:rsidR="00180B0C" w:rsidRPr="00180B0C">
        <w:fldChar w:fldCharType="end"/>
      </w:r>
      <w:r w:rsidRPr="00180B0C">
        <w:t>.</w:t>
      </w:r>
    </w:p>
    <w:p w14:paraId="4B65468F" w14:textId="77777777" w:rsidR="00675FA9" w:rsidRPr="003D6AA9" w:rsidRDefault="00675FA9" w:rsidP="00ED6630">
      <w:pPr>
        <w:pStyle w:val="Prrafodelista"/>
        <w:numPr>
          <w:ilvl w:val="0"/>
          <w:numId w:val="7"/>
        </w:numPr>
      </w:pPr>
      <w:r w:rsidRPr="003D6AA9">
        <w:t>Una vez el periodo de sedimentación ha culminado, deslizar una placa cubreobjetos a la altura de la base del cilindro de sedimentación hasta desplazarlo completamente, evitando la introducción de burbujas (Figura 2).</w:t>
      </w:r>
    </w:p>
    <w:p w14:paraId="1D6AE3E3" w14:textId="77777777" w:rsidR="00074AA9" w:rsidRDefault="00675FA9" w:rsidP="00074AA9">
      <w:pPr>
        <w:keepNext/>
        <w:jc w:val="center"/>
      </w:pPr>
      <w:r w:rsidRPr="003D6AA9">
        <w:rPr>
          <w:noProof/>
          <w:bdr w:val="none" w:sz="0" w:space="0" w:color="auto" w:frame="1"/>
          <w:lang w:eastAsia="es-CO"/>
        </w:rPr>
        <w:lastRenderedPageBreak/>
        <w:drawing>
          <wp:inline distT="0" distB="0" distL="0" distR="0" wp14:anchorId="24A21E1C" wp14:editId="281559DE">
            <wp:extent cx="3308350" cy="19621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16633" t="23183" r="58419" b="50321"/>
                    <a:stretch/>
                  </pic:blipFill>
                  <pic:spPr bwMode="auto">
                    <a:xfrm>
                      <a:off x="0" y="0"/>
                      <a:ext cx="3313924" cy="1965456"/>
                    </a:xfrm>
                    <a:prstGeom prst="rect">
                      <a:avLst/>
                    </a:prstGeom>
                    <a:noFill/>
                    <a:ln>
                      <a:noFill/>
                    </a:ln>
                    <a:extLst>
                      <a:ext uri="{53640926-AAD7-44D8-BBD7-CCE9431645EC}">
                        <a14:shadowObscured xmlns:a14="http://schemas.microsoft.com/office/drawing/2010/main"/>
                      </a:ext>
                    </a:extLst>
                  </pic:spPr>
                </pic:pic>
              </a:graphicData>
            </a:graphic>
          </wp:inline>
        </w:drawing>
      </w:r>
    </w:p>
    <w:p w14:paraId="3CF66817" w14:textId="49A4EB9B" w:rsidR="00675FA9" w:rsidRPr="00074AA9" w:rsidRDefault="00074AA9" w:rsidP="00074AA9">
      <w:pPr>
        <w:pStyle w:val="Descripcin"/>
        <w:rPr>
          <w:sz w:val="18"/>
          <w:lang w:val="en-US"/>
        </w:rPr>
      </w:pPr>
      <w:r w:rsidRPr="00074AA9">
        <w:rPr>
          <w:sz w:val="18"/>
        </w:rPr>
        <w:t xml:space="preserve">Figura </w:t>
      </w:r>
      <w:r w:rsidRPr="00074AA9">
        <w:rPr>
          <w:sz w:val="18"/>
        </w:rPr>
        <w:fldChar w:fldCharType="begin"/>
      </w:r>
      <w:r w:rsidRPr="00074AA9">
        <w:rPr>
          <w:sz w:val="18"/>
        </w:rPr>
        <w:instrText xml:space="preserve"> SEQ Figura \* ARABIC </w:instrText>
      </w:r>
      <w:r w:rsidRPr="00074AA9">
        <w:rPr>
          <w:sz w:val="18"/>
        </w:rPr>
        <w:fldChar w:fldCharType="separate"/>
      </w:r>
      <w:r w:rsidR="00AC42C8">
        <w:rPr>
          <w:noProof/>
          <w:sz w:val="18"/>
        </w:rPr>
        <w:t>2</w:t>
      </w:r>
      <w:r w:rsidRPr="00074AA9">
        <w:rPr>
          <w:sz w:val="18"/>
        </w:rPr>
        <w:fldChar w:fldCharType="end"/>
      </w:r>
      <w:r w:rsidRPr="00074AA9">
        <w:rPr>
          <w:sz w:val="18"/>
        </w:rPr>
        <w:t xml:space="preserve">. </w:t>
      </w:r>
      <w:r w:rsidRPr="00074AA9">
        <w:rPr>
          <w:b w:val="0"/>
          <w:sz w:val="18"/>
        </w:rPr>
        <w:t xml:space="preserve">Operación de reemplazo del cilindro de sedimentación por el cubreobjetos. </w:t>
      </w:r>
      <w:proofErr w:type="spellStart"/>
      <w:r w:rsidRPr="00074AA9">
        <w:rPr>
          <w:b w:val="0"/>
          <w:sz w:val="18"/>
          <w:lang w:val="en-US"/>
        </w:rPr>
        <w:t>Tomado</w:t>
      </w:r>
      <w:proofErr w:type="spellEnd"/>
      <w:r w:rsidRPr="00074AA9">
        <w:rPr>
          <w:b w:val="0"/>
          <w:sz w:val="18"/>
          <w:lang w:val="en-US"/>
        </w:rPr>
        <w:t xml:space="preserve"> de </w:t>
      </w:r>
      <w:proofErr w:type="spellStart"/>
      <w:r w:rsidRPr="00074AA9">
        <w:rPr>
          <w:b w:val="0"/>
          <w:sz w:val="18"/>
          <w:lang w:val="en-US"/>
        </w:rPr>
        <w:t>Edler</w:t>
      </w:r>
      <w:proofErr w:type="spellEnd"/>
      <w:r w:rsidRPr="00074AA9">
        <w:rPr>
          <w:b w:val="0"/>
          <w:sz w:val="18"/>
          <w:lang w:val="en-US"/>
        </w:rPr>
        <w:t xml:space="preserve"> y </w:t>
      </w:r>
      <w:proofErr w:type="spellStart"/>
      <w:r w:rsidRPr="00074AA9">
        <w:rPr>
          <w:b w:val="0"/>
          <w:sz w:val="18"/>
          <w:lang w:val="en-US"/>
        </w:rPr>
        <w:t>Elbrächter</w:t>
      </w:r>
      <w:proofErr w:type="spellEnd"/>
      <w:r w:rsidRPr="00074AA9">
        <w:rPr>
          <w:b w:val="0"/>
          <w:sz w:val="18"/>
          <w:lang w:val="en-US"/>
        </w:rPr>
        <w:t>, 2010.</w:t>
      </w:r>
    </w:p>
    <w:p w14:paraId="5DBBF240" w14:textId="7A790C79" w:rsidR="00632BBA" w:rsidRPr="004C326C" w:rsidRDefault="00734D94" w:rsidP="000D4A5B">
      <w:pPr>
        <w:pStyle w:val="Ttulo5"/>
      </w:pPr>
      <w:r w:rsidRPr="004C326C">
        <w:t xml:space="preserve">Recuento en cámara </w:t>
      </w:r>
      <w:proofErr w:type="spellStart"/>
      <w:r w:rsidRPr="004C326C">
        <w:rPr>
          <w:color w:val="000000"/>
        </w:rPr>
        <w:t>Utermöhl</w:t>
      </w:r>
      <w:proofErr w:type="spellEnd"/>
    </w:p>
    <w:p w14:paraId="599B738E" w14:textId="77777777" w:rsidR="004C326C" w:rsidRPr="004C326C" w:rsidRDefault="004C326C" w:rsidP="000D4A5B"/>
    <w:p w14:paraId="34512839" w14:textId="1DEB9DEF" w:rsidR="00734D94" w:rsidRPr="004C326C" w:rsidRDefault="00734D94" w:rsidP="000D4A5B">
      <w:r w:rsidRPr="004C326C">
        <w:t xml:space="preserve">El proceso de recuento se realiza a partir de la cámara sellada según lo señalado en el numeral </w:t>
      </w:r>
      <w:r w:rsidR="004C326C">
        <w:fldChar w:fldCharType="begin"/>
      </w:r>
      <w:r w:rsidR="004C326C">
        <w:instrText xml:space="preserve"> REF _Ref57298563 \r \h </w:instrText>
      </w:r>
      <w:r w:rsidR="004C326C">
        <w:fldChar w:fldCharType="separate"/>
      </w:r>
      <w:r w:rsidR="008C3072">
        <w:t>6.1.1.2.1</w:t>
      </w:r>
      <w:r w:rsidR="004C326C">
        <w:fldChar w:fldCharType="end"/>
      </w:r>
      <w:r w:rsidRPr="004C326C">
        <w:t>.</w:t>
      </w:r>
    </w:p>
    <w:p w14:paraId="7FA4890D" w14:textId="77777777" w:rsidR="004C326C" w:rsidRPr="001E1335" w:rsidRDefault="004C326C" w:rsidP="000D4A5B"/>
    <w:p w14:paraId="75A36128" w14:textId="77777777" w:rsidR="00734D94" w:rsidRPr="004C326C" w:rsidRDefault="00734D94" w:rsidP="00ED6630">
      <w:pPr>
        <w:pStyle w:val="Prrafodelista"/>
        <w:numPr>
          <w:ilvl w:val="0"/>
          <w:numId w:val="8"/>
        </w:numPr>
      </w:pPr>
      <w:r w:rsidRPr="004C326C">
        <w:t xml:space="preserve">Trasladar la cámara cuidadosamente hacia el microscopio invertido y ubicarla en el </w:t>
      </w:r>
      <w:proofErr w:type="spellStart"/>
      <w:r w:rsidRPr="004C326C">
        <w:t>portaplaca</w:t>
      </w:r>
      <w:proofErr w:type="spellEnd"/>
      <w:r w:rsidRPr="004C326C">
        <w:t>.</w:t>
      </w:r>
    </w:p>
    <w:p w14:paraId="17D33691" w14:textId="77777777" w:rsidR="00734D94" w:rsidRPr="004C326C" w:rsidRDefault="00734D94" w:rsidP="00ED6630">
      <w:pPr>
        <w:pStyle w:val="Prrafodelista"/>
        <w:numPr>
          <w:ilvl w:val="0"/>
          <w:numId w:val="8"/>
        </w:numPr>
      </w:pPr>
      <w:r w:rsidRPr="004C326C">
        <w:t xml:space="preserve">Asegurar el </w:t>
      </w:r>
      <w:proofErr w:type="spellStart"/>
      <w:r w:rsidRPr="004C326C">
        <w:t>portaplaca</w:t>
      </w:r>
      <w:proofErr w:type="spellEnd"/>
      <w:r w:rsidRPr="004C326C">
        <w:t>.</w:t>
      </w:r>
    </w:p>
    <w:p w14:paraId="1CE1160B" w14:textId="2A5F86A8" w:rsidR="00734D94" w:rsidRPr="004C326C" w:rsidRDefault="00734D94" w:rsidP="00ED6630">
      <w:pPr>
        <w:pStyle w:val="Prrafodelista"/>
        <w:numPr>
          <w:ilvl w:val="0"/>
          <w:numId w:val="8"/>
        </w:numPr>
      </w:pPr>
      <w:r w:rsidRPr="004C326C">
        <w:t>Revisar la cámara a baja magnificación (10X) para verificar la concentración de organismos. Si la distribución de los organismos sobre el fondo de la placa no es equitativa, la muestra deberá descartarse e iniciar nuevamente el proceso de concentración (</w:t>
      </w:r>
      <w:proofErr w:type="spellStart"/>
      <w:r w:rsidRPr="004C326C">
        <w:t>Edler</w:t>
      </w:r>
      <w:proofErr w:type="spellEnd"/>
      <w:r w:rsidRPr="004C326C">
        <w:t xml:space="preserve"> </w:t>
      </w:r>
      <w:r w:rsidR="00947352" w:rsidRPr="004C326C">
        <w:t>&amp;</w:t>
      </w:r>
      <w:r w:rsidRPr="004C326C">
        <w:t xml:space="preserve"> </w:t>
      </w:r>
      <w:proofErr w:type="spellStart"/>
      <w:r w:rsidRPr="004C326C">
        <w:t>Elbrächter</w:t>
      </w:r>
      <w:proofErr w:type="spellEnd"/>
      <w:r w:rsidRPr="004C326C">
        <w:t>, 2010).</w:t>
      </w:r>
    </w:p>
    <w:p w14:paraId="021774C6" w14:textId="64431D18" w:rsidR="00734D94" w:rsidRPr="004F36E0" w:rsidRDefault="00734D94" w:rsidP="00ED6630">
      <w:pPr>
        <w:pStyle w:val="Prrafodelista"/>
        <w:numPr>
          <w:ilvl w:val="0"/>
          <w:numId w:val="8"/>
        </w:numPr>
      </w:pPr>
      <w:r w:rsidRPr="004F36E0">
        <w:t>Contar el número de organismos presentes en toda la cámara (</w:t>
      </w:r>
      <w:r w:rsidR="004F36E0" w:rsidRPr="004F36E0">
        <w:fldChar w:fldCharType="begin"/>
      </w:r>
      <w:r w:rsidR="004F36E0" w:rsidRPr="004F36E0">
        <w:instrText xml:space="preserve"> REF _Ref57299583 \h  \* MERGEFORMAT </w:instrText>
      </w:r>
      <w:r w:rsidR="004F36E0" w:rsidRPr="004F36E0">
        <w:fldChar w:fldCharType="separate"/>
      </w:r>
      <w:r w:rsidR="008C3072" w:rsidRPr="008C3072">
        <w:rPr>
          <w:b/>
        </w:rPr>
        <w:t xml:space="preserve">Figura </w:t>
      </w:r>
      <w:r w:rsidR="008C3072" w:rsidRPr="008C3072">
        <w:rPr>
          <w:b/>
          <w:noProof/>
        </w:rPr>
        <w:t>3</w:t>
      </w:r>
      <w:r w:rsidR="004F36E0" w:rsidRPr="004F36E0">
        <w:fldChar w:fldCharType="end"/>
      </w:r>
      <w:r w:rsidRPr="004F36E0">
        <w:t>) a un aumento mínimo de</w:t>
      </w:r>
      <w:r w:rsidR="00501248" w:rsidRPr="004F36E0">
        <w:t xml:space="preserve"> 200X (</w:t>
      </w:r>
      <w:proofErr w:type="spellStart"/>
      <w:r w:rsidR="00501248" w:rsidRPr="004F36E0">
        <w:t>Moncheva</w:t>
      </w:r>
      <w:proofErr w:type="spellEnd"/>
      <w:r w:rsidR="00501248" w:rsidRPr="004F36E0">
        <w:t xml:space="preserve"> </w:t>
      </w:r>
      <w:r w:rsidR="00947352" w:rsidRPr="004F36E0">
        <w:t>&amp;</w:t>
      </w:r>
      <w:r w:rsidR="00501248" w:rsidRPr="004F36E0">
        <w:t xml:space="preserve"> </w:t>
      </w:r>
      <w:proofErr w:type="spellStart"/>
      <w:r w:rsidR="00501248" w:rsidRPr="004F36E0">
        <w:t>Parr</w:t>
      </w:r>
      <w:proofErr w:type="spellEnd"/>
      <w:r w:rsidR="00501248" w:rsidRPr="004F36E0">
        <w:t xml:space="preserve">, 2010) </w:t>
      </w:r>
      <w:r w:rsidRPr="004F36E0">
        <w:t>e identificar hasta el nivel taxonómico más bajo posible.</w:t>
      </w:r>
    </w:p>
    <w:p w14:paraId="58E77C10" w14:textId="661C883A" w:rsidR="00734D94" w:rsidRPr="004C326C" w:rsidRDefault="00734D94" w:rsidP="00ED6630">
      <w:pPr>
        <w:pStyle w:val="Prrafodelista"/>
        <w:numPr>
          <w:ilvl w:val="0"/>
          <w:numId w:val="8"/>
        </w:numPr>
      </w:pPr>
      <w:r w:rsidRPr="004C326C">
        <w:t>Cuando lo requiera, realizar registro fotográfico con cámara fotográfica o empleando el microscopio invertido y el Software necesario (</w:t>
      </w:r>
      <w:proofErr w:type="spellStart"/>
      <w:r w:rsidRPr="004C326C">
        <w:t>e.g</w:t>
      </w:r>
      <w:proofErr w:type="spellEnd"/>
      <w:r w:rsidRPr="004C326C">
        <w:t xml:space="preserve">. </w:t>
      </w:r>
      <w:proofErr w:type="spellStart"/>
      <w:r w:rsidRPr="004C326C">
        <w:t>CellSens</w:t>
      </w:r>
      <w:proofErr w:type="spellEnd"/>
      <w:r w:rsidRPr="004C326C">
        <w:t>) a un aumento mínimo de 40X.</w:t>
      </w:r>
    </w:p>
    <w:p w14:paraId="438F4B21" w14:textId="77777777" w:rsidR="00734D94" w:rsidRPr="004C326C" w:rsidRDefault="00734D94" w:rsidP="00ED6630">
      <w:pPr>
        <w:pStyle w:val="Prrafodelista"/>
        <w:numPr>
          <w:ilvl w:val="0"/>
          <w:numId w:val="8"/>
        </w:numPr>
      </w:pPr>
      <w:r w:rsidRPr="004C326C">
        <w:t>Lavar cuidadosamente la cámara al finalizar el conteo de cada alícuota para evitar contar nuevamente organismos que puedan quedar adheridos a la misma.</w:t>
      </w:r>
    </w:p>
    <w:p w14:paraId="3A25AE57" w14:textId="77777777" w:rsidR="004C326C" w:rsidRPr="004C326C" w:rsidRDefault="004C326C" w:rsidP="000D4A5B"/>
    <w:p w14:paraId="00DD5705" w14:textId="2AE42B2A" w:rsidR="00734D94" w:rsidRPr="00731DE9" w:rsidRDefault="00734D94" w:rsidP="000D4A5B">
      <w:pPr>
        <w:pStyle w:val="NormalWeb"/>
        <w:rPr>
          <w:lang w:val="es-CO"/>
        </w:rPr>
      </w:pPr>
      <w:r w:rsidRPr="003D6AA9">
        <w:rPr>
          <w:noProof/>
          <w:bdr w:val="none" w:sz="0" w:space="0" w:color="auto" w:frame="1"/>
          <w:lang w:val="es-CO" w:eastAsia="es-CO"/>
        </w:rPr>
        <w:lastRenderedPageBreak/>
        <w:drawing>
          <wp:anchor distT="0" distB="0" distL="114300" distR="114300" simplePos="0" relativeHeight="251661312" behindDoc="0" locked="0" layoutInCell="1" allowOverlap="1" wp14:anchorId="36DD42E9" wp14:editId="20E52BE2">
            <wp:simplePos x="0" y="0"/>
            <wp:positionH relativeFrom="margin">
              <wp:posOffset>1367790</wp:posOffset>
            </wp:positionH>
            <wp:positionV relativeFrom="paragraph">
              <wp:posOffset>8255</wp:posOffset>
            </wp:positionV>
            <wp:extent cx="2618740" cy="2305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874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2E6627" w14:textId="60F35B04" w:rsidR="00734D94" w:rsidRPr="00731DE9" w:rsidRDefault="00734D94" w:rsidP="000D4A5B">
      <w:pPr>
        <w:pStyle w:val="NormalWeb"/>
        <w:rPr>
          <w:lang w:val="es-CO"/>
        </w:rPr>
      </w:pPr>
    </w:p>
    <w:p w14:paraId="3F24633E" w14:textId="77777777" w:rsidR="00734D94" w:rsidRPr="00731DE9" w:rsidRDefault="00734D94" w:rsidP="000D4A5B">
      <w:pPr>
        <w:pStyle w:val="NormalWeb"/>
        <w:rPr>
          <w:lang w:val="es-CO"/>
        </w:rPr>
      </w:pPr>
    </w:p>
    <w:p w14:paraId="08FE5245" w14:textId="77777777" w:rsidR="00734D94" w:rsidRPr="00731DE9" w:rsidRDefault="00734D94" w:rsidP="000D4A5B">
      <w:pPr>
        <w:pStyle w:val="NormalWeb"/>
        <w:rPr>
          <w:lang w:val="es-CO"/>
        </w:rPr>
      </w:pPr>
    </w:p>
    <w:p w14:paraId="61090993" w14:textId="7A94057C" w:rsidR="00734D94" w:rsidRPr="00731DE9" w:rsidRDefault="00734D94" w:rsidP="000D4A5B">
      <w:pPr>
        <w:pStyle w:val="NormalWeb"/>
        <w:rPr>
          <w:lang w:val="es-CO"/>
        </w:rPr>
      </w:pPr>
    </w:p>
    <w:p w14:paraId="30DCC7ED" w14:textId="6CDEF152" w:rsidR="00734D94" w:rsidRPr="004C326C" w:rsidRDefault="00734D94" w:rsidP="004C326C">
      <w:pPr>
        <w:pStyle w:val="Descripcin"/>
        <w:rPr>
          <w:sz w:val="18"/>
        </w:rPr>
      </w:pPr>
    </w:p>
    <w:p w14:paraId="54CB77D7" w14:textId="3FDCD4AB" w:rsidR="00734D94" w:rsidRPr="004C326C" w:rsidRDefault="004C326C" w:rsidP="004C326C">
      <w:pPr>
        <w:pStyle w:val="Descripcin"/>
        <w:rPr>
          <w:sz w:val="18"/>
        </w:rPr>
      </w:pPr>
      <w:r w:rsidRPr="004C326C">
        <w:rPr>
          <w:noProof/>
          <w:sz w:val="18"/>
          <w:lang w:eastAsia="es-CO"/>
        </w:rPr>
        <mc:AlternateContent>
          <mc:Choice Requires="wps">
            <w:drawing>
              <wp:anchor distT="0" distB="0" distL="114300" distR="114300" simplePos="0" relativeHeight="252294144" behindDoc="0" locked="0" layoutInCell="1" allowOverlap="1" wp14:anchorId="50663497" wp14:editId="38C53206">
                <wp:simplePos x="0" y="0"/>
                <wp:positionH relativeFrom="column">
                  <wp:posOffset>24765</wp:posOffset>
                </wp:positionH>
                <wp:positionV relativeFrom="paragraph">
                  <wp:posOffset>240030</wp:posOffset>
                </wp:positionV>
                <wp:extent cx="5556250" cy="323850"/>
                <wp:effectExtent l="0" t="0" r="6350" b="0"/>
                <wp:wrapSquare wrapText="bothSides"/>
                <wp:docPr id="488" name="Cuadro de texto 488"/>
                <wp:cNvGraphicFramePr/>
                <a:graphic xmlns:a="http://schemas.openxmlformats.org/drawingml/2006/main">
                  <a:graphicData uri="http://schemas.microsoft.com/office/word/2010/wordprocessingShape">
                    <wps:wsp>
                      <wps:cNvSpPr txBox="1"/>
                      <wps:spPr>
                        <a:xfrm>
                          <a:off x="0" y="0"/>
                          <a:ext cx="5556250" cy="323850"/>
                        </a:xfrm>
                        <a:prstGeom prst="rect">
                          <a:avLst/>
                        </a:prstGeom>
                        <a:solidFill>
                          <a:prstClr val="white"/>
                        </a:solidFill>
                        <a:ln>
                          <a:noFill/>
                        </a:ln>
                      </wps:spPr>
                      <wps:txbx>
                        <w:txbxContent>
                          <w:p w14:paraId="6B1D758B" w14:textId="5DAB9CBE" w:rsidR="00623673" w:rsidRPr="004C326C" w:rsidRDefault="00623673" w:rsidP="004C326C">
                            <w:pPr>
                              <w:pStyle w:val="NormalWeb"/>
                              <w:jc w:val="center"/>
                              <w:rPr>
                                <w:rFonts w:ascii="Arial" w:hAnsi="Arial" w:cs="Arial"/>
                                <w:b/>
                                <w:bCs/>
                                <w:sz w:val="18"/>
                                <w:szCs w:val="18"/>
                              </w:rPr>
                            </w:pPr>
                            <w:bookmarkStart w:id="7" w:name="_Ref57299583"/>
                            <w:r w:rsidRPr="001E1335">
                              <w:rPr>
                                <w:rFonts w:ascii="Arial" w:hAnsi="Arial" w:cs="Arial"/>
                                <w:b/>
                                <w:sz w:val="18"/>
                                <w:szCs w:val="18"/>
                                <w:lang w:val="es-CO"/>
                              </w:rPr>
                              <w:t xml:space="preserve">Figura </w:t>
                            </w:r>
                            <w:r w:rsidRPr="004C326C">
                              <w:rPr>
                                <w:rFonts w:ascii="Arial" w:hAnsi="Arial" w:cs="Arial"/>
                                <w:b/>
                                <w:sz w:val="18"/>
                                <w:szCs w:val="18"/>
                              </w:rPr>
                              <w:fldChar w:fldCharType="begin"/>
                            </w:r>
                            <w:r w:rsidRPr="001E1335">
                              <w:rPr>
                                <w:rFonts w:ascii="Arial" w:hAnsi="Arial" w:cs="Arial"/>
                                <w:b/>
                                <w:sz w:val="18"/>
                                <w:szCs w:val="18"/>
                                <w:lang w:val="es-CO"/>
                              </w:rPr>
                              <w:instrText xml:space="preserve"> SEQ Figura \* ARABIC </w:instrText>
                            </w:r>
                            <w:r w:rsidRPr="004C326C">
                              <w:rPr>
                                <w:rFonts w:ascii="Arial" w:hAnsi="Arial" w:cs="Arial"/>
                                <w:b/>
                                <w:sz w:val="18"/>
                                <w:szCs w:val="18"/>
                              </w:rPr>
                              <w:fldChar w:fldCharType="separate"/>
                            </w:r>
                            <w:r w:rsidRPr="001E1335">
                              <w:rPr>
                                <w:rFonts w:ascii="Arial" w:hAnsi="Arial" w:cs="Arial"/>
                                <w:b/>
                                <w:noProof/>
                                <w:sz w:val="18"/>
                                <w:szCs w:val="18"/>
                                <w:lang w:val="es-CO"/>
                              </w:rPr>
                              <w:t>3</w:t>
                            </w:r>
                            <w:r w:rsidRPr="004C326C">
                              <w:rPr>
                                <w:rFonts w:ascii="Arial" w:hAnsi="Arial" w:cs="Arial"/>
                                <w:b/>
                                <w:sz w:val="18"/>
                                <w:szCs w:val="18"/>
                              </w:rPr>
                              <w:fldChar w:fldCharType="end"/>
                            </w:r>
                            <w:bookmarkEnd w:id="7"/>
                            <w:r w:rsidRPr="001E1335">
                              <w:rPr>
                                <w:rFonts w:ascii="Arial" w:hAnsi="Arial" w:cs="Arial"/>
                                <w:b/>
                                <w:sz w:val="18"/>
                                <w:szCs w:val="18"/>
                                <w:lang w:val="es-CO"/>
                              </w:rPr>
                              <w:t>.</w:t>
                            </w:r>
                            <w:r w:rsidRPr="001E1335">
                              <w:rPr>
                                <w:rFonts w:ascii="Arial" w:hAnsi="Arial" w:cs="Arial"/>
                                <w:sz w:val="18"/>
                                <w:szCs w:val="18"/>
                                <w:lang w:val="es-CO"/>
                              </w:rPr>
                              <w:t xml:space="preserve"> </w:t>
                            </w:r>
                            <w:r w:rsidRPr="004C326C">
                              <w:rPr>
                                <w:rFonts w:ascii="Arial" w:hAnsi="Arial" w:cs="Arial"/>
                                <w:sz w:val="18"/>
                                <w:szCs w:val="18"/>
                                <w:lang w:val="es-CO"/>
                              </w:rPr>
                              <w:t xml:space="preserve">Esquema del recuento de la totalidad de la cámara Utermöhl. </w:t>
                            </w:r>
                            <w:r w:rsidRPr="004C326C">
                              <w:rPr>
                                <w:rFonts w:ascii="Arial" w:hAnsi="Arial" w:cs="Arial"/>
                                <w:sz w:val="18"/>
                                <w:szCs w:val="18"/>
                              </w:rPr>
                              <w:t>La flecha indica la dirección de conteo</w:t>
                            </w:r>
                            <w:r w:rsidRPr="004C326C">
                              <w:rPr>
                                <w:rFonts w:ascii="Arial" w:hAnsi="Arial" w:cs="Arial"/>
                                <w:b/>
                                <w:bCs/>
                                <w:sz w:val="18"/>
                                <w:szCs w:val="18"/>
                              </w:rPr>
                              <w:t>.</w:t>
                            </w:r>
                          </w:p>
                          <w:p w14:paraId="3C43C333" w14:textId="1953F68C" w:rsidR="00623673" w:rsidRPr="004C326C" w:rsidRDefault="00623673" w:rsidP="004C326C">
                            <w:pPr>
                              <w:pStyle w:val="Descripcin"/>
                              <w:rPr>
                                <w:rFonts w:eastAsia="Times New Roman"/>
                                <w:noProof/>
                                <w:sz w:val="18"/>
                                <w:bdr w:val="none" w:sz="0" w:space="0" w:color="auto" w:frame="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63497" id="Cuadro de texto 488" o:spid="_x0000_s1027" type="#_x0000_t202" style="position:absolute;left:0;text-align:left;margin-left:1.95pt;margin-top:18.9pt;width:437.5pt;height:25.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" stroked="f">
                <v:textbox inset="0,0,0,0">
                  <w:txbxContent>
                    <w:p w14:paraId="6B1D758B" w14:textId="5DAB9CBE" w:rsidR="00623673" w:rsidRPr="004C326C" w:rsidRDefault="00623673" w:rsidP="004C326C">
                      <w:pPr>
                        <w:pStyle w:val="NormalWeb"/>
                        <w:jc w:val="center"/>
                        <w:rPr>
                          <w:rFonts w:ascii="Arial" w:hAnsi="Arial" w:cs="Arial"/>
                          <w:b/>
                          <w:bCs/>
                          <w:sz w:val="18"/>
                          <w:szCs w:val="18"/>
                        </w:rPr>
                      </w:pPr>
                      <w:bookmarkStart w:id="9" w:name="_Ref57299583"/>
                      <w:r w:rsidRPr="001E1335">
                        <w:rPr>
                          <w:rFonts w:ascii="Arial" w:hAnsi="Arial" w:cs="Arial"/>
                          <w:b/>
                          <w:sz w:val="18"/>
                          <w:szCs w:val="18"/>
                          <w:lang w:val="es-CO"/>
                        </w:rPr>
                        <w:t xml:space="preserve">Figura </w:t>
                      </w:r>
                      <w:r w:rsidRPr="004C326C">
                        <w:rPr>
                          <w:rFonts w:ascii="Arial" w:hAnsi="Arial" w:cs="Arial"/>
                          <w:b/>
                          <w:sz w:val="18"/>
                          <w:szCs w:val="18"/>
                        </w:rPr>
                        <w:fldChar w:fldCharType="begin"/>
                      </w:r>
                      <w:r w:rsidRPr="001E1335">
                        <w:rPr>
                          <w:rFonts w:ascii="Arial" w:hAnsi="Arial" w:cs="Arial"/>
                          <w:b/>
                          <w:sz w:val="18"/>
                          <w:szCs w:val="18"/>
                          <w:lang w:val="es-CO"/>
                        </w:rPr>
                        <w:instrText xml:space="preserve"> SEQ Figura \* ARABIC </w:instrText>
                      </w:r>
                      <w:r w:rsidRPr="004C326C">
                        <w:rPr>
                          <w:rFonts w:ascii="Arial" w:hAnsi="Arial" w:cs="Arial"/>
                          <w:b/>
                          <w:sz w:val="18"/>
                          <w:szCs w:val="18"/>
                        </w:rPr>
                        <w:fldChar w:fldCharType="separate"/>
                      </w:r>
                      <w:r w:rsidRPr="001E1335">
                        <w:rPr>
                          <w:rFonts w:ascii="Arial" w:hAnsi="Arial" w:cs="Arial"/>
                          <w:b/>
                          <w:noProof/>
                          <w:sz w:val="18"/>
                          <w:szCs w:val="18"/>
                          <w:lang w:val="es-CO"/>
                        </w:rPr>
                        <w:t>3</w:t>
                      </w:r>
                      <w:r w:rsidRPr="004C326C">
                        <w:rPr>
                          <w:rFonts w:ascii="Arial" w:hAnsi="Arial" w:cs="Arial"/>
                          <w:b/>
                          <w:sz w:val="18"/>
                          <w:szCs w:val="18"/>
                        </w:rPr>
                        <w:fldChar w:fldCharType="end"/>
                      </w:r>
                      <w:bookmarkEnd w:id="9"/>
                      <w:r w:rsidRPr="001E1335">
                        <w:rPr>
                          <w:rFonts w:ascii="Arial" w:hAnsi="Arial" w:cs="Arial"/>
                          <w:b/>
                          <w:sz w:val="18"/>
                          <w:szCs w:val="18"/>
                          <w:lang w:val="es-CO"/>
                        </w:rPr>
                        <w:t>.</w:t>
                      </w:r>
                      <w:r w:rsidRPr="001E1335">
                        <w:rPr>
                          <w:rFonts w:ascii="Arial" w:hAnsi="Arial" w:cs="Arial"/>
                          <w:sz w:val="18"/>
                          <w:szCs w:val="18"/>
                          <w:lang w:val="es-CO"/>
                        </w:rPr>
                        <w:t xml:space="preserve"> </w:t>
                      </w:r>
                      <w:r w:rsidRPr="004C326C">
                        <w:rPr>
                          <w:rFonts w:ascii="Arial" w:hAnsi="Arial" w:cs="Arial"/>
                          <w:sz w:val="18"/>
                          <w:szCs w:val="18"/>
                          <w:lang w:val="es-CO"/>
                        </w:rPr>
                        <w:t xml:space="preserve">Esquema del recuento de la totalidad de la cámara Utermöhl. </w:t>
                      </w:r>
                      <w:r w:rsidRPr="004C326C">
                        <w:rPr>
                          <w:rFonts w:ascii="Arial" w:hAnsi="Arial" w:cs="Arial"/>
                          <w:sz w:val="18"/>
                          <w:szCs w:val="18"/>
                        </w:rPr>
                        <w:t>La flecha indica la dirección de conteo</w:t>
                      </w:r>
                      <w:r w:rsidRPr="004C326C">
                        <w:rPr>
                          <w:rFonts w:ascii="Arial" w:hAnsi="Arial" w:cs="Arial"/>
                          <w:b/>
                          <w:bCs/>
                          <w:sz w:val="18"/>
                          <w:szCs w:val="18"/>
                        </w:rPr>
                        <w:t>.</w:t>
                      </w:r>
                    </w:p>
                    <w:p w14:paraId="3C43C333" w14:textId="1953F68C" w:rsidR="00623673" w:rsidRPr="004C326C" w:rsidRDefault="00623673" w:rsidP="004C326C">
                      <w:pPr>
                        <w:pStyle w:val="Descripcin"/>
                        <w:rPr>
                          <w:rFonts w:eastAsia="Times New Roman"/>
                          <w:noProof/>
                          <w:sz w:val="18"/>
                          <w:bdr w:val="none" w:sz="0" w:space="0" w:color="auto" w:frame="1"/>
                        </w:rPr>
                      </w:pPr>
                    </w:p>
                  </w:txbxContent>
                </v:textbox>
                <w10:wrap type="square"/>
              </v:shape>
            </w:pict>
          </mc:Fallback>
        </mc:AlternateContent>
      </w:r>
    </w:p>
    <w:p w14:paraId="55EBE25B" w14:textId="77777777" w:rsidR="004C326C" w:rsidRPr="003D6AA9" w:rsidRDefault="004C326C" w:rsidP="004C326C"/>
    <w:p w14:paraId="2C63D5FD" w14:textId="12BD5B12" w:rsidR="00632BBA" w:rsidRPr="003D6AA9" w:rsidRDefault="00C65576" w:rsidP="000D4A5B">
      <w:pPr>
        <w:pStyle w:val="Ttulo3"/>
        <w:rPr>
          <w:color w:val="000000"/>
        </w:rPr>
      </w:pPr>
      <w:r w:rsidRPr="003D6AA9">
        <w:t xml:space="preserve">Análisis de la comunidad </w:t>
      </w:r>
      <w:proofErr w:type="spellStart"/>
      <w:r w:rsidRPr="003D6AA9">
        <w:t>mesozooplanctónica</w:t>
      </w:r>
      <w:proofErr w:type="spellEnd"/>
      <w:r w:rsidRPr="003D6AA9">
        <w:t xml:space="preserve"> (</w:t>
      </w:r>
      <w:r w:rsidRPr="003D6AA9">
        <w:rPr>
          <w:color w:val="000000"/>
        </w:rPr>
        <w:t>200 µm -20 mm)</w:t>
      </w:r>
    </w:p>
    <w:p w14:paraId="055B8F18" w14:textId="77777777" w:rsidR="00B21353" w:rsidRPr="003D6AA9" w:rsidRDefault="00B21353" w:rsidP="000D4A5B">
      <w:pPr>
        <w:rPr>
          <w:lang w:val="es-ES"/>
        </w:rPr>
      </w:pPr>
    </w:p>
    <w:p w14:paraId="78BA0521" w14:textId="353FE628" w:rsidR="00C65576" w:rsidRPr="003D6AA9" w:rsidRDefault="00B21353" w:rsidP="000D4A5B">
      <w:pPr>
        <w:pStyle w:val="Ttulo4"/>
        <w:rPr>
          <w:lang w:val="es-ES"/>
        </w:rPr>
      </w:pPr>
      <w:bookmarkStart w:id="8" w:name="_Ref57299093"/>
      <w:r w:rsidRPr="003D6AA9">
        <w:rPr>
          <w:lang w:val="es-ES"/>
        </w:rPr>
        <w:t xml:space="preserve">Extracción de </w:t>
      </w:r>
      <w:proofErr w:type="spellStart"/>
      <w:r w:rsidRPr="003D6AA9">
        <w:rPr>
          <w:lang w:val="es-ES"/>
        </w:rPr>
        <w:t>zoopláncteres</w:t>
      </w:r>
      <w:proofErr w:type="spellEnd"/>
      <w:r w:rsidRPr="003D6AA9">
        <w:rPr>
          <w:lang w:val="es-ES"/>
        </w:rPr>
        <w:t xml:space="preserve"> mayores a 2 cm</w:t>
      </w:r>
      <w:r w:rsidR="00C13777" w:rsidRPr="003D6AA9">
        <w:rPr>
          <w:lang w:val="es-ES"/>
        </w:rPr>
        <w:t xml:space="preserve">: </w:t>
      </w:r>
      <w:proofErr w:type="spellStart"/>
      <w:r w:rsidR="00C13777" w:rsidRPr="003D6AA9">
        <w:rPr>
          <w:lang w:val="es-ES"/>
        </w:rPr>
        <w:t>macroplancton</w:t>
      </w:r>
      <w:proofErr w:type="spellEnd"/>
      <w:r w:rsidR="00C13777" w:rsidRPr="003D6AA9">
        <w:rPr>
          <w:lang w:val="es-ES"/>
        </w:rPr>
        <w:t xml:space="preserve"> y </w:t>
      </w:r>
      <w:proofErr w:type="spellStart"/>
      <w:r w:rsidR="00C13777" w:rsidRPr="003D6AA9">
        <w:rPr>
          <w:lang w:val="es-ES"/>
        </w:rPr>
        <w:t>megaloplancton</w:t>
      </w:r>
      <w:bookmarkEnd w:id="8"/>
      <w:proofErr w:type="spellEnd"/>
    </w:p>
    <w:p w14:paraId="228BA5EF" w14:textId="62698ED9" w:rsidR="00B21353" w:rsidRPr="003D6AA9" w:rsidRDefault="00B21353" w:rsidP="000D4A5B">
      <w:pPr>
        <w:rPr>
          <w:lang w:val="es-ES"/>
        </w:rPr>
      </w:pPr>
    </w:p>
    <w:p w14:paraId="0B664289" w14:textId="1C4CDF49" w:rsidR="00C13777" w:rsidRPr="008046AC" w:rsidRDefault="00686EAD" w:rsidP="000D4A5B">
      <w:r w:rsidRPr="008046AC">
        <w:t xml:space="preserve">Antes de proceder con los análisis respectivos de la muestra se recomienda realizar la extracción de los organismos más grandes (Baird </w:t>
      </w:r>
      <w:r w:rsidR="0010000F" w:rsidRPr="008046AC">
        <w:rPr>
          <w:iCs/>
        </w:rPr>
        <w:t>et al.,</w:t>
      </w:r>
      <w:r w:rsidRPr="008046AC">
        <w:t xml:space="preserve"> 2017). En este paso se deben extraer los </w:t>
      </w:r>
      <w:proofErr w:type="spellStart"/>
      <w:r w:rsidRPr="008046AC">
        <w:t>zoopláncteres</w:t>
      </w:r>
      <w:proofErr w:type="spellEnd"/>
      <w:r w:rsidRPr="008046AC">
        <w:t xml:space="preserve"> gelatinosos (</w:t>
      </w:r>
      <w:proofErr w:type="spellStart"/>
      <w:r w:rsidRPr="008046AC">
        <w:t>e.g</w:t>
      </w:r>
      <w:proofErr w:type="spellEnd"/>
      <w:r w:rsidRPr="008046AC">
        <w:t xml:space="preserve">. Medusas, ctenóforos y salpas) y de un tamaño superior a 2 cm de las muestras de zooplancton colectadas en el procedimiento </w:t>
      </w:r>
      <w:r w:rsidR="00165A04">
        <w:rPr>
          <w:rStyle w:val="span"/>
        </w:rPr>
        <w:t>M5-00-PRO-027</w:t>
      </w:r>
      <w:r w:rsidR="00944457" w:rsidRPr="00944457">
        <w:t xml:space="preserve"> </w:t>
      </w:r>
      <w:r w:rsidR="00944457" w:rsidRPr="00944457">
        <w:rPr>
          <w:rStyle w:val="span"/>
        </w:rPr>
        <w:t>Toma de Muestras</w:t>
      </w:r>
      <w:r w:rsidRPr="008046AC">
        <w:t>, los cuales c</w:t>
      </w:r>
      <w:r w:rsidR="00973E11" w:rsidRPr="008046AC">
        <w:t>orresponden a las categorías de</w:t>
      </w:r>
      <w:r w:rsidRPr="008046AC">
        <w:t xml:space="preserve"> </w:t>
      </w:r>
      <w:proofErr w:type="spellStart"/>
      <w:r w:rsidRPr="008046AC">
        <w:t>macroplancton</w:t>
      </w:r>
      <w:proofErr w:type="spellEnd"/>
      <w:r w:rsidRPr="008046AC">
        <w:t xml:space="preserve"> (2 - 20 cm) y </w:t>
      </w:r>
      <w:proofErr w:type="spellStart"/>
      <w:r w:rsidRPr="008046AC">
        <w:t>megaloplancton</w:t>
      </w:r>
      <w:proofErr w:type="spellEnd"/>
      <w:r w:rsidRPr="008046AC">
        <w:t xml:space="preserve"> (20 cm - 2 m) con base en </w:t>
      </w:r>
      <w:r w:rsidR="00C13777" w:rsidRPr="008046AC">
        <w:t xml:space="preserve">Lenz (2000) y </w:t>
      </w:r>
      <w:proofErr w:type="spellStart"/>
      <w:r w:rsidR="00C13777" w:rsidRPr="008046AC">
        <w:t>Sieburth</w:t>
      </w:r>
      <w:proofErr w:type="spellEnd"/>
      <w:r w:rsidR="00C13777" w:rsidRPr="008046AC">
        <w:t xml:space="preserve"> et al. (1978)</w:t>
      </w:r>
      <w:r w:rsidR="000E15E3" w:rsidRPr="008046AC">
        <w:t>.</w:t>
      </w:r>
    </w:p>
    <w:p w14:paraId="775C8421" w14:textId="4C1EC232" w:rsidR="000E15E3" w:rsidRPr="008046AC" w:rsidRDefault="000E15E3" w:rsidP="000D4A5B"/>
    <w:p w14:paraId="2384BB96" w14:textId="77777777" w:rsidR="00686EAD" w:rsidRPr="008046AC" w:rsidRDefault="00686EAD" w:rsidP="00ED6630">
      <w:pPr>
        <w:pStyle w:val="Prrafodelista"/>
        <w:numPr>
          <w:ilvl w:val="0"/>
          <w:numId w:val="9"/>
        </w:numPr>
      </w:pPr>
      <w:r w:rsidRPr="008046AC">
        <w:t>Filtrar la muestra a través de un tamiz de 2 cm de ojo de malla.</w:t>
      </w:r>
    </w:p>
    <w:p w14:paraId="361D4116" w14:textId="77777777" w:rsidR="00686EAD" w:rsidRPr="008046AC" w:rsidRDefault="00686EAD" w:rsidP="00ED6630">
      <w:pPr>
        <w:pStyle w:val="Prrafodelista"/>
        <w:numPr>
          <w:ilvl w:val="0"/>
          <w:numId w:val="9"/>
        </w:numPr>
      </w:pPr>
      <w:r w:rsidRPr="008046AC">
        <w:t xml:space="preserve">Lavar con agua de mar filtrada la porción que queda de la muestra sobre el tamiz hasta que los </w:t>
      </w:r>
      <w:proofErr w:type="spellStart"/>
      <w:r w:rsidRPr="008046AC">
        <w:t>zoopláncteres</w:t>
      </w:r>
      <w:proofErr w:type="spellEnd"/>
      <w:r w:rsidRPr="008046AC">
        <w:t xml:space="preserve"> más pequeños caigan en la muestra filtrada. </w:t>
      </w:r>
    </w:p>
    <w:p w14:paraId="1B56A96F" w14:textId="77777777" w:rsidR="00686EAD" w:rsidRPr="008046AC" w:rsidRDefault="00686EAD" w:rsidP="00ED6630">
      <w:pPr>
        <w:pStyle w:val="Prrafodelista"/>
        <w:numPr>
          <w:ilvl w:val="0"/>
          <w:numId w:val="9"/>
        </w:numPr>
      </w:pPr>
      <w:r w:rsidRPr="008046AC">
        <w:t>Depositar la muestra filtrada nuevamente en su recipiente original.</w:t>
      </w:r>
    </w:p>
    <w:p w14:paraId="66AEC2E4" w14:textId="77777777" w:rsidR="00686EAD" w:rsidRPr="008046AC" w:rsidRDefault="00686EAD" w:rsidP="00ED6630">
      <w:pPr>
        <w:pStyle w:val="Prrafodelista"/>
        <w:numPr>
          <w:ilvl w:val="0"/>
          <w:numId w:val="9"/>
        </w:numPr>
      </w:pPr>
      <w:r w:rsidRPr="008046AC">
        <w:t xml:space="preserve">Retirar del tamiz los </w:t>
      </w:r>
      <w:proofErr w:type="spellStart"/>
      <w:r w:rsidRPr="008046AC">
        <w:t>zoopláncteres</w:t>
      </w:r>
      <w:proofErr w:type="spellEnd"/>
      <w:r w:rsidRPr="008046AC">
        <w:t xml:space="preserve"> gelatinosos y grandes.</w:t>
      </w:r>
    </w:p>
    <w:p w14:paraId="59778E2D" w14:textId="0A5BAE15" w:rsidR="00686EAD" w:rsidRPr="008046AC" w:rsidRDefault="00C13777" w:rsidP="00ED6630">
      <w:pPr>
        <w:pStyle w:val="Prrafodelista"/>
        <w:numPr>
          <w:ilvl w:val="0"/>
          <w:numId w:val="9"/>
        </w:numPr>
      </w:pPr>
      <w:r w:rsidRPr="008046AC">
        <w:t>Depositar</w:t>
      </w:r>
      <w:r w:rsidR="00686EAD" w:rsidRPr="008046AC">
        <w:t xml:space="preserve"> en un recipiente debidamente rotulado con los datos de la muestra original.</w:t>
      </w:r>
    </w:p>
    <w:p w14:paraId="5A963D05" w14:textId="77777777" w:rsidR="00686EAD" w:rsidRPr="008046AC" w:rsidRDefault="00686EAD" w:rsidP="00ED6630">
      <w:pPr>
        <w:pStyle w:val="Prrafodelista"/>
        <w:numPr>
          <w:ilvl w:val="0"/>
          <w:numId w:val="9"/>
        </w:numPr>
      </w:pPr>
      <w:r w:rsidRPr="008046AC">
        <w:t xml:space="preserve">Preservar con formol </w:t>
      </w:r>
      <w:proofErr w:type="spellStart"/>
      <w:r w:rsidRPr="008046AC">
        <w:t>buferizado</w:t>
      </w:r>
      <w:proofErr w:type="spellEnd"/>
      <w:r w:rsidRPr="008046AC">
        <w:t xml:space="preserve"> al 4% en agua de mar filtrada. </w:t>
      </w:r>
    </w:p>
    <w:p w14:paraId="461B7922" w14:textId="77777777" w:rsidR="00482128" w:rsidRPr="00F63B7A" w:rsidRDefault="00482128" w:rsidP="000D4A5B"/>
    <w:p w14:paraId="069A108C" w14:textId="2C6177B2" w:rsidR="00B21353" w:rsidRPr="003D6AA9" w:rsidRDefault="009B0F7E" w:rsidP="000D4A5B">
      <w:pPr>
        <w:pStyle w:val="Ttulo4"/>
        <w:rPr>
          <w:lang w:val="es-ES"/>
        </w:rPr>
      </w:pPr>
      <w:bookmarkStart w:id="9" w:name="_Ref57299240"/>
      <w:r w:rsidRPr="003D6AA9">
        <w:rPr>
          <w:lang w:val="es-ES"/>
        </w:rPr>
        <w:t>Fraccionamiento de la muestra</w:t>
      </w:r>
      <w:bookmarkEnd w:id="9"/>
    </w:p>
    <w:p w14:paraId="3239B644" w14:textId="6B1216EF" w:rsidR="009B0F7E" w:rsidRPr="003D6AA9" w:rsidRDefault="009B0F7E" w:rsidP="000D4A5B">
      <w:pPr>
        <w:rPr>
          <w:lang w:val="es-ES"/>
        </w:rPr>
      </w:pPr>
    </w:p>
    <w:p w14:paraId="010D9722" w14:textId="5D28B83F" w:rsidR="009B0F7E" w:rsidRDefault="009B0F7E" w:rsidP="000D4A5B">
      <w:r w:rsidRPr="003D6AA9">
        <w:t xml:space="preserve">Posterior a la extracción de los </w:t>
      </w:r>
      <w:proofErr w:type="spellStart"/>
      <w:r w:rsidRPr="003D6AA9">
        <w:t>zoopláncteres</w:t>
      </w:r>
      <w:proofErr w:type="spellEnd"/>
      <w:r w:rsidRPr="003D6AA9">
        <w:t xml:space="preserve"> según lo indicado en el numeral </w:t>
      </w:r>
      <w:r w:rsidR="003050CF">
        <w:fldChar w:fldCharType="begin"/>
      </w:r>
      <w:r w:rsidR="003050CF">
        <w:instrText xml:space="preserve"> REF _Ref57299093 \r \h </w:instrText>
      </w:r>
      <w:r w:rsidR="003050CF">
        <w:fldChar w:fldCharType="separate"/>
      </w:r>
      <w:r w:rsidR="003050CF">
        <w:t>6.1.2.1</w:t>
      </w:r>
      <w:r w:rsidR="003050CF">
        <w:fldChar w:fldCharType="end"/>
      </w:r>
      <w:r w:rsidR="003050CF">
        <w:t>,</w:t>
      </w:r>
      <w:r w:rsidRPr="003D6AA9">
        <w:t xml:space="preserve"> se debe dividir la muestra original de zooplancton en dos submuestras, correspondiendo cada una al 50%, para lo cual se puede usar un fraccionador Folsom (Baird </w:t>
      </w:r>
      <w:r w:rsidRPr="003D6AA9">
        <w:rPr>
          <w:iCs/>
        </w:rPr>
        <w:t>et al.,</w:t>
      </w:r>
      <w:r w:rsidRPr="003D6AA9">
        <w:t xml:space="preserve"> 2017).</w:t>
      </w:r>
    </w:p>
    <w:p w14:paraId="23F0626F" w14:textId="77777777" w:rsidR="003050CF" w:rsidRPr="003D6AA9" w:rsidRDefault="003050CF" w:rsidP="000D4A5B"/>
    <w:p w14:paraId="17CF7D01" w14:textId="77777777" w:rsidR="009B0F7E" w:rsidRPr="003D6AA9" w:rsidRDefault="009B0F7E" w:rsidP="00ED6630">
      <w:pPr>
        <w:pStyle w:val="Prrafodelista"/>
        <w:numPr>
          <w:ilvl w:val="0"/>
          <w:numId w:val="10"/>
        </w:numPr>
      </w:pPr>
      <w:r w:rsidRPr="003D6AA9">
        <w:t>Medir el volumen total de la muestra en un recipiente volumétrico.</w:t>
      </w:r>
    </w:p>
    <w:p w14:paraId="0DFB5563" w14:textId="77777777" w:rsidR="009B0F7E" w:rsidRPr="003D6AA9" w:rsidRDefault="009B0F7E" w:rsidP="00ED6630">
      <w:pPr>
        <w:pStyle w:val="Prrafodelista"/>
        <w:numPr>
          <w:ilvl w:val="0"/>
          <w:numId w:val="10"/>
        </w:numPr>
      </w:pPr>
      <w:r w:rsidRPr="003D6AA9">
        <w:lastRenderedPageBreak/>
        <w:t xml:space="preserve">Si el volumen de la muestra es inferior a un litro, adicionar agua de mar filtrada para llevarlo al volumen indicado. Si la muestra tiene un volumen superior, dejar precipitar los </w:t>
      </w:r>
      <w:proofErr w:type="spellStart"/>
      <w:r w:rsidRPr="003D6AA9">
        <w:t>zoopláncteres</w:t>
      </w:r>
      <w:proofErr w:type="spellEnd"/>
      <w:r w:rsidRPr="003D6AA9">
        <w:t xml:space="preserve"> y extraer el sobrenadante hasta completar el volumen deseado.</w:t>
      </w:r>
    </w:p>
    <w:p w14:paraId="7E075CC3" w14:textId="77777777" w:rsidR="009B0F7E" w:rsidRPr="003D6AA9" w:rsidRDefault="009B0F7E" w:rsidP="00ED6630">
      <w:pPr>
        <w:pStyle w:val="Prrafodelista"/>
        <w:numPr>
          <w:ilvl w:val="0"/>
          <w:numId w:val="10"/>
        </w:numPr>
      </w:pPr>
      <w:r w:rsidRPr="003D6AA9">
        <w:t>Con el volumen estandarizado a 1 litro, verter la muestra en la cámara circular del fraccionador Folsom.</w:t>
      </w:r>
    </w:p>
    <w:p w14:paraId="7B7EAA52" w14:textId="77777777" w:rsidR="009B0F7E" w:rsidRPr="003D6AA9" w:rsidRDefault="009B0F7E" w:rsidP="00ED6630">
      <w:pPr>
        <w:pStyle w:val="Prrafodelista"/>
        <w:numPr>
          <w:ilvl w:val="0"/>
          <w:numId w:val="10"/>
        </w:numPr>
      </w:pPr>
      <w:r w:rsidRPr="003D6AA9">
        <w:t>Una vez dentro del fraccionador, balancear la muestra 10 veces, moviendo la cámara circular del fraccionador.</w:t>
      </w:r>
    </w:p>
    <w:p w14:paraId="45590F97" w14:textId="77777777" w:rsidR="009B0F7E" w:rsidRPr="003D6AA9" w:rsidRDefault="009B0F7E" w:rsidP="00ED6630">
      <w:pPr>
        <w:pStyle w:val="Prrafodelista"/>
        <w:numPr>
          <w:ilvl w:val="0"/>
          <w:numId w:val="10"/>
        </w:numPr>
      </w:pPr>
      <w:r w:rsidRPr="003D6AA9">
        <w:t>Cuando se cumpla el paso anterior, separar la muestra en los colectores inferiores del fraccionador Folsom.</w:t>
      </w:r>
    </w:p>
    <w:p w14:paraId="22B5BC76" w14:textId="1681C899" w:rsidR="009B0F7E" w:rsidRPr="003D6AA9" w:rsidRDefault="009B0F7E" w:rsidP="00ED6630">
      <w:pPr>
        <w:pStyle w:val="Prrafodelista"/>
        <w:numPr>
          <w:ilvl w:val="0"/>
          <w:numId w:val="10"/>
        </w:numPr>
      </w:pPr>
      <w:r w:rsidRPr="003D6AA9">
        <w:t>Envasar cada una de las submu</w:t>
      </w:r>
      <w:r w:rsidR="003050CF">
        <w:t>estras en recipientes separados.</w:t>
      </w:r>
    </w:p>
    <w:p w14:paraId="04B7DAD1" w14:textId="51CF5D36" w:rsidR="009B0F7E" w:rsidRPr="003D6AA9" w:rsidRDefault="009B0F7E" w:rsidP="00ED6630">
      <w:pPr>
        <w:pStyle w:val="Prrafodelista"/>
        <w:numPr>
          <w:ilvl w:val="0"/>
          <w:numId w:val="10"/>
        </w:numPr>
      </w:pPr>
      <w:r w:rsidRPr="003D6AA9">
        <w:t>Rotular cada submuestra con información del porcentaje de la muestra original que representa (50%) y el análisis para el cual será empleada (densidad o biomasa).</w:t>
      </w:r>
    </w:p>
    <w:p w14:paraId="3006AC90" w14:textId="68BC08A6" w:rsidR="009B0F7E" w:rsidRPr="003D6AA9" w:rsidRDefault="009B0F7E" w:rsidP="000D4A5B">
      <w:pPr>
        <w:rPr>
          <w:lang w:val="es-ES"/>
        </w:rPr>
      </w:pPr>
    </w:p>
    <w:p w14:paraId="10A4AE0F" w14:textId="43C20335" w:rsidR="00BB24E7" w:rsidRPr="003D6AA9" w:rsidRDefault="00A73839" w:rsidP="000D4A5B">
      <w:pPr>
        <w:pStyle w:val="Ttulo4"/>
        <w:rPr>
          <w:lang w:val="es-ES"/>
        </w:rPr>
      </w:pPr>
      <w:r w:rsidRPr="003D6AA9">
        <w:rPr>
          <w:lang w:val="es-ES"/>
        </w:rPr>
        <w:t>Análisis de d</w:t>
      </w:r>
      <w:r w:rsidR="00BB24E7" w:rsidRPr="003D6AA9">
        <w:rPr>
          <w:lang w:val="es-ES"/>
        </w:rPr>
        <w:t xml:space="preserve">ensidad de </w:t>
      </w:r>
      <w:proofErr w:type="spellStart"/>
      <w:r w:rsidR="00BB24E7" w:rsidRPr="003D6AA9">
        <w:rPr>
          <w:lang w:val="es-ES"/>
        </w:rPr>
        <w:t>mesozooplancton</w:t>
      </w:r>
      <w:proofErr w:type="spellEnd"/>
    </w:p>
    <w:p w14:paraId="0501E578" w14:textId="34CCDE92" w:rsidR="00A73839" w:rsidRPr="003D6AA9" w:rsidRDefault="00A73839" w:rsidP="000D4A5B">
      <w:pPr>
        <w:rPr>
          <w:lang w:val="es-ES"/>
        </w:rPr>
      </w:pPr>
    </w:p>
    <w:p w14:paraId="2A253490" w14:textId="1ABE327F" w:rsidR="00A73839" w:rsidRPr="003D6AA9" w:rsidRDefault="00A73839" w:rsidP="000D4A5B">
      <w:r w:rsidRPr="003D6AA9">
        <w:t xml:space="preserve">En esta parte del procedimiento se procesa la submuestra destinada a los análisis de densidad obtenida a partir del numeral </w:t>
      </w:r>
      <w:r w:rsidR="004F36E0">
        <w:fldChar w:fldCharType="begin"/>
      </w:r>
      <w:r w:rsidR="004F36E0">
        <w:instrText xml:space="preserve"> REF _Ref57299240 \r \h </w:instrText>
      </w:r>
      <w:r w:rsidR="004F36E0">
        <w:fldChar w:fldCharType="separate"/>
      </w:r>
      <w:r w:rsidR="004F36E0">
        <w:t>6.1.2.2</w:t>
      </w:r>
      <w:r w:rsidR="004F36E0">
        <w:fldChar w:fldCharType="end"/>
      </w:r>
      <w:r w:rsidRPr="003D6AA9">
        <w:t>. </w:t>
      </w:r>
    </w:p>
    <w:p w14:paraId="690A3F2E" w14:textId="77777777" w:rsidR="004F36E0" w:rsidRPr="001E1335" w:rsidRDefault="004F36E0" w:rsidP="000D4A5B"/>
    <w:p w14:paraId="696C22EA" w14:textId="77777777" w:rsidR="00A73839" w:rsidRPr="003D6AA9" w:rsidRDefault="00A73839" w:rsidP="00ED6630">
      <w:pPr>
        <w:pStyle w:val="Prrafodelista"/>
        <w:numPr>
          <w:ilvl w:val="0"/>
          <w:numId w:val="11"/>
        </w:numPr>
      </w:pPr>
      <w:r w:rsidRPr="003D6AA9">
        <w:t xml:space="preserve">Medir el volumen de la submuestra en un </w:t>
      </w:r>
      <w:proofErr w:type="spellStart"/>
      <w:r w:rsidRPr="003D6AA9">
        <w:t>beaker</w:t>
      </w:r>
      <w:proofErr w:type="spellEnd"/>
      <w:r w:rsidRPr="003D6AA9">
        <w:t xml:space="preserve"> volumétrico. </w:t>
      </w:r>
    </w:p>
    <w:p w14:paraId="74844871" w14:textId="595C398B" w:rsidR="00A73839" w:rsidRPr="004F36E0" w:rsidRDefault="00A73839" w:rsidP="00ED6630">
      <w:pPr>
        <w:pStyle w:val="Prrafodelista"/>
        <w:numPr>
          <w:ilvl w:val="0"/>
          <w:numId w:val="11"/>
        </w:numPr>
      </w:pPr>
      <w:r w:rsidRPr="003D6AA9">
        <w:t xml:space="preserve">Lavar la muestra con abundante agua de mar filtrada </w:t>
      </w:r>
      <w:r w:rsidRPr="004F36E0">
        <w:t xml:space="preserve">en una cámara extractora (Postel et al., </w:t>
      </w:r>
      <w:r w:rsidR="004F36E0">
        <w:t>2000) con un tamiz de 100 µm.</w:t>
      </w:r>
    </w:p>
    <w:p w14:paraId="11DC044D" w14:textId="41B2B21E" w:rsidR="00A73839" w:rsidRPr="003D6AA9" w:rsidRDefault="00A73839" w:rsidP="00ED6630">
      <w:pPr>
        <w:pStyle w:val="Prrafodelista"/>
        <w:numPr>
          <w:ilvl w:val="0"/>
          <w:numId w:val="11"/>
        </w:numPr>
      </w:pPr>
      <w:r w:rsidRPr="003D6AA9">
        <w:t xml:space="preserve">Servir la muestra con agua de mar filtrada, en su totalidad o fraccionada, en cajas </w:t>
      </w:r>
      <w:r w:rsidR="00487F4C">
        <w:t>Petri</w:t>
      </w:r>
      <w:r w:rsidRPr="003D6AA9">
        <w:t xml:space="preserve"> para el conteo y separación del total de organismos pertenecientes a grupos poco abundantes y/o de interés particular de la investigación (</w:t>
      </w:r>
      <w:proofErr w:type="spellStart"/>
      <w:r w:rsidRPr="003D6AA9">
        <w:t>Wiebe</w:t>
      </w:r>
      <w:proofErr w:type="spellEnd"/>
      <w:r w:rsidRPr="003D6AA9">
        <w:t xml:space="preserve"> </w:t>
      </w:r>
      <w:r w:rsidRPr="004F36E0">
        <w:t>et al.,</w:t>
      </w:r>
      <w:r w:rsidRPr="003D6AA9">
        <w:t xml:space="preserve"> 2017; </w:t>
      </w:r>
      <w:proofErr w:type="spellStart"/>
      <w:r w:rsidRPr="003D6AA9">
        <w:t>Goswami</w:t>
      </w:r>
      <w:proofErr w:type="spellEnd"/>
      <w:r w:rsidRPr="003D6AA9">
        <w:t>, 2004).</w:t>
      </w:r>
    </w:p>
    <w:p w14:paraId="409DAB28" w14:textId="2D7CE091" w:rsidR="00A73839" w:rsidRPr="003D6AA9" w:rsidRDefault="00A73839" w:rsidP="00ED6630">
      <w:pPr>
        <w:pStyle w:val="Prrafodelista"/>
        <w:numPr>
          <w:ilvl w:val="0"/>
          <w:numId w:val="11"/>
        </w:numPr>
      </w:pPr>
      <w:r w:rsidRPr="003D6AA9">
        <w:t>Almacenar cada grupo en recipientes de tamaño adecuado y debidamente rotulados, preserva</w:t>
      </w:r>
      <w:r w:rsidR="00A11CA9" w:rsidRPr="003D6AA9">
        <w:t>r</w:t>
      </w:r>
      <w:r w:rsidRPr="003D6AA9">
        <w:t xml:space="preserve"> con formaldehído </w:t>
      </w:r>
      <w:proofErr w:type="spellStart"/>
      <w:r w:rsidRPr="003D6AA9">
        <w:t>buferizado</w:t>
      </w:r>
      <w:proofErr w:type="spellEnd"/>
      <w:r w:rsidRPr="003D6AA9">
        <w:t xml:space="preserve"> al 4 % para su posterior identificación.</w:t>
      </w:r>
    </w:p>
    <w:p w14:paraId="7BBBE54F" w14:textId="77777777" w:rsidR="00A73839" w:rsidRPr="003D6AA9" w:rsidRDefault="00A73839" w:rsidP="00ED6630">
      <w:pPr>
        <w:pStyle w:val="Prrafodelista"/>
        <w:numPr>
          <w:ilvl w:val="0"/>
          <w:numId w:val="11"/>
        </w:numPr>
      </w:pPr>
      <w:r w:rsidRPr="003D6AA9">
        <w:t>Para el análisis de los grupos más abundantes, depositar el volumen restante de la muestra en su recipiente original y preservar nuevamente para su posterior análisis.</w:t>
      </w:r>
    </w:p>
    <w:p w14:paraId="72590859" w14:textId="77777777" w:rsidR="00A73839" w:rsidRPr="003D6AA9" w:rsidRDefault="00A73839" w:rsidP="00ED6630">
      <w:pPr>
        <w:pStyle w:val="Prrafodelista"/>
        <w:numPr>
          <w:ilvl w:val="0"/>
          <w:numId w:val="11"/>
        </w:numPr>
      </w:pPr>
      <w:r w:rsidRPr="003D6AA9">
        <w:t xml:space="preserve">Lavar la muestra con abundante agua de mar filtrada y medir su volumen en un </w:t>
      </w:r>
      <w:proofErr w:type="spellStart"/>
      <w:r w:rsidRPr="003D6AA9">
        <w:t>beaker</w:t>
      </w:r>
      <w:proofErr w:type="spellEnd"/>
      <w:r w:rsidRPr="003D6AA9">
        <w:t xml:space="preserve"> volumétrico.</w:t>
      </w:r>
    </w:p>
    <w:p w14:paraId="5CA239E3" w14:textId="519A3298" w:rsidR="00A73839" w:rsidRPr="00CA61CF" w:rsidRDefault="00A73839" w:rsidP="00ED6630">
      <w:pPr>
        <w:pStyle w:val="Prrafodelista"/>
        <w:numPr>
          <w:ilvl w:val="0"/>
          <w:numId w:val="11"/>
        </w:numPr>
      </w:pPr>
      <w:r w:rsidRPr="00CA61CF">
        <w:t>En caso de observar una baja cantidad de organismos,</w:t>
      </w:r>
      <w:r w:rsidR="00CA61CF">
        <w:t xml:space="preserve"> se recomienda que la muestra se</w:t>
      </w:r>
      <w:r w:rsidR="006570B9">
        <w:t>a</w:t>
      </w:r>
      <w:r w:rsidR="00CA61CF">
        <w:t xml:space="preserve"> primero concentrada </w:t>
      </w:r>
      <w:r w:rsidR="009D7D26" w:rsidRPr="004F36E0">
        <w:t>por filtración</w:t>
      </w:r>
      <w:r w:rsidR="009D7D26">
        <w:t xml:space="preserve"> </w:t>
      </w:r>
      <w:r w:rsidR="00CA61CF">
        <w:t xml:space="preserve">(Baird </w:t>
      </w:r>
      <w:r w:rsidR="00CA61CF" w:rsidRPr="00CA61CF">
        <w:t>et al.,</w:t>
      </w:r>
      <w:r w:rsidR="00CA61CF">
        <w:t xml:space="preserve"> 2017). </w:t>
      </w:r>
      <w:r w:rsidRPr="00CA61CF">
        <w:t xml:space="preserve">En contraste, para grandes cantidades de organismos, se aconseja llevar a un volumen estándar adicionando agua de mar filtrada. </w:t>
      </w:r>
      <w:r w:rsidR="00CA61CF" w:rsidRPr="004F36E0">
        <w:t>La selección del factor de dilución necesario p</w:t>
      </w:r>
      <w:r w:rsidR="005C310A" w:rsidRPr="004F36E0">
        <w:t>ara alcanzar una concentración apropiada para el análisis</w:t>
      </w:r>
      <w:r w:rsidR="00CA61CF" w:rsidRPr="004F36E0">
        <w:t xml:space="preserve"> estará basada</w:t>
      </w:r>
      <w:r w:rsidR="005C310A" w:rsidRPr="004F36E0">
        <w:t xml:space="preserve"> en la experiencia</w:t>
      </w:r>
      <w:r w:rsidR="00CA61CF" w:rsidRPr="004F36E0">
        <w:t xml:space="preserve"> del analista</w:t>
      </w:r>
      <w:r w:rsidR="005C310A" w:rsidRPr="004F36E0">
        <w:t xml:space="preserve"> (Postel et al., 2000).</w:t>
      </w:r>
    </w:p>
    <w:p w14:paraId="5693A789" w14:textId="72E68A59" w:rsidR="00A73839" w:rsidRPr="003D6AA9" w:rsidRDefault="00A73839" w:rsidP="00ED6630">
      <w:pPr>
        <w:pStyle w:val="Prrafodelista"/>
        <w:numPr>
          <w:ilvl w:val="0"/>
          <w:numId w:val="11"/>
        </w:numPr>
      </w:pPr>
      <w:r w:rsidRPr="003D6AA9">
        <w:t xml:space="preserve">Una vez estandarizado el volumen, con la pipeta </w:t>
      </w:r>
      <w:proofErr w:type="spellStart"/>
      <w:r w:rsidRPr="003D6AA9">
        <w:t>Hensen-Stempel</w:t>
      </w:r>
      <w:proofErr w:type="spellEnd"/>
      <w:r w:rsidRPr="003D6AA9">
        <w:t xml:space="preserve"> homogeneizar la muestra agitándola en forma circular.</w:t>
      </w:r>
      <w:r w:rsidR="009D7D26">
        <w:t xml:space="preserve"> </w:t>
      </w:r>
      <w:r w:rsidR="009D7D26" w:rsidRPr="004F36E0">
        <w:t>Tener en cuenta que el volumen estandarizado debe ser el mismo para todas las muestras provenientes de un mismo muestreo; sin embargo, puede variar entre muestreos.</w:t>
      </w:r>
    </w:p>
    <w:p w14:paraId="798F0616" w14:textId="1280CAD6" w:rsidR="00A73839" w:rsidRPr="003D6AA9" w:rsidRDefault="00A73839" w:rsidP="00ED6630">
      <w:pPr>
        <w:pStyle w:val="Prrafodelista"/>
        <w:numPr>
          <w:ilvl w:val="0"/>
          <w:numId w:val="11"/>
        </w:numPr>
      </w:pPr>
      <w:r w:rsidRPr="003D6AA9">
        <w:t xml:space="preserve">Cuando los </w:t>
      </w:r>
      <w:proofErr w:type="spellStart"/>
      <w:r w:rsidRPr="003D6AA9">
        <w:t>zoopláncteres</w:t>
      </w:r>
      <w:proofErr w:type="spellEnd"/>
      <w:r w:rsidRPr="003D6AA9">
        <w:t xml:space="preserve"> presentes en el </w:t>
      </w:r>
      <w:proofErr w:type="spellStart"/>
      <w:r w:rsidRPr="003D6AA9">
        <w:t>beaker</w:t>
      </w:r>
      <w:proofErr w:type="spellEnd"/>
      <w:r w:rsidRPr="003D6AA9">
        <w:t xml:space="preserve"> estén homogéneamente distribuidos, accionar la pipeta y capturar </w:t>
      </w:r>
      <w:proofErr w:type="gramStart"/>
      <w:r w:rsidR="004F36E0" w:rsidRPr="003D6AA9">
        <w:t>un</w:t>
      </w:r>
      <w:r w:rsidR="004F36E0">
        <w:t>a alícuota equivalente</w:t>
      </w:r>
      <w:proofErr w:type="gramEnd"/>
      <w:r w:rsidRPr="003D6AA9">
        <w:t xml:space="preserve"> al volumen de la cámara </w:t>
      </w:r>
      <w:proofErr w:type="spellStart"/>
      <w:r w:rsidRPr="003D6AA9">
        <w:t>Bogorov</w:t>
      </w:r>
      <w:proofErr w:type="spellEnd"/>
      <w:r w:rsidRPr="003D6AA9">
        <w:t xml:space="preserve"> que será empleada (Postel </w:t>
      </w:r>
      <w:r w:rsidRPr="004F36E0">
        <w:t xml:space="preserve">et al., </w:t>
      </w:r>
      <w:r w:rsidRPr="003D6AA9">
        <w:t xml:space="preserve">2000; Baird </w:t>
      </w:r>
      <w:r w:rsidR="00A11CA9" w:rsidRPr="004F36E0">
        <w:t>et al.,</w:t>
      </w:r>
      <w:r w:rsidRPr="003D6AA9">
        <w:t xml:space="preserve"> 2017).</w:t>
      </w:r>
    </w:p>
    <w:p w14:paraId="7EE97997" w14:textId="32C3070D" w:rsidR="00A73839" w:rsidRPr="003D6AA9" w:rsidRDefault="00A73839" w:rsidP="00ED6630">
      <w:pPr>
        <w:pStyle w:val="Prrafodelista"/>
        <w:numPr>
          <w:ilvl w:val="0"/>
          <w:numId w:val="11"/>
        </w:numPr>
      </w:pPr>
      <w:r w:rsidRPr="003D6AA9">
        <w:lastRenderedPageBreak/>
        <w:t xml:space="preserve">Retirar la pipeta </w:t>
      </w:r>
      <w:proofErr w:type="spellStart"/>
      <w:r w:rsidRPr="003D6AA9">
        <w:t>Hensen-Stempel</w:t>
      </w:r>
      <w:proofErr w:type="spellEnd"/>
      <w:r w:rsidRPr="003D6AA9">
        <w:t xml:space="preserve"> del </w:t>
      </w:r>
      <w:proofErr w:type="spellStart"/>
      <w:r w:rsidRPr="003D6AA9">
        <w:t>beaker</w:t>
      </w:r>
      <w:proofErr w:type="spellEnd"/>
      <w:r w:rsidRPr="003D6AA9">
        <w:t xml:space="preserve"> y verter en la cámara </w:t>
      </w:r>
      <w:proofErr w:type="spellStart"/>
      <w:r w:rsidRPr="003D6AA9">
        <w:t>Bogorov</w:t>
      </w:r>
      <w:proofErr w:type="spellEnd"/>
      <w:r w:rsidRPr="003D6AA9">
        <w:t xml:space="preserve"> </w:t>
      </w:r>
      <w:r w:rsidR="00A11CA9" w:rsidRPr="003D6AA9">
        <w:t>el</w:t>
      </w:r>
      <w:r w:rsidRPr="003D6AA9">
        <w:t xml:space="preserve"> volumen correspondiente.</w:t>
      </w:r>
    </w:p>
    <w:p w14:paraId="5DEAA2F2" w14:textId="77777777" w:rsidR="00A73839" w:rsidRPr="003D6AA9" w:rsidRDefault="00A73839" w:rsidP="00ED6630">
      <w:pPr>
        <w:pStyle w:val="Prrafodelista"/>
        <w:numPr>
          <w:ilvl w:val="0"/>
          <w:numId w:val="11"/>
        </w:numPr>
      </w:pPr>
      <w:r w:rsidRPr="003D6AA9">
        <w:t xml:space="preserve">Revisar la cámara </w:t>
      </w:r>
      <w:proofErr w:type="spellStart"/>
      <w:r w:rsidRPr="003D6AA9">
        <w:t>Bogorov</w:t>
      </w:r>
      <w:proofErr w:type="spellEnd"/>
      <w:r w:rsidRPr="003D6AA9">
        <w:t xml:space="preserve"> bajo el estereoscopio, iniciando en una de las esquinas y trasladándose lateralmente.</w:t>
      </w:r>
    </w:p>
    <w:p w14:paraId="0D79F8F5" w14:textId="2237758C" w:rsidR="00A73839" w:rsidRPr="00BB5BB7" w:rsidRDefault="00A73839" w:rsidP="00ED6630">
      <w:pPr>
        <w:pStyle w:val="Prrafodelista"/>
        <w:numPr>
          <w:ilvl w:val="0"/>
          <w:numId w:val="11"/>
        </w:numPr>
      </w:pPr>
      <w:r w:rsidRPr="00BB5BB7">
        <w:t xml:space="preserve">Por cada individuo observado, hacer un registro de conteo en el formato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A600F3" w:rsidRPr="00BB5BB7">
        <w:rPr>
          <w:shd w:val="clear" w:color="auto" w:fill="FFFFFF"/>
        </w:rPr>
        <w:t>para el</w:t>
      </w:r>
      <w:r w:rsidR="002C4913" w:rsidRPr="00BB5BB7">
        <w:rPr>
          <w:shd w:val="clear" w:color="auto" w:fill="FFFFFF"/>
        </w:rPr>
        <w:t xml:space="preserve"> Análisis </w:t>
      </w:r>
      <w:r w:rsidR="00A600F3" w:rsidRPr="00BB5BB7">
        <w:rPr>
          <w:shd w:val="clear" w:color="auto" w:fill="FFFFFF"/>
        </w:rPr>
        <w:t xml:space="preserve">de </w:t>
      </w:r>
      <w:r w:rsidR="002C4913" w:rsidRPr="00BB5BB7">
        <w:rPr>
          <w:shd w:val="clear" w:color="auto" w:fill="FFFFFF"/>
        </w:rPr>
        <w:t>Densidad de Plancton y Macroinvertebrados Bentónicos</w:t>
      </w:r>
      <w:r w:rsidRPr="00BB5BB7">
        <w:t>, indicando a qué grupo taxonómico pertenece. </w:t>
      </w:r>
    </w:p>
    <w:p w14:paraId="1B5076B8" w14:textId="008B5533" w:rsidR="00A73839" w:rsidRPr="00BB5BB7" w:rsidRDefault="00A73839" w:rsidP="00ED6630">
      <w:pPr>
        <w:pStyle w:val="Prrafodelista"/>
        <w:numPr>
          <w:ilvl w:val="0"/>
          <w:numId w:val="11"/>
        </w:numPr>
      </w:pPr>
      <w:r w:rsidRPr="00BB5BB7">
        <w:t xml:space="preserve">Continuar con el proceso de recuento hasta que el grupo más abundante alcance mínimo </w:t>
      </w:r>
      <w:r w:rsidR="00A11CA9" w:rsidRPr="00BB5BB7">
        <w:t>2</w:t>
      </w:r>
      <w:r w:rsidRPr="00BB5BB7">
        <w:t>00 organismos</w:t>
      </w:r>
      <w:r w:rsidR="004D2C15" w:rsidRPr="00BB5BB7">
        <w:t xml:space="preserve"> para alcanzar una precisión de 14%</w:t>
      </w:r>
      <w:r w:rsidRPr="00BB5BB7">
        <w:t xml:space="preserve"> (ver</w:t>
      </w:r>
      <w:r w:rsidR="008F3068" w:rsidRPr="00BB5BB7">
        <w:t xml:space="preserve"> </w:t>
      </w:r>
      <w:r w:rsidR="00D76EF0" w:rsidRPr="00BB5BB7">
        <w:fldChar w:fldCharType="begin"/>
      </w:r>
      <w:r w:rsidR="00D76EF0" w:rsidRPr="00BB5BB7">
        <w:instrText xml:space="preserve"> REF _Ref57302197 \h  \* MERGEFORMAT </w:instrText>
      </w:r>
      <w:r w:rsidR="00D76EF0" w:rsidRPr="00BB5BB7">
        <w:fldChar w:fldCharType="separate"/>
      </w:r>
      <w:r w:rsidR="00D76EF0" w:rsidRPr="00BB5BB7">
        <w:t xml:space="preserve">Tabla </w:t>
      </w:r>
      <w:r w:rsidR="00D76EF0" w:rsidRPr="00BB5BB7">
        <w:rPr>
          <w:noProof/>
        </w:rPr>
        <w:t>2</w:t>
      </w:r>
      <w:r w:rsidR="00D76EF0" w:rsidRPr="00BB5BB7">
        <w:fldChar w:fldCharType="end"/>
      </w:r>
      <w:r w:rsidR="008F3068" w:rsidRPr="00BB5BB7">
        <w:t>)</w:t>
      </w:r>
      <w:r w:rsidRPr="00BB5BB7">
        <w:t xml:space="preserve"> (Postel et al., 2000). De ser necesario, tomar más alícuotas. </w:t>
      </w:r>
    </w:p>
    <w:p w14:paraId="78E72EA8" w14:textId="77777777" w:rsidR="00A73839" w:rsidRPr="00BB5BB7" w:rsidRDefault="00A73839" w:rsidP="00ED6630">
      <w:pPr>
        <w:pStyle w:val="Prrafodelista"/>
        <w:numPr>
          <w:ilvl w:val="0"/>
          <w:numId w:val="11"/>
        </w:numPr>
      </w:pPr>
      <w:r w:rsidRPr="00BB5BB7">
        <w:t>Terminar el conteo de la muestra una vez alcanzado este número y finalizada la revisión de la totalidad de la alícuota.</w:t>
      </w:r>
    </w:p>
    <w:p w14:paraId="57F5DD9D" w14:textId="297F84F2" w:rsidR="00A73839" w:rsidRPr="00BB5BB7" w:rsidRDefault="00A73839" w:rsidP="00ED6630">
      <w:pPr>
        <w:pStyle w:val="Prrafodelista"/>
        <w:numPr>
          <w:ilvl w:val="0"/>
          <w:numId w:val="11"/>
        </w:numPr>
      </w:pPr>
      <w:r w:rsidRPr="00BB5BB7">
        <w:t xml:space="preserve">Registrar los resultados del conteo en el formato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A600F3" w:rsidRPr="00BB5BB7">
        <w:rPr>
          <w:shd w:val="clear" w:color="auto" w:fill="FFFFFF"/>
        </w:rPr>
        <w:t>para el</w:t>
      </w:r>
      <w:r w:rsidR="002C4913" w:rsidRPr="00BB5BB7">
        <w:rPr>
          <w:shd w:val="clear" w:color="auto" w:fill="FFFFFF"/>
        </w:rPr>
        <w:t xml:space="preserve"> Análisis </w:t>
      </w:r>
      <w:r w:rsidR="00A600F3" w:rsidRPr="00BB5BB7">
        <w:rPr>
          <w:shd w:val="clear" w:color="auto" w:fill="FFFFFF"/>
        </w:rPr>
        <w:t xml:space="preserve">de </w:t>
      </w:r>
      <w:r w:rsidR="002C4913" w:rsidRPr="00BB5BB7">
        <w:rPr>
          <w:shd w:val="clear" w:color="auto" w:fill="FFFFFF"/>
        </w:rPr>
        <w:t>Densidad de Plancton y Macroinvertebrados Bentónicos.</w:t>
      </w:r>
    </w:p>
    <w:p w14:paraId="5CD6FC1D" w14:textId="77777777" w:rsidR="00B179FD" w:rsidRPr="00ED1F2B" w:rsidRDefault="00B179FD" w:rsidP="000D4A5B"/>
    <w:p w14:paraId="51BD422C" w14:textId="06CFB40E" w:rsidR="00A73839" w:rsidRPr="003D6AA9" w:rsidRDefault="004D2C15" w:rsidP="000D4A5B">
      <w:pPr>
        <w:pStyle w:val="Ttulo4"/>
        <w:rPr>
          <w:lang w:val="es-ES"/>
        </w:rPr>
      </w:pPr>
      <w:r w:rsidRPr="003D6AA9">
        <w:rPr>
          <w:lang w:val="es-ES"/>
        </w:rPr>
        <w:t xml:space="preserve">Análisis de biomasa y </w:t>
      </w:r>
      <w:proofErr w:type="spellStart"/>
      <w:r w:rsidRPr="003D6AA9">
        <w:rPr>
          <w:lang w:val="es-ES"/>
        </w:rPr>
        <w:t>biovolumen</w:t>
      </w:r>
      <w:proofErr w:type="spellEnd"/>
    </w:p>
    <w:p w14:paraId="4E0E439A" w14:textId="77777777" w:rsidR="00B46AB3" w:rsidRDefault="00B46AB3" w:rsidP="00B46AB3">
      <w:pPr>
        <w:rPr>
          <w:lang w:val="es-ES"/>
        </w:rPr>
      </w:pPr>
    </w:p>
    <w:p w14:paraId="6DAFF454" w14:textId="5807B101" w:rsidR="00BB53C0" w:rsidRPr="00BB53C0" w:rsidRDefault="004D2C15" w:rsidP="00BB53C0">
      <w:pPr>
        <w:rPr>
          <w:lang w:val="es-ES"/>
        </w:rPr>
      </w:pPr>
      <w:r w:rsidRPr="00B46AB3">
        <w:rPr>
          <w:lang w:val="es-ES"/>
        </w:rPr>
        <w:t xml:space="preserve">Con la submuestra, correspondiente al 50 % de la muestra original, obtenida en el numeral </w:t>
      </w:r>
      <w:r w:rsidR="00A600F3">
        <w:rPr>
          <w:lang w:val="es-ES"/>
        </w:rPr>
        <w:fldChar w:fldCharType="begin"/>
      </w:r>
      <w:r w:rsidR="00A600F3">
        <w:rPr>
          <w:lang w:val="es-ES"/>
        </w:rPr>
        <w:instrText xml:space="preserve"> REF _Ref57299240 \r \h </w:instrText>
      </w:r>
      <w:r w:rsidR="00A600F3">
        <w:rPr>
          <w:lang w:val="es-ES"/>
        </w:rPr>
      </w:r>
      <w:r w:rsidR="00A600F3">
        <w:rPr>
          <w:lang w:val="es-ES"/>
        </w:rPr>
        <w:fldChar w:fldCharType="separate"/>
      </w:r>
      <w:r w:rsidR="00A600F3">
        <w:rPr>
          <w:lang w:val="es-ES"/>
        </w:rPr>
        <w:t>6.1.2.2</w:t>
      </w:r>
      <w:r w:rsidR="00A600F3">
        <w:rPr>
          <w:lang w:val="es-ES"/>
        </w:rPr>
        <w:fldChar w:fldCharType="end"/>
      </w:r>
      <w:r w:rsidR="001B4538">
        <w:rPr>
          <w:lang w:val="es-ES"/>
        </w:rPr>
        <w:t xml:space="preserve"> </w:t>
      </w:r>
      <w:r w:rsidRPr="00B46AB3">
        <w:rPr>
          <w:lang w:val="es-ES"/>
        </w:rPr>
        <w:t>se realizará la determinación de la biomasa (</w:t>
      </w:r>
      <w:proofErr w:type="spellStart"/>
      <w:r w:rsidRPr="00B46AB3">
        <w:rPr>
          <w:lang w:val="es-ES"/>
        </w:rPr>
        <w:t>biovolumen</w:t>
      </w:r>
      <w:proofErr w:type="spellEnd"/>
      <w:r w:rsidRPr="00B46AB3">
        <w:rPr>
          <w:lang w:val="es-ES"/>
        </w:rPr>
        <w:t>, peso húmedo, peso seco, peso seco libre de ceniza) mediante análisis volumétricos y gravimétrico</w:t>
      </w:r>
      <w:r w:rsidR="0093760A" w:rsidRPr="00B46AB3">
        <w:rPr>
          <w:lang w:val="es-ES"/>
        </w:rPr>
        <w:t xml:space="preserve">s. </w:t>
      </w:r>
      <w:bookmarkStart w:id="10" w:name="_Ref57300068"/>
    </w:p>
    <w:p w14:paraId="491F5C2C" w14:textId="230D87A9" w:rsidR="004D2C15" w:rsidRPr="003D6AA9" w:rsidRDefault="004D2C15" w:rsidP="000D4A5B">
      <w:pPr>
        <w:pStyle w:val="Ttulo5"/>
      </w:pPr>
      <w:r w:rsidRPr="003D6AA9">
        <w:t>Análisis volumétrico (</w:t>
      </w:r>
      <w:proofErr w:type="spellStart"/>
      <w:r w:rsidRPr="003D6AA9">
        <w:t>biovolumen</w:t>
      </w:r>
      <w:proofErr w:type="spellEnd"/>
      <w:r w:rsidRPr="003D6AA9">
        <w:t>)</w:t>
      </w:r>
      <w:bookmarkEnd w:id="10"/>
    </w:p>
    <w:p w14:paraId="583F7070" w14:textId="77777777" w:rsidR="00B46AB3" w:rsidRDefault="00B46AB3" w:rsidP="000D4A5B"/>
    <w:p w14:paraId="45871C5B" w14:textId="77777777" w:rsidR="00944457" w:rsidRDefault="004D2C15" w:rsidP="00944457">
      <w:pPr>
        <w:pStyle w:val="Prrafodelista"/>
        <w:numPr>
          <w:ilvl w:val="0"/>
          <w:numId w:val="12"/>
        </w:numPr>
      </w:pPr>
      <w:r w:rsidRPr="003D6AA9">
        <w:t xml:space="preserve">Filtrar la muestra con una malla de 20 µm en una bomba de vacío </w:t>
      </w:r>
      <w:r w:rsidR="00372C61" w:rsidRPr="003D6AA9">
        <w:t>para</w:t>
      </w:r>
      <w:r w:rsidRPr="003D6AA9">
        <w:t xml:space="preserve"> eliminar el exceso de agua.</w:t>
      </w:r>
    </w:p>
    <w:p w14:paraId="3676C743" w14:textId="1079E541" w:rsidR="00944457" w:rsidRPr="00944457" w:rsidRDefault="004D2C15" w:rsidP="00BB5BB7">
      <w:pPr>
        <w:pStyle w:val="Prrafodelista"/>
        <w:numPr>
          <w:ilvl w:val="0"/>
          <w:numId w:val="12"/>
        </w:numPr>
      </w:pPr>
      <w:r w:rsidRPr="003D6AA9">
        <w:t>Llenar una probeta con agua</w:t>
      </w:r>
      <w:r w:rsidR="00372C61" w:rsidRPr="003D6AA9">
        <w:t xml:space="preserve"> de mar</w:t>
      </w:r>
      <w:r w:rsidRPr="003D6AA9">
        <w:t xml:space="preserve"> filtrada hasta un volumen conocido, el cual se registra en el formato</w:t>
      </w:r>
      <w:r w:rsidR="00BB5BB7">
        <w:t xml:space="preserve"> </w:t>
      </w:r>
      <w:r w:rsidR="00BB5BB7" w:rsidRPr="00BB5BB7">
        <w:t>M5-00-FOR-137 Análisis gravimétricos y volumétricos zooplancton</w:t>
      </w:r>
      <w:r w:rsidR="00944457" w:rsidRPr="00BB5BB7">
        <w:rPr>
          <w:shd w:val="clear" w:color="auto" w:fill="FFFFFF"/>
        </w:rPr>
        <w:t>.</w:t>
      </w:r>
      <w:r w:rsidR="00944457" w:rsidRPr="00BB5BB7">
        <w:rPr>
          <w:b/>
          <w:shd w:val="clear" w:color="auto" w:fill="FFFFFF"/>
        </w:rPr>
        <w:t xml:space="preserve"> </w:t>
      </w:r>
    </w:p>
    <w:p w14:paraId="694E9AF7" w14:textId="2E9B1233" w:rsidR="004D2C15" w:rsidRPr="003D6AA9" w:rsidRDefault="004D2C15" w:rsidP="00ED6630">
      <w:pPr>
        <w:pStyle w:val="Prrafodelista"/>
        <w:numPr>
          <w:ilvl w:val="0"/>
          <w:numId w:val="12"/>
        </w:numPr>
      </w:pPr>
      <w:r w:rsidRPr="003D6AA9">
        <w:t>Con ayuda de unas pinzas blandas, depositar la masa de zooplancton en la probeta con agua</w:t>
      </w:r>
      <w:r w:rsidR="00372C61" w:rsidRPr="003D6AA9">
        <w:t xml:space="preserve"> de mar filtrada</w:t>
      </w:r>
      <w:r w:rsidRPr="003D6AA9">
        <w:t xml:space="preserve">. Si </w:t>
      </w:r>
      <w:r w:rsidR="00C66689" w:rsidRPr="003D6AA9">
        <w:t>nota</w:t>
      </w:r>
      <w:r w:rsidRPr="003D6AA9">
        <w:t xml:space="preserve"> que al depositar la totalidad de la masa </w:t>
      </w:r>
      <w:proofErr w:type="spellStart"/>
      <w:r w:rsidRPr="003D6AA9">
        <w:t>zooplanctónica</w:t>
      </w:r>
      <w:proofErr w:type="spellEnd"/>
      <w:r w:rsidRPr="003D6AA9">
        <w:t xml:space="preserve"> se sobrepasará la capacidad máxima de la probeta, se recomienda dividir la masa de zooplancton en partes iguales (las necesarias) y depositarlas en un número equivalente de probetas.</w:t>
      </w:r>
    </w:p>
    <w:p w14:paraId="079BF796" w14:textId="23D37368" w:rsidR="004D2C15" w:rsidRPr="003D6AA9" w:rsidRDefault="004D2C15" w:rsidP="00BB5BB7">
      <w:pPr>
        <w:pStyle w:val="Prrafodelista"/>
        <w:numPr>
          <w:ilvl w:val="0"/>
          <w:numId w:val="12"/>
        </w:numPr>
      </w:pPr>
      <w:r w:rsidRPr="003D6AA9">
        <w:t xml:space="preserve">Registrar el (los) volumen(es) de agua desplazado(s) en el formato </w:t>
      </w:r>
      <w:r w:rsidR="00BB5BB7" w:rsidRPr="00BB5BB7">
        <w:t>M5-00-FOR-137 Análisis gravimétricos y volumétricos zooplancton</w:t>
      </w:r>
      <w:r w:rsidR="00944457" w:rsidRPr="00BB5BB7">
        <w:rPr>
          <w:shd w:val="clear" w:color="auto" w:fill="FFFFFF"/>
        </w:rPr>
        <w:t>.</w:t>
      </w:r>
    </w:p>
    <w:p w14:paraId="0575E0A8" w14:textId="66794F43" w:rsidR="004D2C15" w:rsidRPr="003D6AA9" w:rsidRDefault="004D2C15" w:rsidP="00ED6630">
      <w:pPr>
        <w:pStyle w:val="Prrafodelista"/>
        <w:numPr>
          <w:ilvl w:val="0"/>
          <w:numId w:val="12"/>
        </w:numPr>
      </w:pPr>
      <w:r w:rsidRPr="003D6AA9">
        <w:t xml:space="preserve">Verter el contenido de la probeta en </w:t>
      </w:r>
      <w:r w:rsidR="00BB5BB7">
        <w:t>embudo de filtración</w:t>
      </w:r>
      <w:r w:rsidRPr="003D6AA9">
        <w:t xml:space="preserve"> para retirar el exceso de agua.</w:t>
      </w:r>
    </w:p>
    <w:p w14:paraId="04E7A5BC" w14:textId="01FF120F" w:rsidR="004D2C15" w:rsidRPr="00B46AB3" w:rsidRDefault="004D2C15" w:rsidP="000D4A5B">
      <w:pPr>
        <w:pStyle w:val="Prrafodelista"/>
        <w:numPr>
          <w:ilvl w:val="0"/>
          <w:numId w:val="12"/>
        </w:numPr>
      </w:pPr>
      <w:r w:rsidRPr="003D6AA9">
        <w:t xml:space="preserve">Depositar la masa de zooplancton en una caja </w:t>
      </w:r>
      <w:r w:rsidR="00487F4C">
        <w:t>Petri</w:t>
      </w:r>
      <w:r w:rsidRPr="003D6AA9">
        <w:t xml:space="preserve"> debidamente rotulada con los datos de la muestra original.</w:t>
      </w:r>
    </w:p>
    <w:p w14:paraId="7AAE3976" w14:textId="401D4360" w:rsidR="00C66689" w:rsidRDefault="00D304C9" w:rsidP="000D4A5B">
      <w:pPr>
        <w:pStyle w:val="Ttulo5"/>
      </w:pPr>
      <w:bookmarkStart w:id="11" w:name="_Ref57300096"/>
      <w:r w:rsidRPr="003D6AA9">
        <w:t>Análisis gravimétrico</w:t>
      </w:r>
      <w:bookmarkEnd w:id="11"/>
    </w:p>
    <w:p w14:paraId="3DAE8BD9" w14:textId="2F629CEE" w:rsidR="00BB53C0" w:rsidRPr="00BB5BB7" w:rsidRDefault="00BB53C0" w:rsidP="00BB53C0">
      <w:pPr>
        <w:rPr>
          <w:lang w:val="es-ES"/>
        </w:rPr>
      </w:pPr>
    </w:p>
    <w:p w14:paraId="19882F38" w14:textId="3E760538" w:rsidR="00D304C9" w:rsidRPr="003D6AA9" w:rsidRDefault="00D304C9" w:rsidP="00ED6630">
      <w:pPr>
        <w:pStyle w:val="Prrafodelista"/>
        <w:numPr>
          <w:ilvl w:val="0"/>
          <w:numId w:val="13"/>
        </w:numPr>
      </w:pPr>
      <w:r w:rsidRPr="003D6AA9">
        <w:t xml:space="preserve">Para cada muestra a analizar, relacionar un crisol de tamaño congruente con el volumen de </w:t>
      </w:r>
      <w:proofErr w:type="gramStart"/>
      <w:r w:rsidRPr="003D6AA9">
        <w:t>la misma</w:t>
      </w:r>
      <w:proofErr w:type="gramEnd"/>
      <w:r w:rsidRPr="003D6AA9">
        <w:t>.</w:t>
      </w:r>
    </w:p>
    <w:p w14:paraId="18882D5F" w14:textId="77777777" w:rsidR="00D304C9" w:rsidRPr="003D6AA9" w:rsidRDefault="00D304C9" w:rsidP="00ED6630">
      <w:pPr>
        <w:pStyle w:val="Prrafodelista"/>
        <w:numPr>
          <w:ilvl w:val="0"/>
          <w:numId w:val="13"/>
        </w:numPr>
      </w:pPr>
      <w:r w:rsidRPr="003D6AA9">
        <w:lastRenderedPageBreak/>
        <w:t xml:space="preserve">Elaborar tapas con papel aluminio </w:t>
      </w:r>
      <w:proofErr w:type="gramStart"/>
      <w:r w:rsidRPr="003D6AA9">
        <w:t>de acuerdo al</w:t>
      </w:r>
      <w:proofErr w:type="gramEnd"/>
      <w:r w:rsidRPr="003D6AA9">
        <w:t xml:space="preserve"> tamaño de los crisoles y rotular con la información de cada muestra.</w:t>
      </w:r>
    </w:p>
    <w:p w14:paraId="3B414790" w14:textId="50BB535E" w:rsidR="00D304C9" w:rsidRPr="003D6AA9" w:rsidRDefault="00D304C9" w:rsidP="00ED6630">
      <w:pPr>
        <w:pStyle w:val="Prrafodelista"/>
        <w:numPr>
          <w:ilvl w:val="0"/>
          <w:numId w:val="13"/>
        </w:numPr>
      </w:pPr>
      <w:r w:rsidRPr="003D6AA9">
        <w:t xml:space="preserve">Pesar dos </w:t>
      </w:r>
      <w:r w:rsidR="00A338CA">
        <w:t xml:space="preserve">veces en una balanza analítica </w:t>
      </w:r>
      <w:r w:rsidRPr="003D6AA9">
        <w:t>cada crisol junto con su respectiva tapa de aluminio. </w:t>
      </w:r>
    </w:p>
    <w:p w14:paraId="5263460A" w14:textId="20005C3E" w:rsidR="00D304C9" w:rsidRPr="003D6AA9" w:rsidRDefault="00D304C9" w:rsidP="00BB5BB7">
      <w:pPr>
        <w:pStyle w:val="Prrafodelista"/>
        <w:numPr>
          <w:ilvl w:val="0"/>
          <w:numId w:val="13"/>
        </w:numPr>
      </w:pPr>
      <w:r w:rsidRPr="003D6AA9">
        <w:t xml:space="preserve">Registrar los valores obtenidos en el formato </w:t>
      </w:r>
      <w:r w:rsidR="00BB5BB7" w:rsidRPr="00BB5BB7">
        <w:t>M5-00-FOR-137 Análisis gravimétricos y volumétricos zooplancton</w:t>
      </w:r>
      <w:r w:rsidR="00944457" w:rsidRPr="00BB5BB7">
        <w:rPr>
          <w:shd w:val="clear" w:color="auto" w:fill="FFFFFF"/>
        </w:rPr>
        <w:t>.</w:t>
      </w:r>
    </w:p>
    <w:p w14:paraId="109BBE1D" w14:textId="5F850BBF" w:rsidR="004D2C15" w:rsidRPr="003D6AA9" w:rsidRDefault="00884D8F" w:rsidP="000D4A5B">
      <w:pPr>
        <w:pStyle w:val="Ttulo5"/>
      </w:pPr>
      <w:r w:rsidRPr="003D6AA9">
        <w:t>Peso húmedo</w:t>
      </w:r>
    </w:p>
    <w:p w14:paraId="45BF8E2C" w14:textId="52BCF187" w:rsidR="00E233C3" w:rsidRPr="00BB5BB7" w:rsidRDefault="00E233C3" w:rsidP="000D4A5B">
      <w:pPr>
        <w:rPr>
          <w:lang w:val="en-US"/>
        </w:rPr>
      </w:pPr>
    </w:p>
    <w:p w14:paraId="3E324DB5" w14:textId="358AAEFF" w:rsidR="00884D8F" w:rsidRPr="003D6AA9" w:rsidRDefault="00884D8F" w:rsidP="00ED6630">
      <w:pPr>
        <w:pStyle w:val="Prrafodelista"/>
        <w:numPr>
          <w:ilvl w:val="0"/>
          <w:numId w:val="14"/>
        </w:numPr>
      </w:pPr>
      <w:r w:rsidRPr="003D6AA9">
        <w:t xml:space="preserve">Trasladar la masa de zooplancton reservada en la caja </w:t>
      </w:r>
      <w:r w:rsidR="00487F4C">
        <w:t>Petri</w:t>
      </w:r>
      <w:r w:rsidRPr="003D6AA9">
        <w:t xml:space="preserve"> (</w:t>
      </w:r>
      <w:r w:rsidR="00E233C3">
        <w:fldChar w:fldCharType="begin"/>
      </w:r>
      <w:r w:rsidR="00E233C3">
        <w:instrText xml:space="preserve"> REF _Ref57300068 \r \h </w:instrText>
      </w:r>
      <w:r w:rsidR="00E233C3">
        <w:fldChar w:fldCharType="separate"/>
      </w:r>
      <w:r w:rsidR="00E233C3">
        <w:t>6.1.2.4.1</w:t>
      </w:r>
      <w:r w:rsidR="00E233C3">
        <w:fldChar w:fldCharType="end"/>
      </w:r>
      <w:r w:rsidRPr="003D6AA9">
        <w:t>) con ayuda de unas pinzas blandas a uno de los crisoles cubiertos con tapa aluminio previamente pesados (</w:t>
      </w:r>
      <w:r w:rsidR="00E233C3">
        <w:fldChar w:fldCharType="begin"/>
      </w:r>
      <w:r w:rsidR="00E233C3">
        <w:instrText xml:space="preserve"> REF _Ref57300096 \r \h </w:instrText>
      </w:r>
      <w:r w:rsidR="00E233C3">
        <w:fldChar w:fldCharType="separate"/>
      </w:r>
      <w:r w:rsidR="00E233C3">
        <w:t>6.1.2.4.2</w:t>
      </w:r>
      <w:r w:rsidR="00E233C3">
        <w:fldChar w:fldCharType="end"/>
      </w:r>
      <w:r w:rsidRPr="003D6AA9">
        <w:t>).</w:t>
      </w:r>
    </w:p>
    <w:p w14:paraId="2ADBE6D5" w14:textId="77777777" w:rsidR="00884D8F" w:rsidRPr="003D6AA9" w:rsidRDefault="00884D8F" w:rsidP="00ED6630">
      <w:pPr>
        <w:pStyle w:val="Prrafodelista"/>
        <w:numPr>
          <w:ilvl w:val="0"/>
          <w:numId w:val="14"/>
        </w:numPr>
      </w:pPr>
      <w:r w:rsidRPr="003D6AA9">
        <w:t>Cubrir la muestra con papel aluminio</w:t>
      </w:r>
    </w:p>
    <w:p w14:paraId="51333732" w14:textId="77777777" w:rsidR="00884D8F" w:rsidRPr="003D6AA9" w:rsidRDefault="00884D8F" w:rsidP="00ED6630">
      <w:pPr>
        <w:pStyle w:val="Prrafodelista"/>
        <w:numPr>
          <w:ilvl w:val="0"/>
          <w:numId w:val="14"/>
        </w:numPr>
      </w:pPr>
      <w:r w:rsidRPr="003D6AA9">
        <w:t>Pesar dos veces los crisoles con la muestra correspondiente en su interior en una balanza analítica. </w:t>
      </w:r>
    </w:p>
    <w:p w14:paraId="34D94D62" w14:textId="25198803" w:rsidR="00884D8F" w:rsidRPr="003D6AA9" w:rsidRDefault="00884D8F" w:rsidP="00BB5BB7">
      <w:pPr>
        <w:pStyle w:val="Prrafodelista"/>
        <w:numPr>
          <w:ilvl w:val="0"/>
          <w:numId w:val="14"/>
        </w:numPr>
      </w:pPr>
      <w:r w:rsidRPr="003D6AA9">
        <w:t>Registrar los datos obtenidos en el formato</w:t>
      </w:r>
      <w:r w:rsidR="00944457">
        <w:t xml:space="preserve"> </w:t>
      </w:r>
      <w:r w:rsidR="00BB5BB7" w:rsidRPr="00BB5BB7">
        <w:t>M5-00-FOR-137 Análisis gravimétricos y volumétricos zooplancton</w:t>
      </w:r>
      <w:r w:rsidR="00944457">
        <w:rPr>
          <w:b/>
          <w:color w:val="FF0000"/>
          <w:shd w:val="clear" w:color="auto" w:fill="FFFFFF"/>
        </w:rPr>
        <w:t>.</w:t>
      </w:r>
      <w:r w:rsidR="00944457" w:rsidRPr="00944457">
        <w:rPr>
          <w:b/>
          <w:color w:val="FF0000"/>
          <w:shd w:val="clear" w:color="auto" w:fill="FFFFFF"/>
        </w:rPr>
        <w:t xml:space="preserve"> </w:t>
      </w:r>
    </w:p>
    <w:p w14:paraId="0E207F46" w14:textId="3F2B61E5" w:rsidR="00884D8F" w:rsidRPr="003D6AA9" w:rsidRDefault="00D22E17" w:rsidP="000D4A5B">
      <w:pPr>
        <w:pStyle w:val="Ttulo5"/>
      </w:pPr>
      <w:r w:rsidRPr="003D6AA9">
        <w:t>Peso seco</w:t>
      </w:r>
    </w:p>
    <w:p w14:paraId="58FB7D3F" w14:textId="55885345" w:rsidR="00E233C3" w:rsidRDefault="00E233C3" w:rsidP="000D4A5B"/>
    <w:p w14:paraId="25327385" w14:textId="5BABD664" w:rsidR="00D22E17" w:rsidRPr="00E233C3" w:rsidRDefault="00D22E17" w:rsidP="00ED6630">
      <w:pPr>
        <w:pStyle w:val="Prrafodelista"/>
        <w:numPr>
          <w:ilvl w:val="0"/>
          <w:numId w:val="15"/>
        </w:numPr>
      </w:pPr>
      <w:r w:rsidRPr="00E233C3">
        <w:t>Precalentar el horno a 60°C</w:t>
      </w:r>
      <w:r w:rsidR="00E233C3">
        <w:t>.</w:t>
      </w:r>
    </w:p>
    <w:p w14:paraId="1B866ECA" w14:textId="69EF72E1" w:rsidR="00D22E17" w:rsidRPr="003D6AA9" w:rsidRDefault="00D22E17" w:rsidP="00ED6630">
      <w:pPr>
        <w:pStyle w:val="Prrafodelista"/>
        <w:numPr>
          <w:ilvl w:val="0"/>
          <w:numId w:val="15"/>
        </w:numPr>
      </w:pPr>
      <w:r w:rsidRPr="003D6AA9">
        <w:t xml:space="preserve">Una vez alcanzada la temperatura deseada, introducir los crisoles con muestra y mantenerlos allí durante 24 horas (Postel </w:t>
      </w:r>
      <w:r w:rsidRPr="00E233C3">
        <w:t>et al.,</w:t>
      </w:r>
      <w:r w:rsidRPr="003D6AA9">
        <w:t xml:space="preserve"> 2000). </w:t>
      </w:r>
      <w:r w:rsidR="00487F4C">
        <w:t>O</w:t>
      </w:r>
      <w:r w:rsidRPr="003D6AA9">
        <w:t>rganizar los recipientes dentro del horno de manera equidistante.</w:t>
      </w:r>
    </w:p>
    <w:p w14:paraId="0F54FB13" w14:textId="5B02E755" w:rsidR="00D22E17" w:rsidRPr="003D6AA9" w:rsidRDefault="00D22E17" w:rsidP="00ED6630">
      <w:pPr>
        <w:pStyle w:val="Prrafodelista"/>
        <w:numPr>
          <w:ilvl w:val="0"/>
          <w:numId w:val="15"/>
        </w:numPr>
      </w:pPr>
      <w:r w:rsidRPr="003D6AA9">
        <w:t>Cumplido el tiempo establecido, retirar los crisoles con ayuda de unas pinzas para crisol</w:t>
      </w:r>
      <w:r w:rsidR="00E233C3">
        <w:t>.</w:t>
      </w:r>
    </w:p>
    <w:p w14:paraId="4A30CA83" w14:textId="77777777" w:rsidR="00D22E17" w:rsidRPr="003D6AA9" w:rsidRDefault="00D22E17" w:rsidP="00ED6630">
      <w:pPr>
        <w:pStyle w:val="Prrafodelista"/>
        <w:numPr>
          <w:ilvl w:val="0"/>
          <w:numId w:val="15"/>
        </w:numPr>
      </w:pPr>
      <w:r w:rsidRPr="003D6AA9">
        <w:t>Depositar los crisoles en el desecador por al menos 30 minutos, mientras baja la temperatura.</w:t>
      </w:r>
    </w:p>
    <w:p w14:paraId="4CD5EFC9" w14:textId="77777777" w:rsidR="00D22E17" w:rsidRPr="003D6AA9" w:rsidRDefault="00D22E17" w:rsidP="00ED6630">
      <w:pPr>
        <w:pStyle w:val="Prrafodelista"/>
        <w:numPr>
          <w:ilvl w:val="0"/>
          <w:numId w:val="15"/>
        </w:numPr>
      </w:pPr>
      <w:r w:rsidRPr="003D6AA9">
        <w:t>Retirar los crisoles del desecador y pesar dos veces en la balanza analítica.</w:t>
      </w:r>
    </w:p>
    <w:p w14:paraId="465CD6F3" w14:textId="1BC60C94" w:rsidR="00D22E17" w:rsidRPr="003D6AA9" w:rsidRDefault="00D22E17" w:rsidP="00BB5BB7">
      <w:pPr>
        <w:pStyle w:val="Prrafodelista"/>
        <w:numPr>
          <w:ilvl w:val="0"/>
          <w:numId w:val="15"/>
        </w:numPr>
      </w:pPr>
      <w:r w:rsidRPr="003D6AA9">
        <w:t>Anotar los datos en el formato</w:t>
      </w:r>
      <w:r w:rsidR="00BB5BB7" w:rsidRPr="00BB5BB7">
        <w:t xml:space="preserve"> M5-00-FOR-137 Análisis gravimétricos y volumétricos zooplancton</w:t>
      </w:r>
      <w:r w:rsidR="00BB5BB7" w:rsidRPr="00BB5BB7">
        <w:rPr>
          <w:shd w:val="clear" w:color="auto" w:fill="FFFFFF"/>
        </w:rPr>
        <w:t>.</w:t>
      </w:r>
      <w:r w:rsidR="00944457" w:rsidRPr="00944457">
        <w:rPr>
          <w:b/>
          <w:color w:val="FF0000"/>
          <w:shd w:val="clear" w:color="auto" w:fill="FFFFFF"/>
        </w:rPr>
        <w:t xml:space="preserve"> </w:t>
      </w:r>
      <w:r w:rsidR="00162745">
        <w:t xml:space="preserve"> </w:t>
      </w:r>
    </w:p>
    <w:p w14:paraId="7E576794" w14:textId="4C45A468" w:rsidR="00D22E17" w:rsidRPr="003D6AA9" w:rsidRDefault="00D22E17" w:rsidP="000D4A5B">
      <w:pPr>
        <w:pStyle w:val="Ttulo5"/>
      </w:pPr>
      <w:r w:rsidRPr="003D6AA9">
        <w:t>Peso seco libre de ceniza</w:t>
      </w:r>
    </w:p>
    <w:p w14:paraId="5E03AF54" w14:textId="10C3E780" w:rsidR="00E233C3" w:rsidRPr="00BB5BB7" w:rsidRDefault="00E233C3" w:rsidP="000D4A5B">
      <w:pPr>
        <w:rPr>
          <w:lang w:val="en-US"/>
        </w:rPr>
      </w:pPr>
    </w:p>
    <w:p w14:paraId="444FF3C0" w14:textId="444450DC" w:rsidR="00D22E17" w:rsidRPr="003D6AA9" w:rsidRDefault="00D22E17" w:rsidP="00ED6630">
      <w:pPr>
        <w:pStyle w:val="Prrafodelista"/>
        <w:numPr>
          <w:ilvl w:val="0"/>
          <w:numId w:val="16"/>
        </w:numPr>
      </w:pPr>
      <w:r w:rsidRPr="003D6AA9">
        <w:t>Introducir los crisoles sin la tapa de aluminio (esto evita que se incineren y aumente el error al momento de pesar) en la mufla a una temperatura de 500°C. Tratar de organizar los recipientes dentro de la mufla de manera equidistante.</w:t>
      </w:r>
    </w:p>
    <w:p w14:paraId="4A46F8F2" w14:textId="28119FDF" w:rsidR="00D22E17" w:rsidRPr="003D6AA9" w:rsidRDefault="00D22E17" w:rsidP="00ED6630">
      <w:pPr>
        <w:pStyle w:val="Prrafodelista"/>
        <w:numPr>
          <w:ilvl w:val="0"/>
          <w:numId w:val="16"/>
        </w:numPr>
      </w:pPr>
      <w:r w:rsidRPr="003D6AA9">
        <w:t xml:space="preserve">Tras alcanzar la temperatura deseada, mantener los crisoles en el interior </w:t>
      </w:r>
      <w:r w:rsidR="0093760A" w:rsidRPr="003D6AA9">
        <w:t xml:space="preserve">durante </w:t>
      </w:r>
      <w:r w:rsidR="0093760A" w:rsidRPr="00E233C3">
        <w:t>6 horas.</w:t>
      </w:r>
    </w:p>
    <w:p w14:paraId="1FC940D8" w14:textId="77777777" w:rsidR="00D22E17" w:rsidRPr="003D6AA9" w:rsidRDefault="00D22E17" w:rsidP="00ED6630">
      <w:pPr>
        <w:pStyle w:val="Prrafodelista"/>
        <w:numPr>
          <w:ilvl w:val="0"/>
          <w:numId w:val="16"/>
        </w:numPr>
      </w:pPr>
      <w:r w:rsidRPr="003D6AA9">
        <w:t>Retirar los crisoles con ayuda de unas pinzas para crisol, y depositarlos en el desecador por al menos 30 minutos, mientras baja la temperatura.</w:t>
      </w:r>
    </w:p>
    <w:p w14:paraId="06C96BA6" w14:textId="46BFED1E" w:rsidR="00D22E17" w:rsidRPr="003D6AA9" w:rsidRDefault="00D22E17" w:rsidP="00ED6630">
      <w:pPr>
        <w:pStyle w:val="Prrafodelista"/>
        <w:numPr>
          <w:ilvl w:val="0"/>
          <w:numId w:val="16"/>
        </w:numPr>
      </w:pPr>
      <w:r w:rsidRPr="003D6AA9">
        <w:t>Retirar los crisoles del desecador y colocarle su respectiva tapa de aluminio</w:t>
      </w:r>
      <w:r w:rsidR="00E233C3">
        <w:t>.</w:t>
      </w:r>
    </w:p>
    <w:p w14:paraId="78337639" w14:textId="77777777" w:rsidR="00D22E17" w:rsidRPr="003D6AA9" w:rsidRDefault="00D22E17" w:rsidP="00ED6630">
      <w:pPr>
        <w:pStyle w:val="Prrafodelista"/>
        <w:numPr>
          <w:ilvl w:val="0"/>
          <w:numId w:val="16"/>
        </w:numPr>
      </w:pPr>
      <w:r w:rsidRPr="003D6AA9">
        <w:t>Pesar dos veces en una balanza analítica.</w:t>
      </w:r>
    </w:p>
    <w:p w14:paraId="694B6E60" w14:textId="5DC1A315" w:rsidR="00D22E17" w:rsidRPr="003D6AA9" w:rsidRDefault="00D22E17" w:rsidP="00BB5BB7">
      <w:pPr>
        <w:pStyle w:val="Prrafodelista"/>
        <w:numPr>
          <w:ilvl w:val="0"/>
          <w:numId w:val="16"/>
        </w:numPr>
      </w:pPr>
      <w:r w:rsidRPr="003D6AA9">
        <w:t xml:space="preserve">Anotar los datos en el formato </w:t>
      </w:r>
      <w:r w:rsidR="00BB5BB7" w:rsidRPr="00BB5BB7">
        <w:t>M5-00-FOR-137 Análisis gravimétricos y volumétricos zooplancton</w:t>
      </w:r>
      <w:r w:rsidR="00944457" w:rsidRPr="00BB5BB7">
        <w:rPr>
          <w:shd w:val="clear" w:color="auto" w:fill="FFFFFF"/>
        </w:rPr>
        <w:t>.</w:t>
      </w:r>
    </w:p>
    <w:p w14:paraId="0DD65AE1" w14:textId="77777777" w:rsidR="00D22E17" w:rsidRPr="003D6AA9" w:rsidRDefault="00D22E17" w:rsidP="00ED6630">
      <w:pPr>
        <w:pStyle w:val="Prrafodelista"/>
        <w:numPr>
          <w:ilvl w:val="0"/>
          <w:numId w:val="16"/>
        </w:numPr>
      </w:pPr>
      <w:r w:rsidRPr="003D6AA9">
        <w:lastRenderedPageBreak/>
        <w:t>Descartar el residuo de cada crisol luego de la incineración.</w:t>
      </w:r>
    </w:p>
    <w:p w14:paraId="26C1062B" w14:textId="58F1ED77" w:rsidR="00D22E17" w:rsidRPr="003D6AA9" w:rsidRDefault="00D22E17" w:rsidP="000D4A5B">
      <w:pPr>
        <w:rPr>
          <w:lang w:val="es-ES"/>
        </w:rPr>
      </w:pPr>
    </w:p>
    <w:p w14:paraId="1EFD75AF" w14:textId="60636D23" w:rsidR="00972E6D" w:rsidRPr="003D6AA9" w:rsidRDefault="00972E6D" w:rsidP="000D4A5B">
      <w:pPr>
        <w:pStyle w:val="Ttulo3"/>
        <w:rPr>
          <w:rFonts w:eastAsia="Times New Roman"/>
          <w:color w:val="000000"/>
          <w:lang w:val="es-CO"/>
        </w:rPr>
      </w:pPr>
      <w:r w:rsidRPr="003D6AA9">
        <w:t xml:space="preserve">Análisis de la comunidad </w:t>
      </w:r>
      <w:proofErr w:type="spellStart"/>
      <w:r w:rsidRPr="003D6AA9">
        <w:t>zooplanctónica</w:t>
      </w:r>
      <w:proofErr w:type="spellEnd"/>
      <w:r w:rsidRPr="003D6AA9">
        <w:t xml:space="preserve"> perteneciente al </w:t>
      </w:r>
      <w:bookmarkStart w:id="12" w:name="_Hlk57123782"/>
      <w:proofErr w:type="spellStart"/>
      <w:r w:rsidRPr="003D6AA9">
        <w:t>macroplancton</w:t>
      </w:r>
      <w:proofErr w:type="spellEnd"/>
      <w:r w:rsidR="00CD63AB" w:rsidRPr="003D6AA9">
        <w:t xml:space="preserve"> </w:t>
      </w:r>
      <w:r w:rsidR="00CD63AB" w:rsidRPr="003D6AA9">
        <w:rPr>
          <w:rFonts w:eastAsia="Times New Roman"/>
          <w:color w:val="000000"/>
          <w:lang w:val="es-CO"/>
        </w:rPr>
        <w:t xml:space="preserve">(2 - 20 cm) y </w:t>
      </w:r>
      <w:proofErr w:type="spellStart"/>
      <w:r w:rsidR="00CD63AB" w:rsidRPr="003D6AA9">
        <w:rPr>
          <w:rFonts w:eastAsia="Times New Roman"/>
          <w:color w:val="000000"/>
          <w:lang w:val="es-CO"/>
        </w:rPr>
        <w:t>megaloplancton</w:t>
      </w:r>
      <w:proofErr w:type="spellEnd"/>
      <w:r w:rsidR="00CD63AB" w:rsidRPr="003D6AA9">
        <w:rPr>
          <w:rFonts w:eastAsia="Times New Roman"/>
          <w:color w:val="000000"/>
          <w:lang w:val="es-CO"/>
        </w:rPr>
        <w:t xml:space="preserve"> (20 cm - 2 m)</w:t>
      </w:r>
    </w:p>
    <w:bookmarkEnd w:id="12"/>
    <w:p w14:paraId="56186062" w14:textId="77777777" w:rsidR="00E233C3" w:rsidRDefault="00E233C3" w:rsidP="000D4A5B">
      <w:pPr>
        <w:rPr>
          <w:lang w:val="es-ES"/>
        </w:rPr>
      </w:pPr>
    </w:p>
    <w:p w14:paraId="677C7CAD" w14:textId="2376BFC2" w:rsidR="00CD63AB" w:rsidRPr="00E233C3" w:rsidRDefault="005E425A" w:rsidP="00ED6630">
      <w:pPr>
        <w:pStyle w:val="Prrafodelista"/>
        <w:numPr>
          <w:ilvl w:val="0"/>
          <w:numId w:val="17"/>
        </w:numPr>
      </w:pPr>
      <w:r w:rsidRPr="003D6AA9">
        <w:t xml:space="preserve">Depositar </w:t>
      </w:r>
      <w:r w:rsidR="00B04C70" w:rsidRPr="003D6AA9">
        <w:t xml:space="preserve">los organismos extraídos en el numeral </w:t>
      </w:r>
      <w:r w:rsidR="00655508">
        <w:fldChar w:fldCharType="begin"/>
      </w:r>
      <w:r w:rsidR="00655508">
        <w:instrText xml:space="preserve"> REF _Ref57299093 \r \h </w:instrText>
      </w:r>
      <w:r w:rsidR="00655508">
        <w:fldChar w:fldCharType="separate"/>
      </w:r>
      <w:r w:rsidR="00655508">
        <w:t>6.1.2.1</w:t>
      </w:r>
      <w:r w:rsidR="00655508">
        <w:fldChar w:fldCharType="end"/>
      </w:r>
      <w:r w:rsidR="00655508">
        <w:t xml:space="preserve"> </w:t>
      </w:r>
      <w:r w:rsidR="00B04C70" w:rsidRPr="003D6AA9">
        <w:t xml:space="preserve">en un tamiz </w:t>
      </w:r>
      <w:r w:rsidR="00ED7D11">
        <w:t xml:space="preserve">de tamaño de poro de </w:t>
      </w:r>
      <w:r w:rsidR="00ED7D11" w:rsidRPr="00E233C3">
        <w:t>100 o 200 µm</w:t>
      </w:r>
      <w:r w:rsidRPr="003D6AA9">
        <w:t>.</w:t>
      </w:r>
      <w:r w:rsidR="00B04C70" w:rsidRPr="003D6AA9">
        <w:t xml:space="preserve"> </w:t>
      </w:r>
    </w:p>
    <w:p w14:paraId="095C8FD2" w14:textId="77777777" w:rsidR="006E38EA" w:rsidRPr="00E233C3" w:rsidRDefault="006E38EA" w:rsidP="00ED6630">
      <w:pPr>
        <w:pStyle w:val="Prrafodelista"/>
        <w:numPr>
          <w:ilvl w:val="0"/>
          <w:numId w:val="17"/>
        </w:numPr>
      </w:pPr>
      <w:r w:rsidRPr="006E38EA">
        <w:t>Lavar en el tamiz los organismos depositados con agua de mar filtrada hasta retirar los residuos de formol.</w:t>
      </w:r>
    </w:p>
    <w:p w14:paraId="776B8B37" w14:textId="037D5546" w:rsidR="00B04C70" w:rsidRPr="00E233C3" w:rsidRDefault="00175C81" w:rsidP="00ED6630">
      <w:pPr>
        <w:pStyle w:val="Prrafodelista"/>
        <w:numPr>
          <w:ilvl w:val="0"/>
          <w:numId w:val="17"/>
        </w:numPr>
      </w:pPr>
      <w:r w:rsidRPr="003D6AA9">
        <w:t>Una vez haya retirado</w:t>
      </w:r>
      <w:r w:rsidR="00B04C70" w:rsidRPr="003D6AA9">
        <w:t xml:space="preserve"> </w:t>
      </w:r>
      <w:r w:rsidR="005E425A" w:rsidRPr="003D6AA9">
        <w:t>los residuos de formol, disponer</w:t>
      </w:r>
      <w:r w:rsidR="00B04C70" w:rsidRPr="003D6AA9">
        <w:t xml:space="preserve"> </w:t>
      </w:r>
      <w:r w:rsidR="006F1C25" w:rsidRPr="003D6AA9">
        <w:t>los</w:t>
      </w:r>
      <w:r w:rsidR="00B04C70" w:rsidRPr="003D6AA9">
        <w:t xml:space="preserve"> organismo</w:t>
      </w:r>
      <w:r w:rsidR="006F1C25" w:rsidRPr="003D6AA9">
        <w:t>s</w:t>
      </w:r>
      <w:r w:rsidR="00B04C70" w:rsidRPr="003D6AA9">
        <w:t xml:space="preserve"> en caja</w:t>
      </w:r>
      <w:r w:rsidR="006F1C25" w:rsidRPr="003D6AA9">
        <w:t>s</w:t>
      </w:r>
      <w:r w:rsidR="00E233C3">
        <w:t xml:space="preserve"> </w:t>
      </w:r>
      <w:r w:rsidR="00487F4C">
        <w:t>Petri</w:t>
      </w:r>
      <w:r w:rsidR="00E233C3">
        <w:t>.</w:t>
      </w:r>
    </w:p>
    <w:p w14:paraId="37050E8F" w14:textId="7A3D1CFE" w:rsidR="00B04C70" w:rsidRPr="00E233C3" w:rsidRDefault="006E38EA" w:rsidP="00ED6630">
      <w:pPr>
        <w:pStyle w:val="Prrafodelista"/>
        <w:numPr>
          <w:ilvl w:val="0"/>
          <w:numId w:val="17"/>
        </w:numPr>
      </w:pPr>
      <w:r>
        <w:t>Revisar</w:t>
      </w:r>
      <w:r w:rsidR="00ED7D11" w:rsidRPr="00ED7D11">
        <w:t xml:space="preserve"> en el estereoscopio la caja </w:t>
      </w:r>
      <w:r w:rsidR="00487F4C">
        <w:t>Petri</w:t>
      </w:r>
      <w:r w:rsidR="00ED7D11" w:rsidRPr="00ED7D11">
        <w:t xml:space="preserve"> </w:t>
      </w:r>
      <w:r w:rsidR="00ED7D11">
        <w:t>y m</w:t>
      </w:r>
      <w:r w:rsidR="00ED7D11" w:rsidRPr="00ED7D11">
        <w:t xml:space="preserve">antener hidratados los organismos con agua de mar filtrada </w:t>
      </w:r>
      <w:r w:rsidR="00CB64D2" w:rsidRPr="00ED7D11">
        <w:t>para realizar su observación</w:t>
      </w:r>
      <w:r w:rsidR="00ED7D11">
        <w:t xml:space="preserve">, </w:t>
      </w:r>
      <w:r w:rsidR="00304767" w:rsidRPr="00ED7D11">
        <w:t>identificación</w:t>
      </w:r>
      <w:r w:rsidR="006F1C25" w:rsidRPr="00ED7D11">
        <w:t xml:space="preserve"> taxonómica</w:t>
      </w:r>
      <w:r w:rsidR="00CB64D2" w:rsidRPr="00ED7D11">
        <w:t xml:space="preserve"> y cuantificación.</w:t>
      </w:r>
    </w:p>
    <w:p w14:paraId="7693EC91" w14:textId="38E41AEB" w:rsidR="00304767" w:rsidRPr="00BB5BB7" w:rsidRDefault="006F1C25" w:rsidP="00ED6630">
      <w:pPr>
        <w:pStyle w:val="Prrafodelista"/>
        <w:numPr>
          <w:ilvl w:val="0"/>
          <w:numId w:val="17"/>
        </w:numPr>
      </w:pPr>
      <w:r w:rsidRPr="00BB5BB7">
        <w:t>Una vez realice el c</w:t>
      </w:r>
      <w:r w:rsidR="005E425A" w:rsidRPr="00BB5BB7">
        <w:t>onteo e identificación, registrar</w:t>
      </w:r>
      <w:r w:rsidRPr="00BB5BB7">
        <w:t xml:space="preserve"> los datos en el formato</w:t>
      </w:r>
      <w:r w:rsidR="002C4913" w:rsidRPr="00BB5BB7">
        <w:t xml:space="preserve">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487F4C" w:rsidRPr="00BB5BB7">
        <w:rPr>
          <w:shd w:val="clear" w:color="auto" w:fill="FFFFFF"/>
        </w:rPr>
        <w:t>para el</w:t>
      </w:r>
      <w:r w:rsidR="002C4913" w:rsidRPr="00BB5BB7">
        <w:rPr>
          <w:shd w:val="clear" w:color="auto" w:fill="FFFFFF"/>
        </w:rPr>
        <w:t xml:space="preserve"> Análisis </w:t>
      </w:r>
      <w:r w:rsidR="00487F4C" w:rsidRPr="00BB5BB7">
        <w:rPr>
          <w:shd w:val="clear" w:color="auto" w:fill="FFFFFF"/>
        </w:rPr>
        <w:t xml:space="preserve">de </w:t>
      </w:r>
      <w:r w:rsidR="002C4913" w:rsidRPr="00BB5BB7">
        <w:rPr>
          <w:shd w:val="clear" w:color="auto" w:fill="FFFFFF"/>
        </w:rPr>
        <w:t>Densidad de Plancton y Macroinvertebrados Bentónicos</w:t>
      </w:r>
      <w:r w:rsidR="00E233C3" w:rsidRPr="00BB5BB7">
        <w:t>.</w:t>
      </w:r>
    </w:p>
    <w:p w14:paraId="6FB98C56" w14:textId="4172A83F" w:rsidR="006F1C25" w:rsidRPr="00E233C3" w:rsidRDefault="0033558D" w:rsidP="00ED6630">
      <w:pPr>
        <w:pStyle w:val="Prrafodelista"/>
        <w:numPr>
          <w:ilvl w:val="0"/>
          <w:numId w:val="17"/>
        </w:numPr>
      </w:pPr>
      <w:r w:rsidRPr="00BB5BB7">
        <w:t>Disponer</w:t>
      </w:r>
      <w:r w:rsidR="006F1C25" w:rsidRPr="00BB5BB7">
        <w:t xml:space="preserve"> cada organismo en un recipiente</w:t>
      </w:r>
      <w:r w:rsidR="006F1C25" w:rsidRPr="00E233C3">
        <w:t xml:space="preserve"> adecuado debidamente rotulado</w:t>
      </w:r>
      <w:r w:rsidR="00CB64D2" w:rsidRPr="00E233C3">
        <w:t>.</w:t>
      </w:r>
    </w:p>
    <w:p w14:paraId="682961BE" w14:textId="68FE6D45" w:rsidR="00CD63AB" w:rsidRPr="00E233C3" w:rsidRDefault="00CB64D2" w:rsidP="00ED6630">
      <w:pPr>
        <w:pStyle w:val="Prrafodelista"/>
        <w:numPr>
          <w:ilvl w:val="0"/>
          <w:numId w:val="17"/>
        </w:numPr>
      </w:pPr>
      <w:r w:rsidRPr="00E233C3">
        <w:t xml:space="preserve">Preservar el contenido de cada recipiente </w:t>
      </w:r>
      <w:r w:rsidR="006F1C25" w:rsidRPr="00E233C3">
        <w:t>con formaldehído al 4%</w:t>
      </w:r>
      <w:r w:rsidR="00BB5BB7">
        <w:t>.</w:t>
      </w:r>
    </w:p>
    <w:p w14:paraId="15B888E6" w14:textId="5A509E57" w:rsidR="0099721E" w:rsidRPr="00E233C3" w:rsidRDefault="0099721E" w:rsidP="00ED6630">
      <w:pPr>
        <w:pStyle w:val="Prrafodelista"/>
        <w:numPr>
          <w:ilvl w:val="0"/>
          <w:numId w:val="17"/>
        </w:numPr>
      </w:pPr>
      <w:r w:rsidRPr="00E233C3">
        <w:t>Almacenar el recipiente en su lugar de disposición final</w:t>
      </w:r>
      <w:r w:rsidR="00BB5BB7">
        <w:t>.</w:t>
      </w:r>
    </w:p>
    <w:p w14:paraId="58AADAB0" w14:textId="2D9470CC" w:rsidR="005C79B9" w:rsidRDefault="005C79B9" w:rsidP="000D4A5B"/>
    <w:p w14:paraId="32B81A4D" w14:textId="24622B80" w:rsidR="005C79B9" w:rsidRDefault="005C79B9" w:rsidP="005C79B9">
      <w:pPr>
        <w:pStyle w:val="Ttulo3"/>
      </w:pPr>
      <w:r>
        <w:t>Análisis de viabilidad de zooplancton en muestras de agua de lastre.</w:t>
      </w:r>
    </w:p>
    <w:p w14:paraId="0F4FDAFF" w14:textId="16BA5C06" w:rsidR="005C79B9" w:rsidRDefault="005C79B9" w:rsidP="005C79B9">
      <w:pPr>
        <w:rPr>
          <w:lang w:val="es-ES"/>
        </w:rPr>
      </w:pPr>
    </w:p>
    <w:p w14:paraId="54B2D2A8" w14:textId="08EC81D3" w:rsidR="005C79B9" w:rsidRPr="003D6AA9" w:rsidRDefault="005C79B9" w:rsidP="005C79B9">
      <w:pPr>
        <w:pStyle w:val="Prrafodelista"/>
        <w:numPr>
          <w:ilvl w:val="0"/>
          <w:numId w:val="11"/>
        </w:numPr>
      </w:pPr>
      <w:r w:rsidRPr="003D6AA9">
        <w:t xml:space="preserve">Medir el volumen de la </w:t>
      </w:r>
      <w:r>
        <w:t>muestra</w:t>
      </w:r>
      <w:r w:rsidRPr="003D6AA9">
        <w:t xml:space="preserve"> en un </w:t>
      </w:r>
      <w:proofErr w:type="spellStart"/>
      <w:r w:rsidRPr="003D6AA9">
        <w:t>beaker</w:t>
      </w:r>
      <w:proofErr w:type="spellEnd"/>
      <w:r w:rsidRPr="003D6AA9">
        <w:t xml:space="preserve"> volumétrico. </w:t>
      </w:r>
    </w:p>
    <w:p w14:paraId="17F74DF4" w14:textId="1C3FACD0" w:rsidR="005C79B9" w:rsidRPr="003D6AA9" w:rsidRDefault="005C79B9" w:rsidP="005C79B9">
      <w:pPr>
        <w:pStyle w:val="Prrafodelista"/>
        <w:numPr>
          <w:ilvl w:val="0"/>
          <w:numId w:val="11"/>
        </w:numPr>
      </w:pPr>
      <w:r w:rsidRPr="003D6AA9">
        <w:t xml:space="preserve">Una vez </w:t>
      </w:r>
      <w:r w:rsidR="00E5331B">
        <w:t>medido</w:t>
      </w:r>
      <w:r w:rsidRPr="003D6AA9">
        <w:t xml:space="preserve"> el volumen, con la pipeta </w:t>
      </w:r>
      <w:proofErr w:type="spellStart"/>
      <w:r w:rsidRPr="003D6AA9">
        <w:t>Hensen-Stempel</w:t>
      </w:r>
      <w:proofErr w:type="spellEnd"/>
      <w:r w:rsidRPr="003D6AA9">
        <w:t xml:space="preserve"> homogeneizar la muestra agitándola en forma circular.</w:t>
      </w:r>
      <w:r>
        <w:t xml:space="preserve"> </w:t>
      </w:r>
      <w:r w:rsidRPr="004F36E0">
        <w:t>Tener en cuenta que el volumen estandarizado debe ser el mismo para todas las muestras provenientes de un mismo muestreo; sin embargo, puede variar entre muestreos.</w:t>
      </w:r>
    </w:p>
    <w:p w14:paraId="05764A62" w14:textId="1C4071C7" w:rsidR="005C79B9" w:rsidRPr="003D6AA9" w:rsidRDefault="005C79B9" w:rsidP="005C79B9">
      <w:pPr>
        <w:pStyle w:val="Prrafodelista"/>
        <w:numPr>
          <w:ilvl w:val="0"/>
          <w:numId w:val="11"/>
        </w:numPr>
      </w:pPr>
      <w:r w:rsidRPr="003D6AA9">
        <w:t xml:space="preserve">Cuando los </w:t>
      </w:r>
      <w:proofErr w:type="spellStart"/>
      <w:r w:rsidRPr="003D6AA9">
        <w:t>zoopláncteres</w:t>
      </w:r>
      <w:proofErr w:type="spellEnd"/>
      <w:r w:rsidRPr="003D6AA9">
        <w:t xml:space="preserve"> presentes en el </w:t>
      </w:r>
      <w:proofErr w:type="spellStart"/>
      <w:r w:rsidRPr="003D6AA9">
        <w:t>beaker</w:t>
      </w:r>
      <w:proofErr w:type="spellEnd"/>
      <w:r w:rsidRPr="003D6AA9">
        <w:t xml:space="preserve"> estén homogéneamente distribuidos, accionar la pipeta y capturar </w:t>
      </w:r>
      <w:r w:rsidR="00B26396" w:rsidRPr="003D6AA9">
        <w:t>un</w:t>
      </w:r>
      <w:r w:rsidR="00B26396">
        <w:t xml:space="preserve"> alícuota equivalente</w:t>
      </w:r>
      <w:r w:rsidRPr="003D6AA9">
        <w:t xml:space="preserve"> al volumen de la cámara </w:t>
      </w:r>
      <w:proofErr w:type="spellStart"/>
      <w:r w:rsidRPr="003D6AA9">
        <w:t>Bogorov</w:t>
      </w:r>
      <w:proofErr w:type="spellEnd"/>
      <w:r w:rsidRPr="003D6AA9">
        <w:t xml:space="preserve"> que será empleada (Postel </w:t>
      </w:r>
      <w:r w:rsidRPr="004F36E0">
        <w:t xml:space="preserve">et al., </w:t>
      </w:r>
      <w:r w:rsidRPr="003D6AA9">
        <w:t xml:space="preserve">2000; Baird </w:t>
      </w:r>
      <w:r w:rsidRPr="004F36E0">
        <w:t>et al.,</w:t>
      </w:r>
      <w:r w:rsidRPr="003D6AA9">
        <w:t xml:space="preserve"> 2017).</w:t>
      </w:r>
    </w:p>
    <w:p w14:paraId="261042AE" w14:textId="77777777" w:rsidR="005C79B9" w:rsidRPr="003D6AA9" w:rsidRDefault="005C79B9" w:rsidP="005C79B9">
      <w:pPr>
        <w:pStyle w:val="Prrafodelista"/>
        <w:numPr>
          <w:ilvl w:val="0"/>
          <w:numId w:val="11"/>
        </w:numPr>
      </w:pPr>
      <w:r w:rsidRPr="003D6AA9">
        <w:t xml:space="preserve">Retirar la pipeta </w:t>
      </w:r>
      <w:proofErr w:type="spellStart"/>
      <w:r w:rsidRPr="003D6AA9">
        <w:t>Hensen-Stempel</w:t>
      </w:r>
      <w:proofErr w:type="spellEnd"/>
      <w:r w:rsidRPr="003D6AA9">
        <w:t xml:space="preserve"> del </w:t>
      </w:r>
      <w:proofErr w:type="spellStart"/>
      <w:r w:rsidRPr="003D6AA9">
        <w:t>beaker</w:t>
      </w:r>
      <w:proofErr w:type="spellEnd"/>
      <w:r w:rsidRPr="003D6AA9">
        <w:t xml:space="preserve"> y verter en la cámara </w:t>
      </w:r>
      <w:proofErr w:type="spellStart"/>
      <w:r w:rsidRPr="003D6AA9">
        <w:t>Bogorov</w:t>
      </w:r>
      <w:proofErr w:type="spellEnd"/>
      <w:r w:rsidRPr="003D6AA9">
        <w:t xml:space="preserve"> el volumen correspondiente.</w:t>
      </w:r>
    </w:p>
    <w:p w14:paraId="58DAE613" w14:textId="5E097006" w:rsidR="005C79B9" w:rsidRDefault="005C79B9" w:rsidP="005C79B9">
      <w:pPr>
        <w:pStyle w:val="Prrafodelista"/>
        <w:numPr>
          <w:ilvl w:val="0"/>
          <w:numId w:val="11"/>
        </w:numPr>
      </w:pPr>
      <w:r w:rsidRPr="003D6AA9">
        <w:t xml:space="preserve">Revisar la cámara </w:t>
      </w:r>
      <w:proofErr w:type="spellStart"/>
      <w:r w:rsidRPr="003D6AA9">
        <w:t>Bogorov</w:t>
      </w:r>
      <w:proofErr w:type="spellEnd"/>
      <w:r w:rsidRPr="003D6AA9">
        <w:t xml:space="preserve"> bajo el estereoscopio, iniciando en una de las esquinas y trasladándose lateralmente.</w:t>
      </w:r>
    </w:p>
    <w:p w14:paraId="2B1B7989" w14:textId="36227BAF" w:rsidR="00E5331B" w:rsidRPr="003D6AA9" w:rsidRDefault="00E5331B" w:rsidP="005C79B9">
      <w:pPr>
        <w:pStyle w:val="Prrafodelista"/>
        <w:numPr>
          <w:ilvl w:val="0"/>
          <w:numId w:val="11"/>
        </w:numPr>
      </w:pPr>
      <w:r>
        <w:t xml:space="preserve">Revisar si los </w:t>
      </w:r>
      <w:proofErr w:type="spellStart"/>
      <w:r>
        <w:t>zoopláncteres</w:t>
      </w:r>
      <w:proofErr w:type="spellEnd"/>
      <w:r>
        <w:t xml:space="preserve"> tienen movimiento, tanto de desplazamiento como de alimentación, para confirmar que están vivos.</w:t>
      </w:r>
    </w:p>
    <w:p w14:paraId="60B95113" w14:textId="78C8B5E8" w:rsidR="005C79B9" w:rsidRPr="00BB5BB7" w:rsidRDefault="005C79B9" w:rsidP="005C79B9">
      <w:pPr>
        <w:pStyle w:val="Prrafodelista"/>
        <w:numPr>
          <w:ilvl w:val="0"/>
          <w:numId w:val="11"/>
        </w:numPr>
      </w:pPr>
      <w:r w:rsidRPr="00BB5BB7">
        <w:t xml:space="preserve">Por cada individuo </w:t>
      </w:r>
      <w:r w:rsidR="00E5331B" w:rsidRPr="00BB5BB7">
        <w:t xml:space="preserve">vivo </w:t>
      </w:r>
      <w:r w:rsidRPr="00BB5BB7">
        <w:t>observado, hacer un registro de conteo en el formato</w:t>
      </w:r>
      <w:r w:rsidR="002C4913" w:rsidRPr="00BB5BB7">
        <w:t xml:space="preserve">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695EFB" w:rsidRPr="00BB5BB7">
        <w:rPr>
          <w:shd w:val="clear" w:color="auto" w:fill="FFFFFF"/>
        </w:rPr>
        <w:t>para el</w:t>
      </w:r>
      <w:r w:rsidR="002C4913" w:rsidRPr="00BB5BB7">
        <w:rPr>
          <w:shd w:val="clear" w:color="auto" w:fill="FFFFFF"/>
        </w:rPr>
        <w:t xml:space="preserve"> Análisis</w:t>
      </w:r>
      <w:r w:rsidR="00695EFB" w:rsidRPr="00BB5BB7">
        <w:rPr>
          <w:shd w:val="clear" w:color="auto" w:fill="FFFFFF"/>
        </w:rPr>
        <w:t xml:space="preserve"> de</w:t>
      </w:r>
      <w:r w:rsidR="002C4913" w:rsidRPr="00BB5BB7">
        <w:rPr>
          <w:shd w:val="clear" w:color="auto" w:fill="FFFFFF"/>
        </w:rPr>
        <w:t xml:space="preserve"> Densidad de Plancton y Macroinvertebrados Bentónicos</w:t>
      </w:r>
      <w:r w:rsidRPr="00BB5BB7">
        <w:t>, indicando a qué grupo taxonómico pertenece. </w:t>
      </w:r>
    </w:p>
    <w:p w14:paraId="40682E81" w14:textId="33A63573" w:rsidR="005C79B9" w:rsidRPr="00BB5BB7" w:rsidRDefault="005C79B9" w:rsidP="005C79B9">
      <w:pPr>
        <w:pStyle w:val="Prrafodelista"/>
        <w:numPr>
          <w:ilvl w:val="0"/>
          <w:numId w:val="11"/>
        </w:numPr>
      </w:pPr>
      <w:r w:rsidRPr="00BB5BB7">
        <w:t xml:space="preserve">Continuar con el proceso de recuento hasta </w:t>
      </w:r>
      <w:r w:rsidR="00E5331B" w:rsidRPr="00BB5BB7">
        <w:t>que el número de alícuotas sin individuos sea mayor que 3</w:t>
      </w:r>
      <w:r w:rsidRPr="00BB5BB7">
        <w:t>. </w:t>
      </w:r>
    </w:p>
    <w:p w14:paraId="035A6581" w14:textId="70BFA583" w:rsidR="00972E6D" w:rsidRPr="00BB5BB7" w:rsidRDefault="005C79B9" w:rsidP="000D4A5B">
      <w:pPr>
        <w:pStyle w:val="Prrafodelista"/>
        <w:numPr>
          <w:ilvl w:val="0"/>
          <w:numId w:val="11"/>
        </w:numPr>
      </w:pPr>
      <w:r w:rsidRPr="00BB5BB7">
        <w:t>Registrar los resultados del conteo en el formato</w:t>
      </w:r>
      <w:r w:rsidR="002C4913" w:rsidRPr="00BB5BB7">
        <w:t xml:space="preserve">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695EFB" w:rsidRPr="00BB5BB7">
        <w:rPr>
          <w:shd w:val="clear" w:color="auto" w:fill="FFFFFF"/>
        </w:rPr>
        <w:t>para el</w:t>
      </w:r>
      <w:r w:rsidR="002C4913" w:rsidRPr="00BB5BB7">
        <w:rPr>
          <w:shd w:val="clear" w:color="auto" w:fill="FFFFFF"/>
        </w:rPr>
        <w:t xml:space="preserve"> Análisis </w:t>
      </w:r>
      <w:r w:rsidR="00695EFB" w:rsidRPr="00BB5BB7">
        <w:rPr>
          <w:shd w:val="clear" w:color="auto" w:fill="FFFFFF"/>
        </w:rPr>
        <w:t xml:space="preserve">de </w:t>
      </w:r>
      <w:r w:rsidR="002C4913" w:rsidRPr="00BB5BB7">
        <w:rPr>
          <w:shd w:val="clear" w:color="auto" w:fill="FFFFFF"/>
        </w:rPr>
        <w:t>Densidad de Plancton y Macroinvertebrados Bentónicos</w:t>
      </w:r>
      <w:r w:rsidR="002C4913" w:rsidRPr="00BB5BB7">
        <w:t>.</w:t>
      </w:r>
    </w:p>
    <w:p w14:paraId="65A96BF9" w14:textId="77777777" w:rsidR="00E34CED" w:rsidRPr="003D6AA9" w:rsidRDefault="00E34CED" w:rsidP="000D4A5B">
      <w:pPr>
        <w:rPr>
          <w:lang w:val="es-ES"/>
        </w:rPr>
      </w:pPr>
    </w:p>
    <w:p w14:paraId="601FF648" w14:textId="044D5059" w:rsidR="00852166" w:rsidRDefault="00852166" w:rsidP="000D4A5B">
      <w:pPr>
        <w:pStyle w:val="Ttulo2"/>
      </w:pPr>
      <w:r w:rsidRPr="00655508">
        <w:lastRenderedPageBreak/>
        <w:t>Cálculos</w:t>
      </w:r>
    </w:p>
    <w:p w14:paraId="251014DD" w14:textId="0ED8A296" w:rsidR="0044065E" w:rsidRDefault="0044065E" w:rsidP="0044065E">
      <w:pPr>
        <w:rPr>
          <w:lang w:val="es-ES"/>
        </w:rPr>
      </w:pPr>
    </w:p>
    <w:p w14:paraId="48B2CD11" w14:textId="77777777" w:rsidR="0044065E" w:rsidRPr="000A3931" w:rsidRDefault="0044065E" w:rsidP="0044065E">
      <w:pPr>
        <w:pStyle w:val="Ttulo3"/>
      </w:pPr>
      <w:r w:rsidRPr="000A3931">
        <w:t xml:space="preserve">Análisis de la comunidad </w:t>
      </w:r>
      <w:proofErr w:type="spellStart"/>
      <w:r w:rsidRPr="000A3931">
        <w:t>microzooplanctónica</w:t>
      </w:r>
      <w:proofErr w:type="spellEnd"/>
      <w:r w:rsidRPr="000A3931">
        <w:t xml:space="preserve"> (20- 200 µm)</w:t>
      </w:r>
    </w:p>
    <w:p w14:paraId="64EB5BBF" w14:textId="342BAAEB" w:rsidR="00826FD2" w:rsidRPr="00655508" w:rsidRDefault="00826FD2" w:rsidP="00826FD2">
      <w:pPr>
        <w:rPr>
          <w:lang w:val="es-ES"/>
        </w:rPr>
      </w:pPr>
    </w:p>
    <w:p w14:paraId="2FACEE60" w14:textId="77777777" w:rsidR="00731DE9" w:rsidRPr="00655508" w:rsidRDefault="00731DE9" w:rsidP="0044065E">
      <w:pPr>
        <w:pStyle w:val="Ttulo4"/>
      </w:pPr>
      <w:r w:rsidRPr="00655508">
        <w:t>Volumen de agua filtrada por la red</w:t>
      </w:r>
    </w:p>
    <w:p w14:paraId="27AC139C" w14:textId="094F1E5B" w:rsidR="00731DE9" w:rsidRPr="00655508" w:rsidRDefault="00731DE9" w:rsidP="00731DE9">
      <w:pPr>
        <w:rPr>
          <w:lang w:val="es-ES"/>
        </w:rPr>
      </w:pPr>
    </w:p>
    <w:p w14:paraId="0F78FE4C" w14:textId="77777777" w:rsidR="00731DE9" w:rsidRPr="00655508" w:rsidRDefault="00731DE9" w:rsidP="00731DE9">
      <w:pPr>
        <w:rPr>
          <w:lang w:val="es-ES"/>
        </w:rPr>
      </w:pPr>
      <m:oMathPara>
        <m:oMath>
          <m:r>
            <m:rPr>
              <m:nor/>
            </m:rPr>
            <w:rPr>
              <w:bCs/>
              <w:lang w:val="es-ES"/>
            </w:rPr>
            <m:t>V</m:t>
          </m:r>
          <m:r>
            <m:rPr>
              <m:nor/>
            </m:rPr>
            <w:rPr>
              <w:b/>
              <w:lang w:val="es-ES"/>
            </w:rPr>
            <m:t xml:space="preserve"> </m:t>
          </m:r>
          <m:r>
            <m:rPr>
              <m:nor/>
            </m:rPr>
            <w:rPr>
              <w:lang w:val="es-ES"/>
            </w:rPr>
            <m:t xml:space="preserve"> = (π*(d)</m:t>
          </m:r>
          <m:r>
            <m:rPr>
              <m:nor/>
            </m:rPr>
            <w:rPr>
              <w:vertAlign w:val="superscript"/>
              <w:lang w:val="es-ES"/>
            </w:rPr>
            <m:t>2</m:t>
          </m:r>
          <m:r>
            <m:rPr>
              <m:nor/>
            </m:rPr>
            <w:rPr>
              <w:lang w:val="es-ES"/>
            </w:rPr>
            <m:t>* D)/4</m:t>
          </m:r>
        </m:oMath>
      </m:oMathPara>
    </w:p>
    <w:p w14:paraId="2FC06D0C" w14:textId="77777777" w:rsidR="00731DE9" w:rsidRPr="00655508" w:rsidRDefault="00731DE9" w:rsidP="00731DE9">
      <w:pPr>
        <w:rPr>
          <w:lang w:val="es-ES"/>
        </w:rPr>
      </w:pPr>
      <w:r w:rsidRPr="00655508">
        <w:rPr>
          <w:lang w:val="es-ES"/>
        </w:rPr>
        <w:t>Donde,</w:t>
      </w:r>
    </w:p>
    <w:p w14:paraId="04242B1F" w14:textId="77777777" w:rsidR="00731DE9" w:rsidRPr="00655508" w:rsidRDefault="00731DE9" w:rsidP="00731DE9">
      <w:pPr>
        <w:rPr>
          <w:lang w:val="es-ES"/>
        </w:rPr>
      </w:pPr>
    </w:p>
    <w:p w14:paraId="7A96FBDB" w14:textId="77777777" w:rsidR="00731DE9" w:rsidRPr="00655508" w:rsidRDefault="00731DE9" w:rsidP="00731DE9">
      <w:pPr>
        <w:rPr>
          <w:vertAlign w:val="superscript"/>
          <w:lang w:val="es-ES"/>
        </w:rPr>
      </w:pPr>
      <m:oMath>
        <m:r>
          <m:rPr>
            <m:nor/>
          </m:rPr>
          <w:rPr>
            <w:bCs/>
            <w:lang w:val="es-ES"/>
          </w:rPr>
          <m:t>V</m:t>
        </m:r>
      </m:oMath>
      <w:r w:rsidRPr="00655508">
        <w:rPr>
          <w:bCs/>
          <w:lang w:val="es-ES"/>
        </w:rPr>
        <w:t xml:space="preserve"> </w:t>
      </w:r>
      <w:r w:rsidRPr="00655508">
        <w:rPr>
          <w:lang w:val="es-ES"/>
        </w:rPr>
        <w:t>= Volumen de agua filtrada por la red en m</w:t>
      </w:r>
      <w:r w:rsidRPr="00655508">
        <w:rPr>
          <w:vertAlign w:val="superscript"/>
          <w:lang w:val="es-ES"/>
        </w:rPr>
        <w:t>3</w:t>
      </w:r>
    </w:p>
    <w:p w14:paraId="0D48F839" w14:textId="6821D65C" w:rsidR="00731DE9" w:rsidRPr="00655508" w:rsidRDefault="00731DE9" w:rsidP="00731DE9">
      <w:pPr>
        <w:rPr>
          <w:lang w:val="es-ES"/>
        </w:rPr>
      </w:pPr>
      <m:oMath>
        <m:r>
          <m:rPr>
            <m:nor/>
          </m:rPr>
          <w:rPr>
            <w:lang w:val="es-ES"/>
          </w:rPr>
          <m:t>d</m:t>
        </m:r>
      </m:oMath>
      <w:r w:rsidRPr="00655508">
        <w:rPr>
          <w:lang w:val="es-ES"/>
        </w:rPr>
        <w:t xml:space="preserve"> = </w:t>
      </w:r>
      <w:r w:rsidR="00F07BA0">
        <w:rPr>
          <w:lang w:val="es-ES"/>
        </w:rPr>
        <w:t>D</w:t>
      </w:r>
      <w:r w:rsidRPr="00655508">
        <w:rPr>
          <w:lang w:val="es-ES"/>
        </w:rPr>
        <w:t>iámetro de la red en metros</w:t>
      </w:r>
    </w:p>
    <w:p w14:paraId="43675954" w14:textId="752986F3" w:rsidR="00731DE9" w:rsidRPr="00655508" w:rsidRDefault="00731DE9" w:rsidP="00731DE9">
      <w:pPr>
        <w:rPr>
          <w:lang w:val="es-ES"/>
        </w:rPr>
      </w:pPr>
      <m:oMath>
        <m:r>
          <m:rPr>
            <m:nor/>
          </m:rPr>
          <w:rPr>
            <w:lang w:val="es-ES"/>
          </w:rPr>
          <m:t>D</m:t>
        </m:r>
      </m:oMath>
      <w:r w:rsidRPr="00655508">
        <w:rPr>
          <w:lang w:val="es-ES"/>
        </w:rPr>
        <w:t xml:space="preserve"> = </w:t>
      </w:r>
      <w:r w:rsidR="00F07BA0">
        <w:rPr>
          <w:lang w:val="es-ES"/>
        </w:rPr>
        <w:t>D</w:t>
      </w:r>
      <w:r w:rsidRPr="00655508">
        <w:rPr>
          <w:lang w:val="es-ES"/>
        </w:rPr>
        <w:t>istancia recorrida por la red en metros</w:t>
      </w:r>
    </w:p>
    <w:p w14:paraId="6EDAD550" w14:textId="77777777" w:rsidR="00731DE9" w:rsidRPr="00655508" w:rsidRDefault="00731DE9" w:rsidP="00731DE9">
      <w:pPr>
        <w:rPr>
          <w:lang w:val="es-ES"/>
        </w:rPr>
      </w:pPr>
    </w:p>
    <w:p w14:paraId="29C8CB1C" w14:textId="43F73ED3" w:rsidR="00731DE9" w:rsidRPr="00655508" w:rsidRDefault="00731DE9" w:rsidP="00731DE9">
      <w:pPr>
        <w:rPr>
          <w:lang w:val="es-ES"/>
        </w:rPr>
      </w:pPr>
      <w:r w:rsidRPr="00655508">
        <w:rPr>
          <w:lang w:val="es-ES"/>
        </w:rPr>
        <w:t>La distancia recorrida por la red (</w:t>
      </w:r>
      <m:oMath>
        <m:r>
          <m:rPr>
            <m:nor/>
          </m:rPr>
          <w:rPr>
            <w:lang w:val="es-ES"/>
          </w:rPr>
          <m:t>D</m:t>
        </m:r>
      </m:oMath>
      <w:r w:rsidRPr="00655508">
        <w:rPr>
          <w:lang w:val="es-ES"/>
        </w:rPr>
        <w:t>) se calcula así:</w:t>
      </w:r>
    </w:p>
    <w:p w14:paraId="1724C971" w14:textId="77777777" w:rsidR="00731DE9" w:rsidRPr="00655508" w:rsidRDefault="00731DE9" w:rsidP="00731DE9">
      <w:pPr>
        <w:rPr>
          <w:lang w:val="es-ES"/>
        </w:rPr>
      </w:pPr>
    </w:p>
    <w:p w14:paraId="7950A679" w14:textId="3528BF06" w:rsidR="00731DE9" w:rsidRPr="00655508" w:rsidRDefault="00731DE9" w:rsidP="00731DE9">
      <m:oMathPara>
        <m:oMath>
          <m:r>
            <m:rPr>
              <m:nor/>
            </m:rPr>
            <w:rPr>
              <w:lang w:val="es-ES"/>
            </w:rPr>
            <m:t>D</m:t>
          </m:r>
          <m:r>
            <m:rPr>
              <m:nor/>
            </m:rPr>
            <m:t xml:space="preserve"> = (</m:t>
          </m:r>
          <w:bookmarkStart w:id="13" w:name="_Hlk57280698"/>
          <w:proofErr w:type="spellStart"/>
          <m:r>
            <m:rPr>
              <m:nor/>
            </m:rPr>
            <m:t>Ff</m:t>
          </m:r>
          <w:bookmarkEnd w:id="13"/>
          <w:proofErr w:type="spellEnd"/>
          <m:r>
            <m:rPr>
              <m:nor/>
            </m:rPr>
            <m:t xml:space="preserve"> - Fi)*k/99999</m:t>
          </m:r>
        </m:oMath>
      </m:oMathPara>
    </w:p>
    <w:p w14:paraId="260F7987" w14:textId="77777777" w:rsidR="00731DE9" w:rsidRPr="00655508" w:rsidRDefault="00731DE9" w:rsidP="00731DE9">
      <w:pPr>
        <w:rPr>
          <w:lang w:val="es-ES"/>
        </w:rPr>
      </w:pPr>
      <w:r w:rsidRPr="00655508">
        <w:rPr>
          <w:lang w:val="es-ES"/>
        </w:rPr>
        <w:t>Donde,</w:t>
      </w:r>
    </w:p>
    <w:p w14:paraId="3AB5F667" w14:textId="77777777" w:rsidR="00731DE9" w:rsidRPr="00655508" w:rsidRDefault="00731DE9" w:rsidP="00731DE9">
      <w:pPr>
        <w:rPr>
          <w:lang w:val="es-ES"/>
        </w:rPr>
      </w:pPr>
    </w:p>
    <w:p w14:paraId="71BA9665" w14:textId="77777777" w:rsidR="00731DE9" w:rsidRPr="00655508" w:rsidRDefault="00731DE9" w:rsidP="00731DE9">
      <w:pPr>
        <w:rPr>
          <w:lang w:val="es-ES"/>
        </w:rPr>
      </w:pPr>
      <w:proofErr w:type="spellStart"/>
      <m:oMath>
        <m:r>
          <m:rPr>
            <m:nor/>
          </m:rPr>
          <m:t>Ff</m:t>
        </m:r>
      </m:oMath>
      <w:proofErr w:type="spellEnd"/>
      <w:r w:rsidRPr="00655508">
        <w:rPr>
          <w:lang w:val="es-ES"/>
        </w:rPr>
        <w:t xml:space="preserve"> = Lectura final del flujómetro</w:t>
      </w:r>
    </w:p>
    <w:p w14:paraId="1E289DC0" w14:textId="77777777" w:rsidR="00731DE9" w:rsidRPr="00655508" w:rsidRDefault="00731DE9" w:rsidP="00731DE9">
      <w:pPr>
        <w:rPr>
          <w:lang w:val="es-ES"/>
        </w:rPr>
      </w:pPr>
      <m:oMath>
        <m:r>
          <m:rPr>
            <m:nor/>
          </m:rPr>
          <m:t>Fi</m:t>
        </m:r>
      </m:oMath>
      <w:r w:rsidRPr="00655508">
        <w:rPr>
          <w:lang w:val="es-ES"/>
        </w:rPr>
        <w:t xml:space="preserve"> = Lectura inicial del flujómetro</w:t>
      </w:r>
    </w:p>
    <w:p w14:paraId="1738885F" w14:textId="77777777" w:rsidR="00731DE9" w:rsidRPr="00655508" w:rsidRDefault="00731DE9" w:rsidP="00731DE9">
      <w:pPr>
        <w:rPr>
          <w:lang w:val="es-ES"/>
        </w:rPr>
      </w:pPr>
      <m:oMath>
        <m:r>
          <m:rPr>
            <m:nor/>
          </m:rPr>
          <m:t>k</m:t>
        </m:r>
      </m:oMath>
      <w:r w:rsidRPr="00655508">
        <w:rPr>
          <w:lang w:val="es-ES"/>
        </w:rPr>
        <w:t xml:space="preserve"> = 26873, constante del rotor  </w:t>
      </w:r>
    </w:p>
    <w:p w14:paraId="76E8A1FF" w14:textId="20B37F5C" w:rsidR="00162745" w:rsidRPr="00655508" w:rsidRDefault="00731DE9" w:rsidP="00731DE9">
      <w:r w:rsidRPr="00655508">
        <w:t xml:space="preserve"> </w:t>
      </w:r>
    </w:p>
    <w:p w14:paraId="0C44C770" w14:textId="6F06211B" w:rsidR="00731DE9" w:rsidRPr="00655508" w:rsidRDefault="0071456C" w:rsidP="00386F4D">
      <w:pPr>
        <w:pStyle w:val="Ttulo4"/>
      </w:pPr>
      <w:r w:rsidRPr="00655508">
        <w:t>Análisis en cámara</w:t>
      </w:r>
      <w:r w:rsidR="00731DE9" w:rsidRPr="00655508">
        <w:t xml:space="preserve"> Sedgwick-Rafter</w:t>
      </w:r>
    </w:p>
    <w:p w14:paraId="45A3D22D" w14:textId="77777777" w:rsidR="00731DE9" w:rsidRPr="00655508" w:rsidRDefault="00731DE9" w:rsidP="00731DE9">
      <w:pPr>
        <w:rPr>
          <w:lang w:val="es-ES"/>
        </w:rPr>
      </w:pPr>
    </w:p>
    <w:p w14:paraId="55A1EF66" w14:textId="5B98E529" w:rsidR="00F15B2D" w:rsidRPr="00655508" w:rsidRDefault="00731DE9" w:rsidP="00731DE9">
      <w:pPr>
        <w:rPr>
          <w:lang w:val="es-ES"/>
        </w:rPr>
      </w:pPr>
      <w:r w:rsidRPr="00655508">
        <w:rPr>
          <w:lang w:val="es-ES"/>
        </w:rPr>
        <w:t>Esta ecuación de cálculo aplica para muestras de microzooplancton contadas por alícuotas en cámaras Sedgwick-Rafter.</w:t>
      </w:r>
    </w:p>
    <w:p w14:paraId="190BB8FC" w14:textId="77777777" w:rsidR="00D41AB8" w:rsidRDefault="00F15B2D" w:rsidP="00386F4D">
      <w:pPr>
        <w:pStyle w:val="Ttulo5"/>
        <w:rPr>
          <w:lang w:eastAsia="es-ES"/>
        </w:rPr>
      </w:pPr>
      <w:r w:rsidRPr="00655508">
        <w:rPr>
          <w:lang w:eastAsia="es-ES"/>
        </w:rPr>
        <w:t>Conteo cámara completa</w:t>
      </w:r>
    </w:p>
    <w:p w14:paraId="0F6CAECE" w14:textId="595215C6" w:rsidR="00D41AB8" w:rsidRDefault="00D41AB8" w:rsidP="00D41AB8">
      <w:pPr>
        <w:pStyle w:val="Prrafodelista"/>
        <w:ind w:left="0"/>
        <w:rPr>
          <w:ins w:id="14" w:author="Christian Bermúdez Rivas" w:date="2022-07-15T17:26:00Z"/>
          <w:rFonts w:eastAsia="Times New Roman"/>
          <w:lang w:val="es-ES" w:eastAsia="es-ES"/>
        </w:rPr>
      </w:pPr>
    </w:p>
    <w:p w14:paraId="333C37FA" w14:textId="18A4A052" w:rsidR="003F696E" w:rsidRPr="00890EAD" w:rsidRDefault="003F696E" w:rsidP="003F696E">
      <w:pPr>
        <w:rPr>
          <w:ins w:id="15" w:author="Christian Bermúdez Rivas" w:date="2022-07-15T17:26:00Z"/>
        </w:rPr>
      </w:pPr>
      <w:ins w:id="16" w:author="Christian Bermúdez Rivas" w:date="2022-07-15T17:26:00Z">
        <w:r>
          <w:t>S</w:t>
        </w:r>
        <w:r w:rsidRPr="00890EAD">
          <w:t>e realizará un barrido de toda la superficie de la cámara.</w:t>
        </w:r>
        <w:r>
          <w:t xml:space="preserve"> Se tiene en cuenta, los cálculos descritos en APHA (2017). Se</w:t>
        </w:r>
        <w:r w:rsidRPr="00890EAD">
          <w:t xml:space="preserve"> </w:t>
        </w:r>
        <w:r>
          <w:t>c</w:t>
        </w:r>
        <w:r w:rsidRPr="00890EAD">
          <w:t>alcul</w:t>
        </w:r>
        <w:r>
          <w:t>a</w:t>
        </w:r>
        <w:r w:rsidRPr="00890EAD">
          <w:t xml:space="preserve"> el número de </w:t>
        </w:r>
        <w:r>
          <w:t>organismos</w:t>
        </w:r>
        <w:r w:rsidRPr="00890EAD">
          <w:t xml:space="preserve"> por mililitro con la siguiente ecuación:</w:t>
        </w:r>
      </w:ins>
    </w:p>
    <w:p w14:paraId="283C3449" w14:textId="77777777" w:rsidR="003F696E" w:rsidRPr="00D22CD7" w:rsidRDefault="003F696E" w:rsidP="003F696E">
      <w:pPr>
        <w:rPr>
          <w:ins w:id="17" w:author="Christian Bermúdez Rivas" w:date="2022-07-15T17:26:00Z"/>
          <w:rFonts w:eastAsia="Times New Roman"/>
          <w:b/>
          <w:lang w:val="es-ES" w:eastAsia="es-ES"/>
        </w:rPr>
      </w:pPr>
    </w:p>
    <w:p w14:paraId="28AE8C6B" w14:textId="77777777" w:rsidR="003F696E" w:rsidRPr="00D22CD7" w:rsidRDefault="008522F2" w:rsidP="003F696E">
      <w:pPr>
        <w:rPr>
          <w:ins w:id="18" w:author="Christian Bermúdez Rivas" w:date="2022-07-15T17:26:00Z"/>
          <w:rFonts w:eastAsia="Cambria Math"/>
          <w:color w:val="000000"/>
        </w:rPr>
      </w:pPr>
      <m:oMathPara>
        <m:oMath>
          <m:f>
            <m:fPr>
              <m:type m:val="skw"/>
              <m:ctrlPr>
                <w:ins w:id="19" w:author="Christian Bermúdez Rivas" w:date="2022-07-15T17:26:00Z">
                  <w:rPr>
                    <w:rFonts w:ascii="Cambria Math" w:eastAsia="Cambria Math" w:hAnsi="Cambria Math"/>
                    <w:i/>
                    <w:color w:val="000000"/>
                  </w:rPr>
                </w:ins>
              </m:ctrlPr>
            </m:fPr>
            <m:num>
              <m:r>
                <w:ins w:id="20" w:author="Christian Bermúdez Rivas" w:date="2022-07-15T17:26:00Z">
                  <w:rPr>
                    <w:rFonts w:ascii="Cambria Math" w:eastAsia="Cambria Math" w:hAnsi="Cambria Math"/>
                    <w:color w:val="000000"/>
                  </w:rPr>
                  <m:t>N</m:t>
                </w:ins>
              </m:r>
            </m:num>
            <m:den>
              <m:r>
                <w:ins w:id="21" w:author="Christian Bermúdez Rivas" w:date="2022-07-15T17:26:00Z">
                  <w:rPr>
                    <w:rFonts w:ascii="Cambria Math" w:eastAsia="Cambria Math" w:hAnsi="Cambria Math"/>
                    <w:color w:val="000000"/>
                  </w:rPr>
                  <m:t>mL</m:t>
                </w:ins>
              </m:r>
            </m:den>
          </m:f>
          <m:r>
            <w:ins w:id="22" w:author="Christian Bermúdez Rivas" w:date="2022-07-15T17:26:00Z">
              <w:rPr>
                <w:rFonts w:ascii="Cambria Math" w:eastAsia="Cambria Math" w:hAnsi="Cambria Math"/>
                <w:color w:val="000000"/>
              </w:rPr>
              <m:t>=n</m:t>
            </w:ins>
          </m:r>
        </m:oMath>
      </m:oMathPara>
    </w:p>
    <w:p w14:paraId="4B4DABAE" w14:textId="77777777" w:rsidR="003F696E" w:rsidRDefault="003F696E" w:rsidP="003F696E">
      <w:pPr>
        <w:pBdr>
          <w:top w:val="nil"/>
          <w:left w:val="nil"/>
          <w:bottom w:val="nil"/>
          <w:right w:val="nil"/>
          <w:between w:val="nil"/>
        </w:pBdr>
        <w:rPr>
          <w:ins w:id="23" w:author="Christian Bermúdez Rivas" w:date="2022-07-15T17:26:00Z"/>
          <w:color w:val="000000"/>
        </w:rPr>
      </w:pPr>
    </w:p>
    <w:p w14:paraId="7DBFFEA2" w14:textId="42A15671" w:rsidR="003F696E" w:rsidRPr="0074031A" w:rsidRDefault="008522F2" w:rsidP="003F696E">
      <w:pPr>
        <w:pBdr>
          <w:top w:val="nil"/>
          <w:left w:val="nil"/>
          <w:bottom w:val="nil"/>
          <w:right w:val="nil"/>
          <w:between w:val="nil"/>
        </w:pBdr>
        <w:ind w:left="284"/>
        <w:rPr>
          <w:ins w:id="24" w:author="Christian Bermúdez Rivas" w:date="2022-07-15T17:26:00Z"/>
          <w:color w:val="000000"/>
        </w:rPr>
      </w:pPr>
      <m:oMath>
        <m:f>
          <m:fPr>
            <m:type m:val="skw"/>
            <m:ctrlPr>
              <w:ins w:id="25" w:author="Christian Bermúdez Rivas" w:date="2022-07-15T17:26:00Z">
                <w:rPr>
                  <w:rFonts w:ascii="Cambria Math" w:eastAsia="Cambria Math" w:hAnsi="Cambria Math"/>
                  <w:i/>
                  <w:color w:val="000000"/>
                </w:rPr>
              </w:ins>
            </m:ctrlPr>
          </m:fPr>
          <m:num>
            <m:r>
              <w:ins w:id="26" w:author="Christian Bermúdez Rivas" w:date="2022-07-15T17:26:00Z">
                <w:rPr>
                  <w:rFonts w:ascii="Cambria Math" w:eastAsia="Cambria Math" w:hAnsi="Cambria Math"/>
                  <w:color w:val="000000"/>
                </w:rPr>
                <m:t>N</m:t>
              </w:ins>
            </m:r>
          </m:num>
          <m:den>
            <m:r>
              <w:ins w:id="27" w:author="Christian Bermúdez Rivas" w:date="2022-07-15T17:26:00Z">
                <w:rPr>
                  <w:rFonts w:ascii="Cambria Math" w:eastAsia="Cambria Math" w:hAnsi="Cambria Math"/>
                  <w:color w:val="000000"/>
                </w:rPr>
                <m:t>mL</m:t>
              </w:ins>
            </m:r>
          </m:den>
        </m:f>
      </m:oMath>
      <w:ins w:id="28" w:author="Christian Bermúdez Rivas" w:date="2022-07-15T17:26:00Z">
        <w:r w:rsidR="003F696E">
          <w:rPr>
            <w:rFonts w:eastAsiaTheme="minorEastAsia"/>
            <w:color w:val="000000"/>
          </w:rPr>
          <w:t xml:space="preserve"> = número total de organismos contadas por mililitro.</w:t>
        </w:r>
      </w:ins>
    </w:p>
    <w:p w14:paraId="4998978B" w14:textId="784C524A" w:rsidR="003F696E" w:rsidRDefault="003F696E" w:rsidP="003F696E">
      <w:pPr>
        <w:pBdr>
          <w:top w:val="nil"/>
          <w:left w:val="nil"/>
          <w:bottom w:val="nil"/>
          <w:right w:val="nil"/>
          <w:between w:val="nil"/>
        </w:pBdr>
        <w:ind w:left="284"/>
        <w:rPr>
          <w:ins w:id="29" w:author="Christian Bermúdez Rivas" w:date="2022-07-15T17:26:00Z"/>
          <w:color w:val="000000"/>
        </w:rPr>
      </w:pPr>
      <m:oMath>
        <m:r>
          <w:ins w:id="30" w:author="Christian Bermúdez Rivas" w:date="2022-07-15T17:26:00Z">
            <w:rPr>
              <w:rFonts w:ascii="Cambria Math" w:hAnsi="Cambria Math"/>
              <w:color w:val="000000"/>
            </w:rPr>
            <m:t>n</m:t>
          </w:ins>
        </m:r>
      </m:oMath>
      <w:ins w:id="31" w:author="Christian Bermúdez Rivas" w:date="2022-07-15T17:26:00Z">
        <w:r w:rsidRPr="00D22CD7">
          <w:rPr>
            <w:color w:val="000000"/>
          </w:rPr>
          <w:t xml:space="preserve"> = número de </w:t>
        </w:r>
        <w:r>
          <w:rPr>
            <w:rFonts w:eastAsiaTheme="minorEastAsia"/>
            <w:color w:val="000000"/>
          </w:rPr>
          <w:t>organismos</w:t>
        </w:r>
        <w:r>
          <w:rPr>
            <w:color w:val="000000"/>
          </w:rPr>
          <w:t xml:space="preserve"> contadas en la cámara.</w:t>
        </w:r>
      </w:ins>
    </w:p>
    <w:p w14:paraId="7DFA91B9" w14:textId="77777777" w:rsidR="003F696E" w:rsidRDefault="003F696E" w:rsidP="003F696E">
      <w:pPr>
        <w:pBdr>
          <w:top w:val="nil"/>
          <w:left w:val="nil"/>
          <w:bottom w:val="nil"/>
          <w:right w:val="nil"/>
          <w:between w:val="nil"/>
        </w:pBdr>
        <w:ind w:left="142" w:firstLine="142"/>
        <w:rPr>
          <w:ins w:id="32" w:author="Christian Bermúdez Rivas" w:date="2022-07-15T17:26:00Z"/>
          <w:color w:val="000000"/>
        </w:rPr>
      </w:pPr>
    </w:p>
    <w:p w14:paraId="10B56B6F" w14:textId="77777777" w:rsidR="003F696E" w:rsidRPr="00D22CD7" w:rsidRDefault="003F696E" w:rsidP="003F696E">
      <w:pPr>
        <w:pBdr>
          <w:top w:val="nil"/>
          <w:left w:val="nil"/>
          <w:bottom w:val="nil"/>
          <w:right w:val="nil"/>
          <w:between w:val="nil"/>
        </w:pBdr>
        <w:rPr>
          <w:ins w:id="33" w:author="Christian Bermúdez Rivas" w:date="2022-07-15T17:26:00Z"/>
          <w:color w:val="000000"/>
        </w:rPr>
      </w:pPr>
      <w:ins w:id="34" w:author="Christian Bermúdez Rivas" w:date="2022-07-15T17:26:00Z">
        <w:r>
          <w:rPr>
            <w:color w:val="000000"/>
          </w:rPr>
          <w:t xml:space="preserve">Si se toman varias alícuotas, se debe obtener un promedio de los datos total con la siguiente ecuación: </w:t>
        </w:r>
      </w:ins>
    </w:p>
    <w:p w14:paraId="1AE7334E" w14:textId="77777777" w:rsidR="003F696E" w:rsidRDefault="003F696E" w:rsidP="003F696E">
      <w:pPr>
        <w:rPr>
          <w:ins w:id="35" w:author="Christian Bermúdez Rivas" w:date="2022-07-15T17:26:00Z"/>
          <w:rFonts w:eastAsia="Times New Roman"/>
          <w:lang w:val="es-ES" w:eastAsia="es-ES"/>
        </w:rPr>
      </w:pPr>
    </w:p>
    <w:p w14:paraId="32A7F0BB" w14:textId="77777777" w:rsidR="003F696E" w:rsidRPr="00D22CD7" w:rsidRDefault="008522F2" w:rsidP="003F696E">
      <w:pPr>
        <w:rPr>
          <w:ins w:id="36" w:author="Christian Bermúdez Rivas" w:date="2022-07-15T17:26:00Z"/>
          <w:rFonts w:eastAsia="Cambria Math"/>
          <w:color w:val="000000"/>
        </w:rPr>
      </w:pPr>
      <m:oMathPara>
        <m:oMath>
          <m:f>
            <m:fPr>
              <m:type m:val="skw"/>
              <m:ctrlPr>
                <w:ins w:id="37" w:author="Christian Bermúdez Rivas" w:date="2022-07-15T17:26:00Z">
                  <w:rPr>
                    <w:rFonts w:ascii="Cambria Math" w:eastAsia="Cambria Math" w:hAnsi="Cambria Math"/>
                    <w:i/>
                    <w:color w:val="000000"/>
                  </w:rPr>
                </w:ins>
              </m:ctrlPr>
            </m:fPr>
            <m:num>
              <m:r>
                <w:ins w:id="38" w:author="Christian Bermúdez Rivas" w:date="2022-07-15T17:26:00Z">
                  <w:rPr>
                    <w:rFonts w:ascii="Cambria Math" w:eastAsia="Cambria Math" w:hAnsi="Cambria Math"/>
                    <w:color w:val="000000"/>
                  </w:rPr>
                  <m:t>N</m:t>
                </w:ins>
              </m:r>
            </m:num>
            <m:den>
              <m:r>
                <w:ins w:id="39" w:author="Christian Bermúdez Rivas" w:date="2022-07-15T17:26:00Z">
                  <w:rPr>
                    <w:rFonts w:ascii="Cambria Math" w:eastAsia="Cambria Math" w:hAnsi="Cambria Math"/>
                    <w:color w:val="000000"/>
                  </w:rPr>
                  <m:t>mL</m:t>
                </w:ins>
              </m:r>
            </m:den>
          </m:f>
          <m:r>
            <w:ins w:id="40" w:author="Christian Bermúdez Rivas" w:date="2022-07-15T17:26:00Z">
              <w:rPr>
                <w:rFonts w:ascii="Cambria Math" w:eastAsia="Cambria Math" w:hAnsi="Cambria Math"/>
                <w:color w:val="000000"/>
              </w:rPr>
              <m:t xml:space="preserve">= </m:t>
            </w:ins>
          </m:r>
          <m:f>
            <m:fPr>
              <m:ctrlPr>
                <w:ins w:id="41" w:author="Christian Bermúdez Rivas" w:date="2022-07-15T17:26:00Z">
                  <w:rPr>
                    <w:rFonts w:ascii="Cambria Math" w:eastAsia="Cambria Math" w:hAnsi="Cambria Math"/>
                    <w:i/>
                    <w:color w:val="000000"/>
                  </w:rPr>
                </w:ins>
              </m:ctrlPr>
            </m:fPr>
            <m:num>
              <m:nary>
                <m:naryPr>
                  <m:chr m:val="∑"/>
                  <m:limLoc m:val="undOvr"/>
                  <m:subHide m:val="1"/>
                  <m:supHide m:val="1"/>
                  <m:ctrlPr>
                    <w:ins w:id="42" w:author="Christian Bermúdez Rivas" w:date="2022-07-15T17:26:00Z">
                      <w:rPr>
                        <w:rFonts w:ascii="Cambria Math" w:eastAsia="Cambria Math" w:hAnsi="Cambria Math"/>
                        <w:i/>
                        <w:color w:val="000000"/>
                      </w:rPr>
                    </w:ins>
                  </m:ctrlPr>
                </m:naryPr>
                <m:sub/>
                <m:sup/>
                <m:e>
                  <m:r>
                    <w:ins w:id="43" w:author="Christian Bermúdez Rivas" w:date="2022-07-15T17:26:00Z">
                      <w:rPr>
                        <w:rFonts w:ascii="Cambria Math" w:eastAsia="Cambria Math" w:hAnsi="Cambria Math"/>
                        <w:color w:val="000000"/>
                      </w:rPr>
                      <m:t>n</m:t>
                    </w:ins>
                  </m:r>
                </m:e>
              </m:nary>
            </m:num>
            <m:den>
              <m:r>
                <w:ins w:id="44" w:author="Christian Bermúdez Rivas" w:date="2022-07-15T17:26:00Z">
                  <w:rPr>
                    <w:rFonts w:ascii="Cambria Math" w:eastAsia="Cambria Math" w:hAnsi="Cambria Math"/>
                    <w:color w:val="000000"/>
                  </w:rPr>
                  <m:t>a</m:t>
                </w:ins>
              </m:r>
            </m:den>
          </m:f>
        </m:oMath>
      </m:oMathPara>
    </w:p>
    <w:p w14:paraId="6FCB1504" w14:textId="77777777" w:rsidR="003F696E" w:rsidRDefault="003F696E" w:rsidP="003F696E">
      <w:pPr>
        <w:rPr>
          <w:ins w:id="45" w:author="Christian Bermúdez Rivas" w:date="2022-07-15T17:26:00Z"/>
          <w:rFonts w:eastAsia="Times New Roman"/>
          <w:lang w:val="es-ES" w:eastAsia="es-ES"/>
        </w:rPr>
      </w:pPr>
    </w:p>
    <w:p w14:paraId="5CF2278C" w14:textId="49B823CF" w:rsidR="003F696E" w:rsidRPr="0074031A" w:rsidRDefault="008522F2" w:rsidP="003F696E">
      <w:pPr>
        <w:pBdr>
          <w:top w:val="nil"/>
          <w:left w:val="nil"/>
          <w:bottom w:val="nil"/>
          <w:right w:val="nil"/>
          <w:between w:val="nil"/>
        </w:pBdr>
        <w:ind w:left="284"/>
        <w:rPr>
          <w:ins w:id="46" w:author="Christian Bermúdez Rivas" w:date="2022-07-15T17:26:00Z"/>
          <w:color w:val="000000"/>
        </w:rPr>
      </w:pPr>
      <m:oMath>
        <m:f>
          <m:fPr>
            <m:type m:val="skw"/>
            <m:ctrlPr>
              <w:ins w:id="47" w:author="Christian Bermúdez Rivas" w:date="2022-07-15T17:26:00Z">
                <w:rPr>
                  <w:rFonts w:ascii="Cambria Math" w:eastAsia="Cambria Math" w:hAnsi="Cambria Math"/>
                  <w:i/>
                  <w:color w:val="000000"/>
                </w:rPr>
              </w:ins>
            </m:ctrlPr>
          </m:fPr>
          <m:num>
            <m:r>
              <w:ins w:id="48" w:author="Christian Bermúdez Rivas" w:date="2022-07-15T17:26:00Z">
                <w:rPr>
                  <w:rFonts w:ascii="Cambria Math" w:eastAsia="Cambria Math" w:hAnsi="Cambria Math"/>
                  <w:color w:val="000000"/>
                </w:rPr>
                <m:t>N</m:t>
              </w:ins>
            </m:r>
          </m:num>
          <m:den>
            <m:r>
              <w:ins w:id="49" w:author="Christian Bermúdez Rivas" w:date="2022-07-15T17:26:00Z">
                <w:rPr>
                  <w:rFonts w:ascii="Cambria Math" w:eastAsia="Cambria Math" w:hAnsi="Cambria Math"/>
                  <w:color w:val="000000"/>
                </w:rPr>
                <m:t>mL</m:t>
              </w:ins>
            </m:r>
          </m:den>
        </m:f>
      </m:oMath>
      <w:ins w:id="50" w:author="Christian Bermúdez Rivas" w:date="2022-07-15T17:26:00Z">
        <w:r w:rsidR="003F696E">
          <w:rPr>
            <w:rFonts w:eastAsiaTheme="minorEastAsia"/>
            <w:color w:val="000000"/>
          </w:rPr>
          <w:t xml:space="preserve"> = número total de </w:t>
        </w:r>
      </w:ins>
      <w:ins w:id="51" w:author="Christian Bermúdez Rivas" w:date="2022-07-15T17:27:00Z">
        <w:r w:rsidR="003F696E">
          <w:rPr>
            <w:rFonts w:eastAsiaTheme="minorEastAsia"/>
            <w:color w:val="000000"/>
          </w:rPr>
          <w:t xml:space="preserve">organismos </w:t>
        </w:r>
      </w:ins>
      <w:ins w:id="52" w:author="Christian Bermúdez Rivas" w:date="2022-07-15T17:26:00Z">
        <w:r w:rsidR="003F696E">
          <w:rPr>
            <w:rFonts w:eastAsiaTheme="minorEastAsia"/>
            <w:color w:val="000000"/>
          </w:rPr>
          <w:t>contadas por mililitro.</w:t>
        </w:r>
      </w:ins>
    </w:p>
    <w:p w14:paraId="50E411AE" w14:textId="3E0927AF" w:rsidR="003F696E" w:rsidRDefault="003F696E" w:rsidP="003F696E">
      <w:pPr>
        <w:pBdr>
          <w:top w:val="nil"/>
          <w:left w:val="nil"/>
          <w:bottom w:val="nil"/>
          <w:right w:val="nil"/>
          <w:between w:val="nil"/>
        </w:pBdr>
        <w:ind w:left="284"/>
        <w:rPr>
          <w:ins w:id="53" w:author="Christian Bermúdez Rivas" w:date="2022-07-15T17:26:00Z"/>
          <w:color w:val="000000"/>
        </w:rPr>
      </w:pPr>
      <m:oMath>
        <m:r>
          <w:ins w:id="54" w:author="Christian Bermúdez Rivas" w:date="2022-07-15T17:26:00Z">
            <w:rPr>
              <w:rFonts w:ascii="Cambria Math" w:hAnsi="Cambria Math"/>
              <w:color w:val="000000"/>
            </w:rPr>
            <w:lastRenderedPageBreak/>
            <m:t>n</m:t>
          </w:ins>
        </m:r>
      </m:oMath>
      <w:ins w:id="55" w:author="Christian Bermúdez Rivas" w:date="2022-07-15T17:26:00Z">
        <w:r w:rsidRPr="00D22CD7">
          <w:rPr>
            <w:color w:val="000000"/>
          </w:rPr>
          <w:t xml:space="preserve"> = número de </w:t>
        </w:r>
      </w:ins>
      <w:ins w:id="56" w:author="Christian Bermúdez Rivas" w:date="2022-07-15T17:27:00Z">
        <w:r>
          <w:rPr>
            <w:rFonts w:eastAsiaTheme="minorEastAsia"/>
            <w:color w:val="000000"/>
          </w:rPr>
          <w:t>organismos</w:t>
        </w:r>
        <w:r>
          <w:rPr>
            <w:color w:val="000000"/>
          </w:rPr>
          <w:t xml:space="preserve"> </w:t>
        </w:r>
      </w:ins>
      <w:ins w:id="57" w:author="Christian Bermúdez Rivas" w:date="2022-07-15T17:26:00Z">
        <w:r>
          <w:rPr>
            <w:color w:val="000000"/>
          </w:rPr>
          <w:t>contadas en la cámara.</w:t>
        </w:r>
      </w:ins>
    </w:p>
    <w:p w14:paraId="588728A9" w14:textId="77777777" w:rsidR="003F696E" w:rsidRDefault="003F696E" w:rsidP="003F696E">
      <w:pPr>
        <w:pBdr>
          <w:top w:val="nil"/>
          <w:left w:val="nil"/>
          <w:bottom w:val="nil"/>
          <w:right w:val="nil"/>
          <w:between w:val="nil"/>
        </w:pBdr>
        <w:ind w:left="284"/>
        <w:rPr>
          <w:ins w:id="58" w:author="Christian Bermúdez Rivas" w:date="2022-07-15T17:26:00Z"/>
          <w:color w:val="000000"/>
        </w:rPr>
      </w:pPr>
      <m:oMath>
        <m:r>
          <w:ins w:id="59" w:author="Christian Bermúdez Rivas" w:date="2022-07-15T17:26:00Z">
            <w:rPr>
              <w:rFonts w:ascii="Cambria Math" w:hAnsi="Cambria Math"/>
              <w:color w:val="000000"/>
            </w:rPr>
            <m:t>a</m:t>
          </w:ins>
        </m:r>
      </m:oMath>
      <w:ins w:id="60" w:author="Christian Bermúdez Rivas" w:date="2022-07-15T17:26:00Z">
        <w:r w:rsidRPr="00D22CD7">
          <w:rPr>
            <w:color w:val="000000"/>
          </w:rPr>
          <w:t xml:space="preserve"> = </w:t>
        </w:r>
        <w:r>
          <w:rPr>
            <w:color w:val="000000"/>
          </w:rPr>
          <w:t>número de alícuotas usadas.</w:t>
        </w:r>
      </w:ins>
    </w:p>
    <w:p w14:paraId="3D1A40FE" w14:textId="77777777" w:rsidR="003F696E" w:rsidRPr="003F696E" w:rsidRDefault="003F696E" w:rsidP="00D41AB8">
      <w:pPr>
        <w:pStyle w:val="Prrafodelista"/>
        <w:ind w:left="0"/>
        <w:rPr>
          <w:rFonts w:eastAsia="Times New Roman"/>
          <w:lang w:eastAsia="es-ES"/>
          <w:rPrChange w:id="61" w:author="Christian Bermúdez Rivas" w:date="2022-07-15T17:26:00Z">
            <w:rPr>
              <w:rFonts w:eastAsia="Times New Roman"/>
              <w:lang w:val="es-ES" w:eastAsia="es-ES"/>
            </w:rPr>
          </w:rPrChange>
        </w:rPr>
      </w:pPr>
    </w:p>
    <w:p w14:paraId="067D815D" w14:textId="77777777" w:rsidR="00BA3458" w:rsidRDefault="00BA3458" w:rsidP="00BA3458">
      <w:pPr>
        <w:pStyle w:val="Ttulo4"/>
        <w:rPr>
          <w:ins w:id="62" w:author="Christian Bermúdez Rivas" w:date="2022-07-15T17:29:00Z"/>
        </w:rPr>
      </w:pPr>
      <w:ins w:id="63" w:author="Christian Bermúdez Rivas" w:date="2022-07-15T17:29:00Z">
        <w:r w:rsidRPr="00890EAD">
          <w:t xml:space="preserve">Conteo </w:t>
        </w:r>
        <w:r>
          <w:t>por</w:t>
        </w:r>
        <w:r w:rsidRPr="00890EAD">
          <w:t xml:space="preserve"> campo</w:t>
        </w:r>
        <w:r>
          <w:t>s</w:t>
        </w:r>
      </w:ins>
    </w:p>
    <w:p w14:paraId="17D88822" w14:textId="77777777" w:rsidR="00BA3458" w:rsidRDefault="00BA3458" w:rsidP="00BA3458">
      <w:pPr>
        <w:rPr>
          <w:ins w:id="64" w:author="Christian Bermúdez Rivas" w:date="2022-07-15T17:29:00Z"/>
        </w:rPr>
      </w:pPr>
    </w:p>
    <w:p w14:paraId="68EB2E6E" w14:textId="77D0FC6B" w:rsidR="00BA3458" w:rsidRDefault="00BA3458" w:rsidP="00BA3458">
      <w:pPr>
        <w:rPr>
          <w:ins w:id="65" w:author="Christian Bermúdez Rivas" w:date="2022-07-15T17:29:00Z"/>
          <w:rFonts w:eastAsiaTheme="minorEastAsia"/>
        </w:rPr>
      </w:pPr>
      <w:ins w:id="66" w:author="Christian Bermúdez Rivas" w:date="2022-07-15T17:29:00Z">
        <w:r>
          <w:t xml:space="preserve">Para el conteo por medio de campos, se debe conocer de antemano las medidas en milímetros de diámetro del campo por cada capacidad de aumento. Con este dato, se calcula el volumen del campo, donde el área del campo es igual a </w:t>
        </w:r>
        <w:bookmarkStart w:id="67" w:name="_Hlk108800052"/>
      </w:ins>
      <m:oMath>
        <m:r>
          <w:ins w:id="68" w:author="Christian Bermúdez Rivas" w:date="2022-07-15T17:29:00Z">
            <w:rPr>
              <w:rFonts w:ascii="Cambria Math" w:hAnsi="Cambria Math"/>
            </w:rPr>
            <m:t>A= π</m:t>
          </w:ins>
        </m:r>
        <m:sSup>
          <m:sSupPr>
            <m:ctrlPr>
              <w:ins w:id="69" w:author="Christian Bermúdez Rivas" w:date="2022-07-15T17:51:00Z">
                <w:rPr>
                  <w:rFonts w:ascii="Cambria Math" w:hAnsi="Cambria Math"/>
                  <w:i/>
                </w:rPr>
              </w:ins>
            </m:ctrlPr>
          </m:sSupPr>
          <m:e>
            <m:r>
              <w:ins w:id="70" w:author="Christian Bermúdez Rivas" w:date="2022-07-15T17:51:00Z">
                <w:rPr>
                  <w:rFonts w:ascii="Cambria Math" w:hAnsi="Cambria Math"/>
                </w:rPr>
                <m:t>(</m:t>
              </w:ins>
            </m:r>
            <m:f>
              <m:fPr>
                <m:ctrlPr>
                  <w:ins w:id="71" w:author="Christian Bermúdez Rivas" w:date="2022-07-15T17:51:00Z">
                    <w:rPr>
                      <w:rFonts w:ascii="Cambria Math" w:hAnsi="Cambria Math"/>
                      <w:i/>
                    </w:rPr>
                  </w:ins>
                </m:ctrlPr>
              </m:fPr>
              <m:num>
                <m:r>
                  <w:ins w:id="72" w:author="Christian Bermúdez Rivas" w:date="2022-07-15T17:51:00Z">
                    <w:rPr>
                      <w:rFonts w:ascii="Cambria Math" w:hAnsi="Cambria Math"/>
                    </w:rPr>
                    <m:t>D</m:t>
                  </w:ins>
                </m:r>
              </m:num>
              <m:den>
                <m:r>
                  <w:ins w:id="73" w:author="Christian Bermúdez Rivas" w:date="2022-07-15T17:51:00Z">
                    <w:rPr>
                      <w:rFonts w:ascii="Cambria Math" w:hAnsi="Cambria Math"/>
                    </w:rPr>
                    <m:t>2</m:t>
                  </w:ins>
                </m:r>
              </m:den>
            </m:f>
            <m:r>
              <w:ins w:id="74" w:author="Christian Bermúdez Rivas" w:date="2022-07-15T17:51:00Z">
                <w:rPr>
                  <w:rFonts w:ascii="Cambria Math" w:hAnsi="Cambria Math"/>
                </w:rPr>
                <m:t>)</m:t>
              </w:ins>
            </m:r>
          </m:e>
          <m:sup>
            <m:r>
              <w:ins w:id="75" w:author="Christian Bermúdez Rivas" w:date="2022-07-15T17:51:00Z">
                <w:rPr>
                  <w:rFonts w:ascii="Cambria Math" w:hAnsi="Cambria Math"/>
                </w:rPr>
                <m:t>2</m:t>
              </w:ins>
            </m:r>
          </m:sup>
        </m:sSup>
      </m:oMath>
      <w:bookmarkEnd w:id="67"/>
      <w:ins w:id="76" w:author="Christian Bermúdez Rivas" w:date="2022-07-15T17:29:00Z">
        <w:r>
          <w:rPr>
            <w:rFonts w:eastAsiaTheme="minorEastAsia"/>
          </w:rPr>
          <w:t xml:space="preserve">, donde </w:t>
        </w:r>
        <w:r>
          <w:rPr>
            <w:rFonts w:eastAsiaTheme="minorEastAsia"/>
            <w:i/>
          </w:rPr>
          <w:t>D</w:t>
        </w:r>
        <w:r>
          <w:rPr>
            <w:rFonts w:eastAsiaTheme="minorEastAsia"/>
          </w:rPr>
          <w:t xml:space="preserve"> es el diámetro en mm medido en cada capacidad de aumento y el volumen del campo es: </w:t>
        </w:r>
      </w:ins>
      <m:oMath>
        <m:r>
          <w:ins w:id="77" w:author="Christian Bermúdez Rivas" w:date="2022-07-15T17:29:00Z">
            <w:rPr>
              <w:rFonts w:ascii="Cambria Math" w:eastAsiaTheme="minorEastAsia" w:hAnsi="Cambria Math"/>
            </w:rPr>
            <m:t>V</m:t>
          </w:ins>
        </m:r>
        <m:r>
          <w:ins w:id="78" w:author="Christian Bermúdez Rivas" w:date="2022-08-01T15:16:00Z">
            <w:rPr>
              <w:rFonts w:ascii="Cambria Math" w:eastAsiaTheme="minorEastAsia" w:hAnsi="Cambria Math"/>
            </w:rPr>
            <m:t>c</m:t>
          </w:ins>
        </m:r>
        <m:r>
          <w:ins w:id="79" w:author="Christian Bermúdez Rivas" w:date="2022-07-15T17:51:00Z">
            <w:rPr>
              <w:rFonts w:ascii="Cambria Math" w:eastAsiaTheme="minorEastAsia" w:hAnsi="Cambria Math"/>
            </w:rPr>
            <m:t>=</m:t>
          </w:ins>
        </m:r>
        <m:r>
          <w:ins w:id="80" w:author="Christian Bermúdez Rivas" w:date="2022-07-15T17:29:00Z">
            <w:rPr>
              <w:rFonts w:ascii="Cambria Math" w:eastAsiaTheme="minorEastAsia" w:hAnsi="Cambria Math"/>
            </w:rPr>
            <m:t>A</m:t>
          </w:ins>
        </m:r>
        <m:r>
          <w:ins w:id="81" w:author="Christian Bermúdez Rivas" w:date="2022-07-15T17:52:00Z">
            <w:rPr>
              <w:rFonts w:ascii="Cambria Math" w:eastAsiaTheme="minorEastAsia" w:hAnsi="Cambria Math"/>
            </w:rPr>
            <m:t>*</m:t>
          </w:ins>
        </m:r>
        <m:r>
          <w:ins w:id="82" w:author="Christian Bermúdez Rivas" w:date="2022-07-15T17:29:00Z">
            <w:rPr>
              <w:rFonts w:ascii="Cambria Math" w:eastAsiaTheme="minorEastAsia" w:hAnsi="Cambria Math"/>
            </w:rPr>
            <m:t>h</m:t>
          </w:ins>
        </m:r>
      </m:oMath>
      <w:ins w:id="83" w:author="Christian Bermúdez Rivas" w:date="2022-07-15T17:51:00Z">
        <w:r w:rsidR="00F22B21">
          <w:rPr>
            <w:rFonts w:eastAsiaTheme="minorEastAsia"/>
          </w:rPr>
          <w:t xml:space="preserve">, </w:t>
        </w:r>
      </w:ins>
      <w:ins w:id="84" w:author="Christian Bermúdez Rivas" w:date="2022-07-15T17:29:00Z">
        <w:r>
          <w:rPr>
            <w:rFonts w:eastAsiaTheme="minorEastAsia"/>
          </w:rPr>
          <w:t xml:space="preserve">donde </w:t>
        </w:r>
        <w:r>
          <w:rPr>
            <w:rFonts w:eastAsiaTheme="minorEastAsia"/>
            <w:i/>
          </w:rPr>
          <w:t xml:space="preserve">h </w:t>
        </w:r>
        <w:r>
          <w:rPr>
            <w:rFonts w:eastAsiaTheme="minorEastAsia"/>
          </w:rPr>
          <w:t xml:space="preserve">es la altura de la cámara. </w:t>
        </w:r>
        <w:r>
          <w:t xml:space="preserve">Siguiendo los cálculos descritos en APHA (2017), se calcula el número de </w:t>
        </w:r>
      </w:ins>
      <w:ins w:id="85" w:author="Christian Bermúdez Rivas" w:date="2022-07-15T17:30:00Z">
        <w:r>
          <w:rPr>
            <w:rFonts w:eastAsiaTheme="minorEastAsia"/>
            <w:color w:val="000000"/>
          </w:rPr>
          <w:t>organismos</w:t>
        </w:r>
        <w:r>
          <w:rPr>
            <w:color w:val="000000"/>
          </w:rPr>
          <w:t xml:space="preserve"> </w:t>
        </w:r>
      </w:ins>
      <w:ins w:id="86" w:author="Christian Bermúdez Rivas" w:date="2022-07-15T17:29:00Z">
        <w:r>
          <w:t>por mililitro, de la siguiente manera:</w:t>
        </w:r>
      </w:ins>
    </w:p>
    <w:p w14:paraId="21612700" w14:textId="77777777" w:rsidR="00BA3458" w:rsidRDefault="00BA3458" w:rsidP="00BA3458">
      <w:pPr>
        <w:rPr>
          <w:ins w:id="87" w:author="Christian Bermúdez Rivas" w:date="2022-07-15T17:29:00Z"/>
          <w:rFonts w:eastAsiaTheme="minorEastAsia"/>
        </w:rPr>
      </w:pPr>
    </w:p>
    <w:p w14:paraId="2721FA33" w14:textId="77777777" w:rsidR="00BA3458" w:rsidRPr="00D22CD7" w:rsidRDefault="008522F2" w:rsidP="00BA3458">
      <w:pPr>
        <w:rPr>
          <w:ins w:id="88" w:author="Christian Bermúdez Rivas" w:date="2022-07-15T17:29:00Z"/>
          <w:rFonts w:eastAsia="Cambria Math"/>
          <w:color w:val="000000"/>
        </w:rPr>
      </w:pPr>
      <m:oMathPara>
        <m:oMath>
          <m:f>
            <m:fPr>
              <m:type m:val="skw"/>
              <m:ctrlPr>
                <w:ins w:id="89" w:author="Christian Bermúdez Rivas" w:date="2022-07-15T17:29:00Z">
                  <w:rPr>
                    <w:rFonts w:ascii="Cambria Math" w:eastAsia="Cambria Math" w:hAnsi="Cambria Math"/>
                    <w:i/>
                    <w:color w:val="000000"/>
                  </w:rPr>
                </w:ins>
              </m:ctrlPr>
            </m:fPr>
            <m:num>
              <m:r>
                <w:ins w:id="90" w:author="Christian Bermúdez Rivas" w:date="2022-07-15T17:29:00Z">
                  <w:rPr>
                    <w:rFonts w:ascii="Cambria Math" w:eastAsia="Cambria Math" w:hAnsi="Cambria Math"/>
                    <w:color w:val="000000"/>
                  </w:rPr>
                  <m:t>N</m:t>
                </w:ins>
              </m:r>
            </m:num>
            <m:den>
              <m:r>
                <w:ins w:id="91" w:author="Christian Bermúdez Rivas" w:date="2022-07-15T17:29:00Z">
                  <w:rPr>
                    <w:rFonts w:ascii="Cambria Math" w:eastAsia="Cambria Math" w:hAnsi="Cambria Math"/>
                    <w:color w:val="000000"/>
                  </w:rPr>
                  <m:t>mL</m:t>
                </w:ins>
              </m:r>
            </m:den>
          </m:f>
          <m:r>
            <w:ins w:id="92" w:author="Christian Bermúdez Rivas" w:date="2022-07-15T17:29:00Z">
              <w:rPr>
                <w:rFonts w:ascii="Cambria Math" w:eastAsia="Cambria Math" w:hAnsi="Cambria Math"/>
                <w:color w:val="000000"/>
              </w:rPr>
              <m:t xml:space="preserve">= </m:t>
            </w:ins>
          </m:r>
          <m:f>
            <m:fPr>
              <m:ctrlPr>
                <w:ins w:id="93" w:author="Christian Bermúdez Rivas" w:date="2022-07-15T17:29:00Z">
                  <w:rPr>
                    <w:rFonts w:ascii="Cambria Math" w:eastAsia="Cambria Math" w:hAnsi="Cambria Math"/>
                    <w:i/>
                    <w:color w:val="000000"/>
                  </w:rPr>
                </w:ins>
              </m:ctrlPr>
            </m:fPr>
            <m:num>
              <m:r>
                <w:ins w:id="94" w:author="Christian Bermúdez Rivas" w:date="2022-07-15T17:29:00Z">
                  <w:rPr>
                    <w:rFonts w:ascii="Cambria Math" w:eastAsia="Cambria Math" w:hAnsi="Cambria Math"/>
                    <w:color w:val="000000"/>
                  </w:rPr>
                  <m:t>n*1000 mm3</m:t>
                </w:ins>
              </m:r>
            </m:num>
            <m:den>
              <m:r>
                <w:ins w:id="95" w:author="Christian Bermúdez Rivas" w:date="2022-07-15T17:29:00Z">
                  <w:rPr>
                    <w:rFonts w:ascii="Cambria Math" w:eastAsia="Cambria Math" w:hAnsi="Cambria Math"/>
                    <w:color w:val="000000"/>
                  </w:rPr>
                  <m:t>Vc*C</m:t>
                </w:ins>
              </m:r>
            </m:den>
          </m:f>
        </m:oMath>
      </m:oMathPara>
    </w:p>
    <w:p w14:paraId="5D885024" w14:textId="77777777" w:rsidR="00BA3458" w:rsidRDefault="00BA3458" w:rsidP="00BA3458">
      <w:pPr>
        <w:rPr>
          <w:ins w:id="96" w:author="Christian Bermúdez Rivas" w:date="2022-07-15T17:29:00Z"/>
          <w:rFonts w:eastAsiaTheme="minorEastAsia"/>
        </w:rPr>
      </w:pPr>
    </w:p>
    <w:p w14:paraId="51775835" w14:textId="1E93293B" w:rsidR="00BA3458" w:rsidRPr="0074031A" w:rsidRDefault="008522F2" w:rsidP="00BA3458">
      <w:pPr>
        <w:pBdr>
          <w:top w:val="nil"/>
          <w:left w:val="nil"/>
          <w:bottom w:val="nil"/>
          <w:right w:val="nil"/>
          <w:between w:val="nil"/>
        </w:pBdr>
        <w:ind w:left="284"/>
        <w:rPr>
          <w:ins w:id="97" w:author="Christian Bermúdez Rivas" w:date="2022-07-15T17:29:00Z"/>
          <w:color w:val="000000"/>
        </w:rPr>
      </w:pPr>
      <m:oMath>
        <m:f>
          <m:fPr>
            <m:type m:val="skw"/>
            <m:ctrlPr>
              <w:ins w:id="98" w:author="Christian Bermúdez Rivas" w:date="2022-07-15T17:29:00Z">
                <w:rPr>
                  <w:rFonts w:ascii="Cambria Math" w:eastAsia="Cambria Math" w:hAnsi="Cambria Math"/>
                  <w:i/>
                  <w:color w:val="000000"/>
                </w:rPr>
              </w:ins>
            </m:ctrlPr>
          </m:fPr>
          <m:num>
            <m:r>
              <w:ins w:id="99" w:author="Christian Bermúdez Rivas" w:date="2022-07-15T17:29:00Z">
                <w:rPr>
                  <w:rFonts w:ascii="Cambria Math" w:eastAsia="Cambria Math" w:hAnsi="Cambria Math"/>
                  <w:color w:val="000000"/>
                </w:rPr>
                <m:t>N</m:t>
              </w:ins>
            </m:r>
          </m:num>
          <m:den>
            <m:r>
              <w:ins w:id="100" w:author="Christian Bermúdez Rivas" w:date="2022-07-15T17:29:00Z">
                <w:rPr>
                  <w:rFonts w:ascii="Cambria Math" w:eastAsia="Cambria Math" w:hAnsi="Cambria Math"/>
                  <w:color w:val="000000"/>
                </w:rPr>
                <m:t>mL</m:t>
              </w:ins>
            </m:r>
          </m:den>
        </m:f>
      </m:oMath>
      <w:ins w:id="101" w:author="Christian Bermúdez Rivas" w:date="2022-07-15T17:29:00Z">
        <w:r w:rsidR="00BA3458">
          <w:rPr>
            <w:rFonts w:eastAsiaTheme="minorEastAsia"/>
            <w:color w:val="000000"/>
          </w:rPr>
          <w:t xml:space="preserve"> = </w:t>
        </w:r>
      </w:ins>
      <w:ins w:id="102" w:author="Christian Bermúdez Rivas" w:date="2022-07-22T17:40:00Z">
        <w:r w:rsidR="0046481C">
          <w:rPr>
            <w:rFonts w:eastAsiaTheme="minorEastAsia"/>
            <w:color w:val="000000"/>
          </w:rPr>
          <w:t>N</w:t>
        </w:r>
      </w:ins>
      <w:ins w:id="103" w:author="Christian Bermúdez Rivas" w:date="2022-07-15T17:29:00Z">
        <w:r w:rsidR="00BA3458">
          <w:rPr>
            <w:rFonts w:eastAsiaTheme="minorEastAsia"/>
            <w:color w:val="000000"/>
          </w:rPr>
          <w:t xml:space="preserve">úmero total de </w:t>
        </w:r>
      </w:ins>
      <w:ins w:id="104" w:author="Christian Bermúdez Rivas" w:date="2022-07-15T17:30:00Z">
        <w:r w:rsidR="00BA3458">
          <w:rPr>
            <w:rFonts w:eastAsiaTheme="minorEastAsia"/>
            <w:color w:val="000000"/>
          </w:rPr>
          <w:t>organismos</w:t>
        </w:r>
        <w:r w:rsidR="00BA3458">
          <w:rPr>
            <w:color w:val="000000"/>
          </w:rPr>
          <w:t xml:space="preserve"> </w:t>
        </w:r>
      </w:ins>
      <w:ins w:id="105" w:author="Christian Bermúdez Rivas" w:date="2022-07-15T17:29:00Z">
        <w:r w:rsidR="00BA3458">
          <w:rPr>
            <w:rFonts w:eastAsiaTheme="minorEastAsia"/>
            <w:color w:val="000000"/>
          </w:rPr>
          <w:t>contadas por mililitro.</w:t>
        </w:r>
      </w:ins>
    </w:p>
    <w:p w14:paraId="6A7FCF01" w14:textId="78C3E075" w:rsidR="00BA3458" w:rsidRDefault="00BA3458" w:rsidP="00BA3458">
      <w:pPr>
        <w:pBdr>
          <w:top w:val="nil"/>
          <w:left w:val="nil"/>
          <w:bottom w:val="nil"/>
          <w:right w:val="nil"/>
          <w:between w:val="nil"/>
        </w:pBdr>
        <w:ind w:left="284"/>
        <w:rPr>
          <w:ins w:id="106" w:author="Christian Bermúdez Rivas" w:date="2022-07-15T17:29:00Z"/>
          <w:color w:val="000000"/>
        </w:rPr>
      </w:pPr>
      <m:oMath>
        <m:r>
          <w:ins w:id="107" w:author="Christian Bermúdez Rivas" w:date="2022-07-15T17:29:00Z">
            <w:rPr>
              <w:rFonts w:ascii="Cambria Math" w:hAnsi="Cambria Math"/>
              <w:color w:val="000000"/>
            </w:rPr>
            <m:t>n</m:t>
          </w:ins>
        </m:r>
      </m:oMath>
      <w:ins w:id="108" w:author="Christian Bermúdez Rivas" w:date="2022-07-15T17:29:00Z">
        <w:r w:rsidRPr="00D22CD7">
          <w:rPr>
            <w:color w:val="000000"/>
          </w:rPr>
          <w:t xml:space="preserve"> = </w:t>
        </w:r>
      </w:ins>
      <w:ins w:id="109" w:author="Christian Bermúdez Rivas" w:date="2022-07-22T17:40:00Z">
        <w:r w:rsidR="0046481C">
          <w:rPr>
            <w:color w:val="000000"/>
          </w:rPr>
          <w:t>N</w:t>
        </w:r>
      </w:ins>
      <w:ins w:id="110" w:author="Christian Bermúdez Rivas" w:date="2022-07-15T17:29:00Z">
        <w:r w:rsidRPr="00D22CD7">
          <w:rPr>
            <w:color w:val="000000"/>
          </w:rPr>
          <w:t xml:space="preserve">úmero de </w:t>
        </w:r>
      </w:ins>
      <w:ins w:id="111" w:author="Christian Bermúdez Rivas" w:date="2022-07-15T17:30:00Z">
        <w:r>
          <w:rPr>
            <w:rFonts w:eastAsiaTheme="minorEastAsia"/>
            <w:color w:val="000000"/>
          </w:rPr>
          <w:t>organismos</w:t>
        </w:r>
        <w:r>
          <w:rPr>
            <w:color w:val="000000"/>
          </w:rPr>
          <w:t xml:space="preserve"> </w:t>
        </w:r>
      </w:ins>
      <w:ins w:id="112" w:author="Christian Bermúdez Rivas" w:date="2022-07-15T17:29:00Z">
        <w:r>
          <w:rPr>
            <w:color w:val="000000"/>
          </w:rPr>
          <w:t>contadas en la cámara.</w:t>
        </w:r>
      </w:ins>
    </w:p>
    <w:p w14:paraId="44354CD4" w14:textId="79C043FA" w:rsidR="00BA3458" w:rsidRPr="00A60177" w:rsidRDefault="00BA3458" w:rsidP="00BA3458">
      <w:pPr>
        <w:pBdr>
          <w:top w:val="nil"/>
          <w:left w:val="nil"/>
          <w:bottom w:val="nil"/>
          <w:right w:val="nil"/>
          <w:between w:val="nil"/>
        </w:pBdr>
        <w:ind w:left="284"/>
        <w:rPr>
          <w:ins w:id="113" w:author="Christian Bermúdez Rivas" w:date="2022-07-15T17:29:00Z"/>
          <w:color w:val="000000"/>
          <w:sz w:val="20"/>
          <w:szCs w:val="20"/>
          <w:rPrChange w:id="114" w:author="Christian Bermúdez Rivas" w:date="2022-08-01T15:14:00Z">
            <w:rPr>
              <w:ins w:id="115" w:author="Christian Bermúdez Rivas" w:date="2022-07-15T17:29:00Z"/>
              <w:color w:val="000000"/>
            </w:rPr>
          </w:rPrChange>
        </w:rPr>
      </w:pPr>
      <m:oMath>
        <m:r>
          <w:ins w:id="116" w:author="Christian Bermúdez Rivas" w:date="2022-07-15T17:29:00Z">
            <w:rPr>
              <w:rFonts w:ascii="Cambria Math" w:hAnsi="Cambria Math"/>
              <w:color w:val="000000"/>
            </w:rPr>
            <m:t>Vc</m:t>
          </w:ins>
        </m:r>
      </m:oMath>
      <w:ins w:id="117" w:author="Christian Bermúdez Rivas" w:date="2022-07-15T17:29:00Z">
        <w:r w:rsidRPr="00D22CD7">
          <w:rPr>
            <w:color w:val="000000"/>
          </w:rPr>
          <w:t xml:space="preserve"> = </w:t>
        </w:r>
        <w:r>
          <w:rPr>
            <w:color w:val="000000"/>
          </w:rPr>
          <w:t>Volumen del campo</w:t>
        </w:r>
      </w:ins>
      <w:ins w:id="118" w:author="Christian Bermúdez Rivas" w:date="2022-08-01T15:14:00Z">
        <w:r w:rsidR="00A60177">
          <w:rPr>
            <w:color w:val="000000"/>
          </w:rPr>
          <w:t xml:space="preserve">, </w:t>
        </w:r>
      </w:ins>
    </w:p>
    <w:p w14:paraId="4BD13755" w14:textId="0E02B303" w:rsidR="00BA3458" w:rsidRDefault="00BA3458" w:rsidP="00BA3458">
      <w:pPr>
        <w:pBdr>
          <w:top w:val="nil"/>
          <w:left w:val="nil"/>
          <w:bottom w:val="nil"/>
          <w:right w:val="nil"/>
          <w:between w:val="nil"/>
        </w:pBdr>
        <w:ind w:left="284"/>
        <w:rPr>
          <w:ins w:id="119" w:author="Christian Bermúdez Rivas" w:date="2022-07-15T17:29:00Z"/>
          <w:color w:val="000000"/>
        </w:rPr>
      </w:pPr>
      <m:oMath>
        <m:r>
          <w:ins w:id="120" w:author="Christian Bermúdez Rivas" w:date="2022-07-15T17:29:00Z">
            <w:rPr>
              <w:rFonts w:ascii="Cambria Math" w:hAnsi="Cambria Math"/>
              <w:color w:val="000000"/>
            </w:rPr>
            <m:t>C</m:t>
          </w:ins>
        </m:r>
      </m:oMath>
      <w:ins w:id="121" w:author="Christian Bermúdez Rivas" w:date="2022-07-15T17:29:00Z">
        <w:r w:rsidRPr="00D22CD7">
          <w:rPr>
            <w:color w:val="000000"/>
          </w:rPr>
          <w:t xml:space="preserve"> = </w:t>
        </w:r>
      </w:ins>
      <w:ins w:id="122" w:author="Christian Bermúdez Rivas" w:date="2022-07-22T17:40:00Z">
        <w:r w:rsidR="0046481C">
          <w:rPr>
            <w:color w:val="000000"/>
          </w:rPr>
          <w:t>N</w:t>
        </w:r>
      </w:ins>
      <w:ins w:id="123" w:author="Christian Bermúdez Rivas" w:date="2022-07-15T17:29:00Z">
        <w:r>
          <w:rPr>
            <w:color w:val="000000"/>
          </w:rPr>
          <w:t>úmero total de campos.</w:t>
        </w:r>
      </w:ins>
    </w:p>
    <w:p w14:paraId="34449B4F" w14:textId="77777777" w:rsidR="00BA3458" w:rsidRDefault="00BA3458" w:rsidP="00BA3458">
      <w:pPr>
        <w:rPr>
          <w:ins w:id="124" w:author="Christian Bermúdez Rivas" w:date="2022-07-15T17:29:00Z"/>
        </w:rPr>
      </w:pPr>
    </w:p>
    <w:p w14:paraId="120B7060" w14:textId="77777777" w:rsidR="00BA3458" w:rsidRDefault="00BA3458" w:rsidP="00BA3458">
      <w:pPr>
        <w:pStyle w:val="Ttulo4"/>
        <w:rPr>
          <w:ins w:id="125" w:author="Christian Bermúdez Rivas" w:date="2022-07-15T17:29:00Z"/>
        </w:rPr>
      </w:pPr>
      <w:ins w:id="126" w:author="Christian Bermúdez Rivas" w:date="2022-07-15T17:29:00Z">
        <w:r w:rsidRPr="00890EAD">
          <w:t xml:space="preserve">Conteo </w:t>
        </w:r>
        <w:r>
          <w:t>por tiras</w:t>
        </w:r>
      </w:ins>
    </w:p>
    <w:p w14:paraId="5BE2D6FC" w14:textId="77777777" w:rsidR="00BA3458" w:rsidRDefault="00BA3458" w:rsidP="00BA3458">
      <w:pPr>
        <w:rPr>
          <w:ins w:id="127" w:author="Christian Bermúdez Rivas" w:date="2022-07-15T17:29:00Z"/>
          <w:rFonts w:eastAsiaTheme="minorEastAsia"/>
        </w:rPr>
      </w:pPr>
    </w:p>
    <w:p w14:paraId="285E5FA9" w14:textId="66A96049" w:rsidR="00BA3458" w:rsidRDefault="00BA3458" w:rsidP="00BA3458">
      <w:pPr>
        <w:rPr>
          <w:ins w:id="128" w:author="Christian Bermúdez Rivas" w:date="2022-07-15T17:29:00Z"/>
          <w:rFonts w:eastAsiaTheme="minorEastAsia"/>
        </w:rPr>
      </w:pPr>
      <w:ins w:id="129" w:author="Christian Bermúdez Rivas" w:date="2022-07-15T17:29:00Z">
        <w:r>
          <w:rPr>
            <w:rFonts w:eastAsiaTheme="minorEastAsia"/>
          </w:rPr>
          <w:t>En el conteo por tiras se necesita saber cuál es el volumen de cada tira, el cual depende del largo, el ancho y la profundidad de la cámara. Se debe calcular el volumen de cada tira que, por lo general en cámaras de un mililitro, la tira longitudinal tiene por volumen 50 mm</w:t>
        </w:r>
        <w:r>
          <w:rPr>
            <w:rFonts w:eastAsiaTheme="minorEastAsia"/>
            <w:vertAlign w:val="superscript"/>
          </w:rPr>
          <w:t>3</w:t>
        </w:r>
        <w:r>
          <w:rPr>
            <w:rFonts w:eastAsiaTheme="minorEastAsia"/>
          </w:rPr>
          <w:t>. Se utiliza los cálculos de APHA (2017</w:t>
        </w:r>
      </w:ins>
      <w:ins w:id="130" w:author="Christian Bermúdez Rivas" w:date="2022-07-15T17:31:00Z">
        <w:r>
          <w:rPr>
            <w:rFonts w:eastAsiaTheme="minorEastAsia"/>
          </w:rPr>
          <w:t xml:space="preserve">). </w:t>
        </w:r>
      </w:ins>
      <w:ins w:id="131" w:author="Christian Bermúdez Rivas" w:date="2022-07-15T17:29:00Z">
        <w:r>
          <w:rPr>
            <w:rFonts w:eastAsiaTheme="minorEastAsia"/>
          </w:rPr>
          <w:t xml:space="preserve">Para el cálculo del número de células por </w:t>
        </w:r>
        <w:proofErr w:type="spellStart"/>
        <w:r>
          <w:rPr>
            <w:rFonts w:eastAsiaTheme="minorEastAsia"/>
          </w:rPr>
          <w:t>m</w:t>
        </w:r>
      </w:ins>
      <w:ins w:id="132" w:author="Christian Bermúdez Rivas" w:date="2022-08-01T15:41:00Z">
        <w:r w:rsidR="007738CB">
          <w:rPr>
            <w:rFonts w:eastAsiaTheme="minorEastAsia"/>
          </w:rPr>
          <w:t>L</w:t>
        </w:r>
      </w:ins>
      <w:proofErr w:type="spellEnd"/>
      <w:ins w:id="133" w:author="Christian Bermúdez Rivas" w:date="2022-07-15T17:29:00Z">
        <w:r>
          <w:rPr>
            <w:rFonts w:eastAsiaTheme="minorEastAsia"/>
          </w:rPr>
          <w:t xml:space="preserve"> se utiliza la siguiente ecuación:</w:t>
        </w:r>
      </w:ins>
    </w:p>
    <w:p w14:paraId="47888F44" w14:textId="77777777" w:rsidR="00BA3458" w:rsidRPr="006C6190" w:rsidRDefault="00BA3458" w:rsidP="00BA3458">
      <w:pPr>
        <w:rPr>
          <w:ins w:id="134" w:author="Christian Bermúdez Rivas" w:date="2022-07-15T17:29:00Z"/>
          <w:rFonts w:eastAsiaTheme="minorEastAsia"/>
        </w:rPr>
      </w:pPr>
    </w:p>
    <w:p w14:paraId="5CECF85F" w14:textId="77777777" w:rsidR="00BA3458" w:rsidRPr="00D22CD7" w:rsidRDefault="008522F2" w:rsidP="00BA3458">
      <w:pPr>
        <w:rPr>
          <w:ins w:id="135" w:author="Christian Bermúdez Rivas" w:date="2022-07-15T17:29:00Z"/>
          <w:rFonts w:eastAsia="Cambria Math"/>
          <w:color w:val="000000"/>
        </w:rPr>
      </w:pPr>
      <m:oMathPara>
        <m:oMath>
          <m:f>
            <m:fPr>
              <m:type m:val="skw"/>
              <m:ctrlPr>
                <w:ins w:id="136" w:author="Christian Bermúdez Rivas" w:date="2022-07-15T17:29:00Z">
                  <w:rPr>
                    <w:rFonts w:ascii="Cambria Math" w:eastAsia="Cambria Math" w:hAnsi="Cambria Math"/>
                    <w:i/>
                    <w:color w:val="000000"/>
                  </w:rPr>
                </w:ins>
              </m:ctrlPr>
            </m:fPr>
            <m:num>
              <m:r>
                <w:ins w:id="137" w:author="Christian Bermúdez Rivas" w:date="2022-07-15T17:29:00Z">
                  <w:rPr>
                    <w:rFonts w:ascii="Cambria Math" w:eastAsia="Cambria Math" w:hAnsi="Cambria Math"/>
                    <w:color w:val="000000"/>
                  </w:rPr>
                  <m:t>N</m:t>
                </w:ins>
              </m:r>
            </m:num>
            <m:den>
              <m:r>
                <w:ins w:id="138" w:author="Christian Bermúdez Rivas" w:date="2022-07-15T17:29:00Z">
                  <w:rPr>
                    <w:rFonts w:ascii="Cambria Math" w:eastAsia="Cambria Math" w:hAnsi="Cambria Math"/>
                    <w:color w:val="000000"/>
                  </w:rPr>
                  <m:t>mL</m:t>
                </w:ins>
              </m:r>
            </m:den>
          </m:f>
          <m:r>
            <w:ins w:id="139" w:author="Christian Bermúdez Rivas" w:date="2022-07-15T17:29:00Z">
              <w:rPr>
                <w:rFonts w:ascii="Cambria Math" w:eastAsia="Cambria Math" w:hAnsi="Cambria Math"/>
                <w:color w:val="000000"/>
              </w:rPr>
              <m:t xml:space="preserve">= </m:t>
            </w:ins>
          </m:r>
          <m:f>
            <m:fPr>
              <m:ctrlPr>
                <w:ins w:id="140" w:author="Christian Bermúdez Rivas" w:date="2022-07-15T17:29:00Z">
                  <w:rPr>
                    <w:rFonts w:ascii="Cambria Math" w:eastAsia="Cambria Math" w:hAnsi="Cambria Math"/>
                    <w:i/>
                    <w:color w:val="000000"/>
                  </w:rPr>
                </w:ins>
              </m:ctrlPr>
            </m:fPr>
            <m:num>
              <m:r>
                <w:ins w:id="141" w:author="Christian Bermúdez Rivas" w:date="2022-07-15T17:29:00Z">
                  <w:rPr>
                    <w:rFonts w:ascii="Cambria Math" w:eastAsia="Cambria Math" w:hAnsi="Cambria Math"/>
                    <w:color w:val="000000"/>
                  </w:rPr>
                  <m:t>n*1000 mm3</m:t>
                </w:ins>
              </m:r>
            </m:num>
            <m:den>
              <m:r>
                <w:ins w:id="142" w:author="Christian Bermúdez Rivas" w:date="2022-07-15T17:29:00Z">
                  <w:rPr>
                    <w:rFonts w:ascii="Cambria Math" w:eastAsia="Cambria Math" w:hAnsi="Cambria Math"/>
                    <w:color w:val="000000"/>
                  </w:rPr>
                  <m:t>Vt*T</m:t>
                </w:ins>
              </m:r>
            </m:den>
          </m:f>
        </m:oMath>
      </m:oMathPara>
    </w:p>
    <w:p w14:paraId="0A013818" w14:textId="77777777" w:rsidR="00BA3458" w:rsidRDefault="00BA3458" w:rsidP="00BA3458">
      <w:pPr>
        <w:rPr>
          <w:ins w:id="143" w:author="Christian Bermúdez Rivas" w:date="2022-07-15T17:29:00Z"/>
          <w:rFonts w:eastAsiaTheme="minorEastAsia"/>
        </w:rPr>
      </w:pPr>
    </w:p>
    <w:p w14:paraId="6BD1B38D" w14:textId="49B163AE" w:rsidR="00BA3458" w:rsidRPr="0074031A" w:rsidRDefault="008522F2" w:rsidP="00BA3458">
      <w:pPr>
        <w:pBdr>
          <w:top w:val="nil"/>
          <w:left w:val="nil"/>
          <w:bottom w:val="nil"/>
          <w:right w:val="nil"/>
          <w:between w:val="nil"/>
        </w:pBdr>
        <w:ind w:left="284"/>
        <w:rPr>
          <w:ins w:id="144" w:author="Christian Bermúdez Rivas" w:date="2022-07-15T17:29:00Z"/>
          <w:color w:val="000000"/>
        </w:rPr>
      </w:pPr>
      <m:oMath>
        <m:f>
          <m:fPr>
            <m:type m:val="skw"/>
            <m:ctrlPr>
              <w:ins w:id="145" w:author="Christian Bermúdez Rivas" w:date="2022-07-15T17:29:00Z">
                <w:rPr>
                  <w:rFonts w:ascii="Cambria Math" w:eastAsia="Cambria Math" w:hAnsi="Cambria Math"/>
                  <w:i/>
                  <w:color w:val="000000"/>
                </w:rPr>
              </w:ins>
            </m:ctrlPr>
          </m:fPr>
          <m:num>
            <m:r>
              <w:ins w:id="146" w:author="Christian Bermúdez Rivas" w:date="2022-07-15T17:29:00Z">
                <w:rPr>
                  <w:rFonts w:ascii="Cambria Math" w:eastAsia="Cambria Math" w:hAnsi="Cambria Math"/>
                  <w:color w:val="000000"/>
                </w:rPr>
                <m:t>N</m:t>
              </w:ins>
            </m:r>
          </m:num>
          <m:den>
            <m:r>
              <w:ins w:id="147" w:author="Christian Bermúdez Rivas" w:date="2022-07-15T17:29:00Z">
                <w:rPr>
                  <w:rFonts w:ascii="Cambria Math" w:eastAsia="Cambria Math" w:hAnsi="Cambria Math"/>
                  <w:color w:val="000000"/>
                </w:rPr>
                <m:t>mL</m:t>
              </w:ins>
            </m:r>
          </m:den>
        </m:f>
      </m:oMath>
      <w:ins w:id="148" w:author="Christian Bermúdez Rivas" w:date="2022-07-15T17:29:00Z">
        <w:r w:rsidR="00BA3458">
          <w:rPr>
            <w:rFonts w:eastAsiaTheme="minorEastAsia"/>
            <w:color w:val="000000"/>
          </w:rPr>
          <w:t xml:space="preserve"> = </w:t>
        </w:r>
      </w:ins>
      <w:ins w:id="149" w:author="Christian Bermúdez Rivas" w:date="2022-07-22T17:40:00Z">
        <w:r w:rsidR="0046481C">
          <w:rPr>
            <w:rFonts w:eastAsiaTheme="minorEastAsia"/>
            <w:color w:val="000000"/>
          </w:rPr>
          <w:t>N</w:t>
        </w:r>
      </w:ins>
      <w:ins w:id="150" w:author="Christian Bermúdez Rivas" w:date="2022-07-15T17:29:00Z">
        <w:r w:rsidR="00BA3458">
          <w:rPr>
            <w:rFonts w:eastAsiaTheme="minorEastAsia"/>
            <w:color w:val="000000"/>
          </w:rPr>
          <w:t xml:space="preserve">úmero total de </w:t>
        </w:r>
      </w:ins>
      <w:ins w:id="151" w:author="Christian Bermúdez Rivas" w:date="2022-07-15T17:31:00Z">
        <w:r w:rsidR="00BA3458">
          <w:rPr>
            <w:rFonts w:eastAsiaTheme="minorEastAsia"/>
            <w:color w:val="000000"/>
          </w:rPr>
          <w:t>organismos</w:t>
        </w:r>
        <w:r w:rsidR="00BA3458">
          <w:rPr>
            <w:color w:val="000000"/>
          </w:rPr>
          <w:t xml:space="preserve"> </w:t>
        </w:r>
      </w:ins>
      <w:ins w:id="152" w:author="Christian Bermúdez Rivas" w:date="2022-07-15T17:29:00Z">
        <w:r w:rsidR="00BA3458">
          <w:rPr>
            <w:rFonts w:eastAsiaTheme="minorEastAsia"/>
            <w:color w:val="000000"/>
          </w:rPr>
          <w:t>contadas por mililitro.</w:t>
        </w:r>
      </w:ins>
    </w:p>
    <w:p w14:paraId="66E22952" w14:textId="58C7A8E5" w:rsidR="00BA3458" w:rsidRDefault="00BA3458" w:rsidP="00BA3458">
      <w:pPr>
        <w:pBdr>
          <w:top w:val="nil"/>
          <w:left w:val="nil"/>
          <w:bottom w:val="nil"/>
          <w:right w:val="nil"/>
          <w:between w:val="nil"/>
        </w:pBdr>
        <w:ind w:left="284"/>
        <w:rPr>
          <w:ins w:id="153" w:author="Christian Bermúdez Rivas" w:date="2022-07-15T17:29:00Z"/>
          <w:color w:val="000000"/>
        </w:rPr>
      </w:pPr>
      <m:oMath>
        <m:r>
          <w:ins w:id="154" w:author="Christian Bermúdez Rivas" w:date="2022-07-15T17:29:00Z">
            <w:rPr>
              <w:rFonts w:ascii="Cambria Math" w:hAnsi="Cambria Math"/>
              <w:color w:val="000000"/>
            </w:rPr>
            <m:t>n</m:t>
          </w:ins>
        </m:r>
      </m:oMath>
      <w:ins w:id="155" w:author="Christian Bermúdez Rivas" w:date="2022-07-15T17:29:00Z">
        <w:r w:rsidRPr="00D22CD7">
          <w:rPr>
            <w:color w:val="000000"/>
          </w:rPr>
          <w:t xml:space="preserve"> = </w:t>
        </w:r>
      </w:ins>
      <w:ins w:id="156" w:author="Christian Bermúdez Rivas" w:date="2022-07-22T17:40:00Z">
        <w:r w:rsidR="0046481C">
          <w:rPr>
            <w:color w:val="000000"/>
          </w:rPr>
          <w:t>N</w:t>
        </w:r>
      </w:ins>
      <w:ins w:id="157" w:author="Christian Bermúdez Rivas" w:date="2022-07-15T17:29:00Z">
        <w:r w:rsidRPr="00D22CD7">
          <w:rPr>
            <w:color w:val="000000"/>
          </w:rPr>
          <w:t xml:space="preserve">úmero de </w:t>
        </w:r>
      </w:ins>
      <w:ins w:id="158" w:author="Christian Bermúdez Rivas" w:date="2022-07-15T17:31:00Z">
        <w:r>
          <w:rPr>
            <w:rFonts w:eastAsiaTheme="minorEastAsia"/>
            <w:color w:val="000000"/>
          </w:rPr>
          <w:t>organismos</w:t>
        </w:r>
        <w:r>
          <w:rPr>
            <w:color w:val="000000"/>
          </w:rPr>
          <w:t xml:space="preserve"> </w:t>
        </w:r>
      </w:ins>
      <w:ins w:id="159" w:author="Christian Bermúdez Rivas" w:date="2022-07-15T17:29:00Z">
        <w:r>
          <w:rPr>
            <w:color w:val="000000"/>
          </w:rPr>
          <w:t>contadas en la cámara.</w:t>
        </w:r>
      </w:ins>
    </w:p>
    <w:p w14:paraId="0D582DCC" w14:textId="77777777" w:rsidR="00BA3458" w:rsidRDefault="00BA3458" w:rsidP="00BA3458">
      <w:pPr>
        <w:pBdr>
          <w:top w:val="nil"/>
          <w:left w:val="nil"/>
          <w:bottom w:val="nil"/>
          <w:right w:val="nil"/>
          <w:between w:val="nil"/>
        </w:pBdr>
        <w:ind w:left="284"/>
        <w:rPr>
          <w:ins w:id="160" w:author="Christian Bermúdez Rivas" w:date="2022-07-15T17:29:00Z"/>
          <w:color w:val="000000"/>
        </w:rPr>
      </w:pPr>
      <m:oMath>
        <m:r>
          <w:ins w:id="161" w:author="Christian Bermúdez Rivas" w:date="2022-07-15T17:29:00Z">
            <w:rPr>
              <w:rFonts w:ascii="Cambria Math" w:hAnsi="Cambria Math"/>
              <w:color w:val="000000"/>
            </w:rPr>
            <m:t>Vt</m:t>
          </w:ins>
        </m:r>
      </m:oMath>
      <w:ins w:id="162" w:author="Christian Bermúdez Rivas" w:date="2022-07-15T17:29:00Z">
        <w:r w:rsidRPr="00D22CD7">
          <w:rPr>
            <w:color w:val="000000"/>
          </w:rPr>
          <w:t xml:space="preserve"> = </w:t>
        </w:r>
        <w:r>
          <w:rPr>
            <w:color w:val="000000"/>
          </w:rPr>
          <w:t>Volumen de la tira contada.</w:t>
        </w:r>
      </w:ins>
    </w:p>
    <w:p w14:paraId="0AE19A05" w14:textId="6FC9B616" w:rsidR="00BA3458" w:rsidRDefault="00BA3458" w:rsidP="00BA3458">
      <w:pPr>
        <w:ind w:left="284"/>
        <w:rPr>
          <w:ins w:id="163" w:author="Christian Bermúdez Rivas" w:date="2022-07-15T17:30:00Z"/>
          <w:color w:val="000000"/>
        </w:rPr>
      </w:pPr>
      <m:oMath>
        <m:r>
          <w:ins w:id="164" w:author="Christian Bermúdez Rivas" w:date="2022-07-15T17:29:00Z">
            <w:rPr>
              <w:rFonts w:ascii="Cambria Math" w:hAnsi="Cambria Math"/>
              <w:color w:val="000000"/>
            </w:rPr>
            <m:t>T</m:t>
          </w:ins>
        </m:r>
      </m:oMath>
      <w:ins w:id="165" w:author="Christian Bermúdez Rivas" w:date="2022-07-15T17:29:00Z">
        <w:r w:rsidRPr="00D22CD7">
          <w:rPr>
            <w:color w:val="000000"/>
          </w:rPr>
          <w:t xml:space="preserve"> = </w:t>
        </w:r>
      </w:ins>
      <w:ins w:id="166" w:author="Christian Bermúdez Rivas" w:date="2022-07-22T17:40:00Z">
        <w:r w:rsidR="0046481C">
          <w:rPr>
            <w:color w:val="000000"/>
          </w:rPr>
          <w:t>N</w:t>
        </w:r>
      </w:ins>
      <w:ins w:id="167" w:author="Christian Bermúdez Rivas" w:date="2022-07-15T17:29:00Z">
        <w:r>
          <w:rPr>
            <w:color w:val="000000"/>
          </w:rPr>
          <w:t>úmero total de tiras.</w:t>
        </w:r>
      </w:ins>
    </w:p>
    <w:p w14:paraId="36EEBE8B" w14:textId="77777777" w:rsidR="00BA3458" w:rsidRDefault="00BA3458" w:rsidP="00BA3458">
      <w:pPr>
        <w:ind w:left="284"/>
        <w:rPr>
          <w:ins w:id="168" w:author="Christian Bermúdez Rivas" w:date="2022-07-15T17:29:00Z"/>
          <w:rFonts w:eastAsiaTheme="minorEastAsia"/>
        </w:rPr>
      </w:pPr>
    </w:p>
    <w:p w14:paraId="1D96CCD9" w14:textId="7BD60145" w:rsidR="00F15B2D" w:rsidDel="00BA3458" w:rsidRDefault="00D41AB8" w:rsidP="00731DE9">
      <w:pPr>
        <w:rPr>
          <w:del w:id="169" w:author="Christian Bermúdez Rivas" w:date="2022-07-15T17:29:00Z"/>
          <w:lang w:val="es-ES" w:eastAsia="es-ES"/>
        </w:rPr>
      </w:pPr>
      <w:del w:id="170" w:author="Christian Bermúdez Rivas" w:date="2022-07-15T17:29:00Z">
        <w:r w:rsidDel="00BA3458">
          <w:rPr>
            <w:lang w:val="es-ES" w:eastAsia="es-ES"/>
          </w:rPr>
          <w:delText>S</w:delText>
        </w:r>
        <w:r w:rsidR="00F15B2D" w:rsidRPr="00655508" w:rsidDel="00BA3458">
          <w:rPr>
            <w:lang w:val="es-ES" w:eastAsia="es-ES"/>
          </w:rPr>
          <w:delText>e realizará un barrido de toda la superficie de la cámara. Calcule el número de células por mililitro de la siguiente manera:</w:delText>
        </w:r>
      </w:del>
    </w:p>
    <w:p w14:paraId="61F1F03A" w14:textId="533D9683" w:rsidR="00BA3458" w:rsidRDefault="00BA3458" w:rsidP="00BA3458">
      <w:pPr>
        <w:pStyle w:val="Ttulo4"/>
        <w:rPr>
          <w:ins w:id="171" w:author="Christian Bermúdez Rivas" w:date="2022-07-15T17:30:00Z"/>
        </w:rPr>
      </w:pPr>
      <w:ins w:id="172" w:author="Christian Bermúdez Rivas" w:date="2022-07-15T17:30:00Z">
        <w:r>
          <w:t>C</w:t>
        </w:r>
      </w:ins>
      <w:ins w:id="173" w:author="Christian Bermúdez Rivas" w:date="2022-07-22T17:40:00Z">
        <w:r w:rsidR="00AD12AC">
          <w:t>á</w:t>
        </w:r>
      </w:ins>
      <w:ins w:id="174" w:author="Christian Bermúdez Rivas" w:date="2022-07-15T17:30:00Z">
        <w:r>
          <w:t>lculo total de densidad por muestra.</w:t>
        </w:r>
      </w:ins>
    </w:p>
    <w:p w14:paraId="1999DD01" w14:textId="77777777" w:rsidR="00BA3458" w:rsidRDefault="00BA3458" w:rsidP="00BA3458">
      <w:pPr>
        <w:rPr>
          <w:ins w:id="175" w:author="Christian Bermúdez Rivas" w:date="2022-07-15T17:30:00Z"/>
        </w:rPr>
      </w:pPr>
    </w:p>
    <w:p w14:paraId="3EC03379" w14:textId="65B6F95B" w:rsidR="00BA3458" w:rsidRPr="006C6190" w:rsidRDefault="00BA3458" w:rsidP="00BA3458">
      <w:pPr>
        <w:rPr>
          <w:ins w:id="176" w:author="Christian Bermúdez Rivas" w:date="2022-07-15T17:30:00Z"/>
        </w:rPr>
      </w:pPr>
      <w:ins w:id="177" w:author="Christian Bermúdez Rivas" w:date="2022-07-15T17:30:00Z">
        <w:r>
          <w:t>Para calcular la densidad total de l</w:t>
        </w:r>
      </w:ins>
      <w:ins w:id="178" w:author="Christian Bermúdez Rivas" w:date="2022-07-22T17:40:00Z">
        <w:r w:rsidR="00AD12AC">
          <w:t>o</w:t>
        </w:r>
      </w:ins>
      <w:ins w:id="179" w:author="Christian Bermúdez Rivas" w:date="2022-07-15T17:30:00Z">
        <w:r>
          <w:t xml:space="preserve">s </w:t>
        </w:r>
      </w:ins>
      <w:ins w:id="180" w:author="Christian Bermúdez Rivas" w:date="2022-07-15T17:31:00Z">
        <w:r>
          <w:rPr>
            <w:rFonts w:eastAsiaTheme="minorEastAsia"/>
            <w:color w:val="000000"/>
          </w:rPr>
          <w:t>organismos</w:t>
        </w:r>
        <w:r>
          <w:rPr>
            <w:color w:val="000000"/>
          </w:rPr>
          <w:t xml:space="preserve"> </w:t>
        </w:r>
      </w:ins>
      <w:ins w:id="181" w:author="Christian Bermúdez Rivas" w:date="2022-07-15T17:30:00Z">
        <w:r>
          <w:t>por litro hallad</w:t>
        </w:r>
      </w:ins>
      <w:ins w:id="182" w:author="Christian Bermúdez Rivas" w:date="2022-07-15T17:31:00Z">
        <w:r>
          <w:t>o</w:t>
        </w:r>
      </w:ins>
      <w:ins w:id="183" w:author="Christian Bermúdez Rivas" w:date="2022-07-15T17:30:00Z">
        <w:r>
          <w:t xml:space="preserve">s en la muestra, se debe tener en cuenta el dato hallado en cada una de las alícuotas y el método de análisis que se utilizó. </w:t>
        </w:r>
      </w:ins>
      <w:ins w:id="184" w:author="Christian Bermúdez Rivas" w:date="2022-07-15T17:31:00Z">
        <w:r>
          <w:t>S</w:t>
        </w:r>
      </w:ins>
      <w:ins w:id="185" w:author="Christian Bermúdez Rivas" w:date="2022-07-15T17:30:00Z">
        <w:r>
          <w:t>e utiliza la siguiente ecuación:</w:t>
        </w:r>
      </w:ins>
    </w:p>
    <w:p w14:paraId="6E838710" w14:textId="77777777" w:rsidR="00BA3458" w:rsidRPr="00890EAD" w:rsidRDefault="00BA3458" w:rsidP="00BA3458">
      <w:pPr>
        <w:rPr>
          <w:ins w:id="186" w:author="Christian Bermúdez Rivas" w:date="2022-07-15T17:30:00Z"/>
        </w:rPr>
      </w:pPr>
    </w:p>
    <w:p w14:paraId="46E17669" w14:textId="3D8C0C11" w:rsidR="00BA3458" w:rsidRPr="00D22CD7" w:rsidRDefault="00BA3458" w:rsidP="00BA3458">
      <w:pPr>
        <w:rPr>
          <w:ins w:id="187" w:author="Christian Bermúdez Rivas" w:date="2022-07-15T17:30:00Z"/>
        </w:rPr>
      </w:pPr>
      <m:oMathPara>
        <m:oMath>
          <m:r>
            <w:ins w:id="188" w:author="Christian Bermúdez Rivas" w:date="2022-07-15T17:31:00Z">
              <w:rPr>
                <w:rFonts w:ascii="Cambria Math" w:eastAsia="Cambria Math" w:hAnsi="Cambria Math"/>
                <w:color w:val="000000"/>
              </w:rPr>
              <m:t>Org</m:t>
            </w:ins>
          </m:r>
          <m:r>
            <w:ins w:id="189" w:author="Christian Bermúdez Rivas" w:date="2022-07-15T17:30:00Z">
              <w:rPr>
                <w:rFonts w:ascii="Cambria Math" w:eastAsia="Cambria Math" w:hAnsi="Cambria Math"/>
                <w:color w:val="000000"/>
              </w:rPr>
              <m:t>/L=</m:t>
            </w:ins>
          </m:r>
          <m:f>
            <m:fPr>
              <m:ctrlPr>
                <w:ins w:id="190" w:author="Christian Bermúdez Rivas" w:date="2022-07-15T17:30:00Z">
                  <w:rPr>
                    <w:rFonts w:ascii="Cambria Math" w:eastAsia="Cambria Math" w:hAnsi="Cambria Math"/>
                    <w:color w:val="000000"/>
                  </w:rPr>
                </w:ins>
              </m:ctrlPr>
            </m:fPr>
            <m:num>
              <m:r>
                <w:ins w:id="191" w:author="Christian Bermúdez Rivas" w:date="2022-07-15T17:30:00Z">
                  <w:rPr>
                    <w:rFonts w:ascii="Cambria Math" w:eastAsia="Cambria Math" w:hAnsi="Cambria Math"/>
                    <w:color w:val="000000"/>
                  </w:rPr>
                  <m:t>N*</m:t>
                </w:ins>
              </m:r>
              <m:r>
                <w:ins w:id="192" w:author="Christian Bermúdez Rivas" w:date="2022-07-15T17:30:00Z">
                  <m:rPr>
                    <m:sty m:val="p"/>
                  </m:rPr>
                  <w:rPr>
                    <w:rFonts w:ascii="Cambria Math" w:hAnsi="Cambria Math"/>
                  </w:rPr>
                  <m:t>V</m:t>
                </w:ins>
              </m:r>
              <m:r>
                <w:ins w:id="193" w:author="Christian Bermúdez Rivas" w:date="2022-07-15T17:30:00Z">
                  <m:rPr>
                    <m:sty m:val="p"/>
                  </m:rPr>
                  <w:rPr>
                    <w:rFonts w:ascii="Cambria Math" w:hAnsi="Cambria Math"/>
                    <w:vertAlign w:val="subscript"/>
                  </w:rPr>
                  <m:t>1</m:t>
                </w:ins>
              </m:r>
            </m:num>
            <m:den>
              <m:r>
                <w:ins w:id="194" w:author="Christian Bermúdez Rivas" w:date="2022-07-15T17:30:00Z">
                  <w:rPr>
                    <w:rFonts w:ascii="Cambria Math" w:eastAsia="Cambria Math" w:hAnsi="Cambria Math"/>
                    <w:color w:val="000000"/>
                  </w:rPr>
                  <m:t>V2*V3</m:t>
                </w:ins>
              </m:r>
            </m:den>
          </m:f>
        </m:oMath>
      </m:oMathPara>
    </w:p>
    <w:p w14:paraId="52886EE3" w14:textId="77777777" w:rsidR="00BA3458" w:rsidRDefault="00BA3458" w:rsidP="00BA3458">
      <w:pPr>
        <w:rPr>
          <w:ins w:id="195" w:author="Christian Bermúdez Rivas" w:date="2022-07-15T17:30:00Z"/>
        </w:rPr>
      </w:pPr>
    </w:p>
    <w:p w14:paraId="5712E503" w14:textId="6BD57A7A" w:rsidR="00BA3458" w:rsidRPr="00D22CD7" w:rsidRDefault="00BA3458" w:rsidP="00BA3458">
      <w:pPr>
        <w:rPr>
          <w:ins w:id="196" w:author="Christian Bermúdez Rivas" w:date="2022-07-15T17:30:00Z"/>
        </w:rPr>
      </w:pPr>
      <w:proofErr w:type="spellStart"/>
      <w:ins w:id="197" w:author="Christian Bermúdez Rivas" w:date="2022-07-15T17:32:00Z">
        <w:r>
          <w:lastRenderedPageBreak/>
          <w:t>Org</w:t>
        </w:r>
      </w:ins>
      <w:proofErr w:type="spellEnd"/>
      <w:ins w:id="198" w:author="Christian Bermúdez Rivas" w:date="2022-07-15T17:30:00Z">
        <w:r>
          <w:t xml:space="preserve">/L= Densidad de </w:t>
        </w:r>
      </w:ins>
      <w:ins w:id="199" w:author="Christian Bermúdez Rivas" w:date="2022-07-15T17:32:00Z">
        <w:r>
          <w:rPr>
            <w:rFonts w:eastAsiaTheme="minorEastAsia"/>
            <w:color w:val="000000"/>
          </w:rPr>
          <w:t>organismos</w:t>
        </w:r>
        <w:r>
          <w:rPr>
            <w:color w:val="000000"/>
          </w:rPr>
          <w:t xml:space="preserve"> </w:t>
        </w:r>
      </w:ins>
      <w:ins w:id="200" w:author="Christian Bermúdez Rivas" w:date="2022-07-15T17:30:00Z">
        <w:r>
          <w:t>por litro</w:t>
        </w:r>
      </w:ins>
    </w:p>
    <w:p w14:paraId="0AE8892C" w14:textId="18B8603E" w:rsidR="00BA3458" w:rsidRPr="00D22CD7" w:rsidRDefault="00BA3458" w:rsidP="00BA3458">
      <w:pPr>
        <w:rPr>
          <w:ins w:id="201" w:author="Christian Bermúdez Rivas" w:date="2022-07-15T17:30:00Z"/>
        </w:rPr>
      </w:pPr>
      <m:oMath>
        <m:r>
          <w:ins w:id="202" w:author="Christian Bermúdez Rivas" w:date="2022-07-15T17:30:00Z">
            <w:rPr>
              <w:rFonts w:ascii="Cambria Math" w:hAnsi="Cambria Math"/>
            </w:rPr>
            <m:t>N</m:t>
          </w:ins>
        </m:r>
      </m:oMath>
      <w:ins w:id="203" w:author="Christian Bermúdez Rivas" w:date="2022-07-15T17:30:00Z">
        <w:r w:rsidRPr="00D22CD7">
          <w:t xml:space="preserve"> </w:t>
        </w:r>
        <w:r>
          <w:t xml:space="preserve">= </w:t>
        </w:r>
      </w:ins>
      <w:ins w:id="204" w:author="Christian Bermúdez Rivas" w:date="2022-07-22T17:41:00Z">
        <w:r w:rsidR="00AD12AC">
          <w:t>N</w:t>
        </w:r>
      </w:ins>
      <w:ins w:id="205" w:author="Christian Bermúdez Rivas" w:date="2022-07-15T17:30:00Z">
        <w:r>
          <w:t xml:space="preserve">úmero de </w:t>
        </w:r>
      </w:ins>
      <w:proofErr w:type="spellStart"/>
      <w:ins w:id="206" w:author="Christian Bermúdez Rivas" w:date="2022-07-15T17:36:00Z">
        <w:r w:rsidR="00235079">
          <w:t>Org</w:t>
        </w:r>
      </w:ins>
      <w:proofErr w:type="spellEnd"/>
      <w:ins w:id="207" w:author="Christian Bermúdez Rivas" w:date="2022-07-15T17:30:00Z">
        <w:r w:rsidRPr="00D22CD7">
          <w:t>/</w:t>
        </w:r>
        <w:r>
          <w:t>ml</w:t>
        </w:r>
        <w:r w:rsidRPr="00D22CD7">
          <w:t xml:space="preserve"> encontrad</w:t>
        </w:r>
      </w:ins>
      <w:ins w:id="208" w:author="Christian Bermúdez Rivas" w:date="2022-07-15T17:36:00Z">
        <w:r w:rsidR="00235079">
          <w:t>o</w:t>
        </w:r>
      </w:ins>
      <w:ins w:id="209" w:author="Christian Bermúdez Rivas" w:date="2022-07-15T17:30:00Z">
        <w:r w:rsidRPr="00D22CD7">
          <w:t>s en la alícuota.</w:t>
        </w:r>
      </w:ins>
    </w:p>
    <w:p w14:paraId="15E311BD" w14:textId="77777777" w:rsidR="00BA3458" w:rsidRPr="00D22CD7" w:rsidRDefault="00BA3458" w:rsidP="00BA3458">
      <w:pPr>
        <w:rPr>
          <w:ins w:id="210" w:author="Christian Bermúdez Rivas" w:date="2022-07-15T17:30:00Z"/>
        </w:rPr>
      </w:pPr>
      <m:oMath>
        <m:r>
          <w:ins w:id="211" w:author="Christian Bermúdez Rivas" w:date="2022-07-15T17:30:00Z">
            <m:rPr>
              <m:sty m:val="p"/>
            </m:rPr>
            <w:rPr>
              <w:rFonts w:ascii="Cambria Math" w:hAnsi="Cambria Math"/>
            </w:rPr>
            <m:t>V</m:t>
          </w:ins>
        </m:r>
        <m:r>
          <w:ins w:id="212" w:author="Christian Bermúdez Rivas" w:date="2022-07-15T17:30:00Z">
            <m:rPr>
              <m:sty m:val="p"/>
            </m:rPr>
            <w:rPr>
              <w:rFonts w:ascii="Cambria Math" w:hAnsi="Cambria Math"/>
              <w:vertAlign w:val="subscript"/>
            </w:rPr>
            <m:t>1</m:t>
          </w:ins>
        </m:r>
      </m:oMath>
      <w:ins w:id="213" w:author="Christian Bermúdez Rivas" w:date="2022-07-15T17:30:00Z">
        <w:r w:rsidRPr="00D22CD7">
          <w:rPr>
            <w:vertAlign w:val="subscript"/>
          </w:rPr>
          <w:t xml:space="preserve"> </w:t>
        </w:r>
        <w:r w:rsidRPr="00D22CD7">
          <w:t>= Volumen concentrado</w:t>
        </w:r>
        <w:r>
          <w:t xml:space="preserve"> de la muestra</w:t>
        </w:r>
        <w:r w:rsidRPr="00D22CD7">
          <w:t xml:space="preserve"> (</w:t>
        </w:r>
        <w:r>
          <w:t>ml</w:t>
        </w:r>
        <w:r w:rsidRPr="00D22CD7">
          <w:t>)</w:t>
        </w:r>
      </w:ins>
    </w:p>
    <w:p w14:paraId="432C2E57" w14:textId="77777777" w:rsidR="00BA3458" w:rsidRPr="00D22CD7" w:rsidRDefault="00BA3458" w:rsidP="00BA3458">
      <w:pPr>
        <w:rPr>
          <w:ins w:id="214" w:author="Christian Bermúdez Rivas" w:date="2022-07-15T17:30:00Z"/>
        </w:rPr>
      </w:pPr>
      <m:oMath>
        <m:r>
          <w:ins w:id="215" w:author="Christian Bermúdez Rivas" w:date="2022-07-15T17:30:00Z">
            <w:rPr>
              <w:rFonts w:ascii="Cambria Math" w:eastAsia="Cambria Math" w:hAnsi="Cambria Math"/>
              <w:color w:val="000000"/>
            </w:rPr>
            <m:t>V2</m:t>
          </w:ins>
        </m:r>
      </m:oMath>
      <w:ins w:id="216" w:author="Christian Bermúdez Rivas" w:date="2022-07-15T17:30:00Z">
        <w:r w:rsidRPr="00D22CD7">
          <w:rPr>
            <w:vertAlign w:val="subscript"/>
          </w:rPr>
          <w:t xml:space="preserve"> </w:t>
        </w:r>
        <w:r w:rsidRPr="00D22CD7">
          <w:t>= Volumen total de la alícuota (</w:t>
        </w:r>
        <w:r>
          <w:t>ml</w:t>
        </w:r>
        <w:r w:rsidRPr="00D22CD7">
          <w:t>)</w:t>
        </w:r>
      </w:ins>
    </w:p>
    <w:p w14:paraId="10FA9FAB" w14:textId="5CA638E6" w:rsidR="00BA3458" w:rsidRPr="00D22CD7" w:rsidRDefault="00BA3458" w:rsidP="00BA3458">
      <w:pPr>
        <w:rPr>
          <w:ins w:id="217" w:author="Christian Bermúdez Rivas" w:date="2022-07-15T17:30:00Z"/>
        </w:rPr>
      </w:pPr>
      <m:oMath>
        <m:r>
          <w:ins w:id="218" w:author="Christian Bermúdez Rivas" w:date="2022-07-15T17:30:00Z">
            <w:rPr>
              <w:rFonts w:ascii="Cambria Math" w:eastAsia="Cambria Math" w:hAnsi="Cambria Math"/>
              <w:color w:val="000000"/>
            </w:rPr>
            <m:t>V3</m:t>
          </w:ins>
        </m:r>
      </m:oMath>
      <w:ins w:id="219" w:author="Christian Bermúdez Rivas" w:date="2022-07-15T17:30:00Z">
        <w:r w:rsidRPr="00D22CD7">
          <w:rPr>
            <w:vertAlign w:val="subscript"/>
          </w:rPr>
          <w:t xml:space="preserve"> </w:t>
        </w:r>
        <w:r w:rsidRPr="00D22CD7">
          <w:t>=</w:t>
        </w:r>
      </w:ins>
      <w:ins w:id="220" w:author="Christian Bermúdez Rivas" w:date="2022-07-22T17:41:00Z">
        <w:r w:rsidR="00AD12AC">
          <w:t xml:space="preserve"> </w:t>
        </w:r>
      </w:ins>
      <w:ins w:id="221" w:author="Christian Bermúdez Rivas" w:date="2022-07-15T17:30:00Z">
        <w:r w:rsidRPr="00D22CD7">
          <w:t xml:space="preserve">Volumen filtrado a través de la red de </w:t>
        </w:r>
      </w:ins>
      <w:ins w:id="222" w:author="Christian Bermúdez Rivas" w:date="2022-07-15T17:37:00Z">
        <w:r w:rsidR="00235079">
          <w:t>zoo</w:t>
        </w:r>
      </w:ins>
      <w:ins w:id="223" w:author="Christian Bermúdez Rivas" w:date="2022-07-15T17:30:00Z">
        <w:r w:rsidRPr="00D22CD7">
          <w:t>plancton (L)</w:t>
        </w:r>
      </w:ins>
    </w:p>
    <w:p w14:paraId="5BFBB23F" w14:textId="77777777" w:rsidR="00BA3458" w:rsidRPr="00655508" w:rsidRDefault="00BA3458" w:rsidP="00AC42C8">
      <w:pPr>
        <w:rPr>
          <w:ins w:id="224" w:author="Christian Bermúdez Rivas" w:date="2022-07-15T17:30:00Z"/>
          <w:lang w:val="es-ES" w:eastAsia="es-ES"/>
        </w:rPr>
      </w:pPr>
    </w:p>
    <w:p w14:paraId="3D3D573B" w14:textId="6AA786D7" w:rsidR="00F15B2D" w:rsidRPr="00655508" w:rsidDel="00BA3458" w:rsidRDefault="00F15B2D" w:rsidP="00F15B2D">
      <w:pPr>
        <w:rPr>
          <w:del w:id="225" w:author="Christian Bermúdez Rivas" w:date="2022-07-15T17:29:00Z"/>
          <w:rFonts w:eastAsia="Times New Roman"/>
          <w:b/>
          <w:lang w:val="es-ES" w:eastAsia="es-ES"/>
        </w:rPr>
      </w:pPr>
    </w:p>
    <w:p w14:paraId="75484753" w14:textId="66D461B1" w:rsidR="00F15B2D" w:rsidRPr="00D41AB8" w:rsidDel="00BA3458" w:rsidRDefault="00F15B2D" w:rsidP="00F15B2D">
      <w:pPr>
        <w:jc w:val="center"/>
        <w:rPr>
          <w:del w:id="226" w:author="Christian Bermúdez Rivas" w:date="2022-07-15T17:29:00Z"/>
          <w:rFonts w:eastAsia="Cambria Math"/>
          <w:color w:val="000000"/>
        </w:rPr>
      </w:pPr>
      <m:oMathPara>
        <m:oMath>
          <m:r>
            <w:del w:id="227" w:author="Christian Bermúdez Rivas" w:date="2022-07-15T17:24:00Z">
              <w:rPr>
                <w:rFonts w:ascii="Cambria Math" w:eastAsia="Cambria Math" w:hAnsi="Cambria Math"/>
                <w:color w:val="000000"/>
              </w:rPr>
              <m:t>Cel</m:t>
            </w:del>
          </m:r>
          <m:r>
            <w:del w:id="228" w:author="Christian Bermúdez Rivas" w:date="2022-07-15T17:29:00Z">
              <w:rPr>
                <w:rFonts w:ascii="Cambria Math" w:eastAsia="Cambria Math" w:hAnsi="Cambria Math"/>
                <w:color w:val="000000"/>
              </w:rPr>
              <m:t>./mL=</m:t>
            </w:del>
          </m:r>
          <m:f>
            <m:fPr>
              <m:ctrlPr>
                <w:del w:id="229" w:author="Christian Bermúdez Rivas" w:date="2022-07-15T17:29:00Z">
                  <w:rPr>
                    <w:rFonts w:ascii="Cambria Math" w:eastAsia="Cambria Math" w:hAnsi="Cambria Math"/>
                    <w:color w:val="000000"/>
                  </w:rPr>
                </w:del>
              </m:ctrlPr>
            </m:fPr>
            <m:num>
              <m:r>
                <w:del w:id="230" w:author="Christian Bermúdez Rivas" w:date="2022-07-15T17:29:00Z">
                  <w:rPr>
                    <w:rFonts w:ascii="Cambria Math" w:eastAsia="Cambria Math" w:hAnsi="Cambria Math"/>
                    <w:color w:val="000000"/>
                  </w:rPr>
                  <m:t>C*</m:t>
                </w:del>
              </m:r>
              <m:sSup>
                <m:sSupPr>
                  <m:ctrlPr>
                    <w:del w:id="231" w:author="Christian Bermúdez Rivas" w:date="2022-07-15T17:29:00Z">
                      <w:rPr>
                        <w:rFonts w:ascii="Cambria Math" w:eastAsia="Cambria Math" w:hAnsi="Cambria Math"/>
                        <w:color w:val="000000"/>
                      </w:rPr>
                    </w:del>
                  </m:ctrlPr>
                </m:sSupPr>
                <m:e>
                  <m:r>
                    <w:del w:id="232" w:author="Christian Bermúdez Rivas" w:date="2022-07-15T17:29:00Z">
                      <w:rPr>
                        <w:rFonts w:ascii="Cambria Math" w:eastAsia="Cambria Math" w:hAnsi="Cambria Math"/>
                        <w:color w:val="000000"/>
                      </w:rPr>
                      <m:t xml:space="preserve">1000mm </m:t>
                    </w:del>
                  </m:r>
                </m:e>
                <m:sup>
                  <m:r>
                    <w:del w:id="233" w:author="Christian Bermúdez Rivas" w:date="2022-07-15T17:29:00Z">
                      <w:rPr>
                        <w:rFonts w:ascii="Cambria Math" w:eastAsia="Cambria Math" w:hAnsi="Cambria Math"/>
                        <w:color w:val="000000"/>
                      </w:rPr>
                      <m:t>3</m:t>
                    </w:del>
                  </m:r>
                </m:sup>
              </m:sSup>
            </m:num>
            <m:den>
              <m:r>
                <w:del w:id="234" w:author="Christian Bermúdez Rivas" w:date="2022-07-15T17:29:00Z">
                  <w:rPr>
                    <w:rFonts w:ascii="Cambria Math" w:eastAsia="Cambria Math" w:hAnsi="Cambria Math"/>
                    <w:color w:val="000000"/>
                  </w:rPr>
                  <m:t>A*D*F</m:t>
                </w:del>
              </m:r>
            </m:den>
          </m:f>
        </m:oMath>
      </m:oMathPara>
    </w:p>
    <w:p w14:paraId="70E533A2" w14:textId="7CB4B6C3" w:rsidR="00F15B2D" w:rsidRPr="00655508" w:rsidDel="00BA3458" w:rsidRDefault="00F15B2D" w:rsidP="00F15B2D">
      <w:pPr>
        <w:jc w:val="center"/>
        <w:rPr>
          <w:del w:id="235" w:author="Christian Bermúdez Rivas" w:date="2022-07-15T17:29:00Z"/>
          <w:rFonts w:eastAsia="Cambria Math"/>
          <w:color w:val="000000"/>
        </w:rPr>
      </w:pPr>
    </w:p>
    <w:p w14:paraId="23FAD10E" w14:textId="5B94F8BF" w:rsidR="00F15B2D" w:rsidRPr="00834823" w:rsidDel="00BA3458" w:rsidRDefault="00F15B2D" w:rsidP="00834823">
      <w:pPr>
        <w:rPr>
          <w:del w:id="236" w:author="Christian Bermúdez Rivas" w:date="2022-07-15T17:29:00Z"/>
          <w:lang w:val="es-ES"/>
        </w:rPr>
      </w:pPr>
      <w:del w:id="237" w:author="Christian Bermúdez Rivas" w:date="2022-07-15T17:29:00Z">
        <w:r w:rsidRPr="00834823" w:rsidDel="00BA3458">
          <w:rPr>
            <w:lang w:val="es-ES"/>
          </w:rPr>
          <w:delText>Dónde:</w:delText>
        </w:r>
      </w:del>
    </w:p>
    <w:p w14:paraId="6832BBA8" w14:textId="7D1792A5" w:rsidR="00F15B2D" w:rsidRPr="00834823" w:rsidDel="00BA3458" w:rsidRDefault="00F15B2D" w:rsidP="00834823">
      <w:pPr>
        <w:rPr>
          <w:del w:id="238" w:author="Christian Bermúdez Rivas" w:date="2022-07-15T17:29:00Z"/>
          <w:lang w:val="es-ES"/>
        </w:rPr>
      </w:pPr>
    </w:p>
    <w:p w14:paraId="7D56175C" w14:textId="4D234720" w:rsidR="00F15B2D" w:rsidRPr="00834823" w:rsidDel="00BA3458" w:rsidRDefault="00F15B2D" w:rsidP="00834823">
      <w:pPr>
        <w:rPr>
          <w:del w:id="239" w:author="Christian Bermúdez Rivas" w:date="2022-07-15T17:29:00Z"/>
          <w:lang w:val="es-ES"/>
        </w:rPr>
      </w:pPr>
      <m:oMath>
        <m:r>
          <w:del w:id="240" w:author="Christian Bermúdez Rivas" w:date="2022-07-15T17:29:00Z">
            <w:rPr>
              <w:rFonts w:ascii="Cambria Math" w:eastAsia="Cambria Math" w:hAnsi="Cambria Math"/>
              <w:lang w:val="es-ES"/>
            </w:rPr>
            <m:t>C</m:t>
          </w:del>
        </m:r>
      </m:oMath>
      <w:del w:id="241" w:author="Christian Bermúdez Rivas" w:date="2022-07-15T17:29:00Z">
        <w:r w:rsidRPr="00834823" w:rsidDel="00BA3458">
          <w:rPr>
            <w:lang w:val="es-ES"/>
          </w:rPr>
          <w:delText xml:space="preserve"> = </w:delText>
        </w:r>
        <w:r w:rsidR="00F07BA0" w:rsidDel="00BA3458">
          <w:rPr>
            <w:lang w:val="es-ES"/>
          </w:rPr>
          <w:delText>N</w:delText>
        </w:r>
        <w:r w:rsidRPr="00834823" w:rsidDel="00BA3458">
          <w:rPr>
            <w:lang w:val="es-ES"/>
          </w:rPr>
          <w:delText>úmero de organismos contado,</w:delText>
        </w:r>
      </w:del>
    </w:p>
    <w:p w14:paraId="6ACB23DF" w14:textId="776D3568" w:rsidR="00F15B2D" w:rsidRPr="00834823" w:rsidDel="00BA3458" w:rsidRDefault="00F15B2D" w:rsidP="00834823">
      <w:pPr>
        <w:rPr>
          <w:del w:id="242" w:author="Christian Bermúdez Rivas" w:date="2022-07-15T17:29:00Z"/>
          <w:lang w:val="es-ES"/>
        </w:rPr>
      </w:pPr>
      <m:oMath>
        <m:r>
          <w:del w:id="243" w:author="Christian Bermúdez Rivas" w:date="2022-07-15T17:29:00Z">
            <w:rPr>
              <w:rFonts w:ascii="Cambria Math" w:eastAsia="Cambria Math" w:hAnsi="Cambria Math"/>
              <w:lang w:val="es-ES"/>
            </w:rPr>
            <m:t>A</m:t>
          </w:del>
        </m:r>
      </m:oMath>
      <w:del w:id="244" w:author="Christian Bermúdez Rivas" w:date="2022-07-15T17:29:00Z">
        <w:r w:rsidRPr="00834823" w:rsidDel="00BA3458">
          <w:rPr>
            <w:lang w:val="es-ES"/>
          </w:rPr>
          <w:delText xml:space="preserve"> = </w:delText>
        </w:r>
        <w:r w:rsidR="00F07BA0" w:rsidDel="00BA3458">
          <w:rPr>
            <w:lang w:val="es-ES"/>
          </w:rPr>
          <w:delText>À</w:delText>
        </w:r>
        <w:r w:rsidRPr="00834823" w:rsidDel="00BA3458">
          <w:rPr>
            <w:lang w:val="es-ES"/>
          </w:rPr>
          <w:delText>rea de un campo (área de imagen de cuadrícula Whipple), mm</w:delText>
        </w:r>
        <w:r w:rsidRPr="00BB5BB7" w:rsidDel="00BA3458">
          <w:rPr>
            <w:vertAlign w:val="superscript"/>
            <w:lang w:val="es-ES"/>
          </w:rPr>
          <w:delText>2</w:delText>
        </w:r>
        <w:r w:rsidRPr="00834823" w:rsidDel="00BA3458">
          <w:rPr>
            <w:lang w:val="es-ES"/>
          </w:rPr>
          <w:delText>,</w:delText>
        </w:r>
      </w:del>
    </w:p>
    <w:p w14:paraId="0E2C212B" w14:textId="0CCB4E4C" w:rsidR="00F15B2D" w:rsidRPr="00834823" w:rsidDel="00BA3458" w:rsidRDefault="00F15B2D" w:rsidP="00834823">
      <w:pPr>
        <w:rPr>
          <w:del w:id="245" w:author="Christian Bermúdez Rivas" w:date="2022-07-15T17:29:00Z"/>
          <w:lang w:val="es-ES"/>
        </w:rPr>
      </w:pPr>
      <m:oMath>
        <m:r>
          <w:del w:id="246" w:author="Christian Bermúdez Rivas" w:date="2022-07-15T17:29:00Z">
            <w:rPr>
              <w:rFonts w:ascii="Cambria Math" w:eastAsia="Cambria Math" w:hAnsi="Cambria Math"/>
              <w:lang w:val="es-ES"/>
            </w:rPr>
            <m:t>D</m:t>
          </w:del>
        </m:r>
      </m:oMath>
      <w:del w:id="247" w:author="Christian Bermúdez Rivas" w:date="2022-07-15T17:29:00Z">
        <w:r w:rsidRPr="00834823" w:rsidDel="00BA3458">
          <w:rPr>
            <w:lang w:val="es-ES"/>
          </w:rPr>
          <w:delText xml:space="preserve"> = </w:delText>
        </w:r>
        <w:r w:rsidR="00F07BA0" w:rsidDel="00BA3458">
          <w:rPr>
            <w:lang w:val="es-ES"/>
          </w:rPr>
          <w:delText>P</w:delText>
        </w:r>
        <w:r w:rsidRPr="00834823" w:rsidDel="00BA3458">
          <w:rPr>
            <w:lang w:val="es-ES"/>
          </w:rPr>
          <w:delText>rofundidad de un campo (profundidad de celda S – R), mm</w:delText>
        </w:r>
      </w:del>
    </w:p>
    <w:p w14:paraId="3FEDB71E" w14:textId="749EE59D" w:rsidR="00F15B2D" w:rsidRPr="00655508" w:rsidDel="00BA3458" w:rsidRDefault="00F15B2D" w:rsidP="00834823">
      <w:pPr>
        <w:rPr>
          <w:del w:id="248" w:author="Christian Bermúdez Rivas" w:date="2022-07-15T17:29:00Z"/>
          <w:lang w:val="es-ES"/>
        </w:rPr>
      </w:pPr>
      <m:oMath>
        <m:r>
          <w:del w:id="249" w:author="Christian Bermúdez Rivas" w:date="2022-07-15T17:29:00Z">
            <w:rPr>
              <w:rFonts w:ascii="Cambria Math" w:eastAsia="Cambria Math" w:hAnsi="Cambria Math"/>
              <w:lang w:val="es-ES"/>
            </w:rPr>
            <m:t>F</m:t>
          </w:del>
        </m:r>
      </m:oMath>
      <w:del w:id="250" w:author="Christian Bermúdez Rivas" w:date="2022-07-15T17:29:00Z">
        <w:r w:rsidRPr="00834823" w:rsidDel="00BA3458">
          <w:rPr>
            <w:lang w:val="es-ES"/>
          </w:rPr>
          <w:delText xml:space="preserve"> = Número de campos contados.</w:delText>
        </w:r>
      </w:del>
    </w:p>
    <w:p w14:paraId="5CC7B0E6" w14:textId="0EDBB146" w:rsidR="00731DE9" w:rsidDel="00BA3458" w:rsidRDefault="00731DE9" w:rsidP="00731DE9">
      <w:pPr>
        <w:rPr>
          <w:del w:id="251" w:author="Christian Bermúdez Rivas" w:date="2022-07-15T17:29:00Z"/>
          <w:lang w:val="es-ES"/>
        </w:rPr>
      </w:pPr>
    </w:p>
    <w:p w14:paraId="7F7864CD" w14:textId="1D2C7A03" w:rsidR="003354FC" w:rsidDel="00BA3458" w:rsidRDefault="003354FC" w:rsidP="00731DE9">
      <w:pPr>
        <w:rPr>
          <w:del w:id="252" w:author="Christian Bermúdez Rivas" w:date="2022-07-15T17:29:00Z"/>
          <w:lang w:val="es-ES"/>
        </w:rPr>
      </w:pPr>
    </w:p>
    <w:p w14:paraId="2A88B93C" w14:textId="4E5185AD" w:rsidR="003354FC" w:rsidDel="00BA3458" w:rsidRDefault="003354FC" w:rsidP="00731DE9">
      <w:pPr>
        <w:rPr>
          <w:del w:id="253" w:author="Christian Bermúdez Rivas" w:date="2022-07-15T17:29:00Z"/>
          <w:lang w:val="es-ES"/>
        </w:rPr>
      </w:pPr>
    </w:p>
    <w:p w14:paraId="324F0B98" w14:textId="77777777" w:rsidR="003354FC" w:rsidRPr="00655508" w:rsidRDefault="003354FC" w:rsidP="00731DE9">
      <w:pPr>
        <w:rPr>
          <w:lang w:val="es-ES"/>
        </w:rPr>
      </w:pPr>
    </w:p>
    <w:p w14:paraId="2C7CB3E0" w14:textId="27A96224" w:rsidR="0071456C" w:rsidRPr="00655508" w:rsidRDefault="0071456C" w:rsidP="00386F4D">
      <w:pPr>
        <w:pStyle w:val="Ttulo4"/>
      </w:pPr>
      <w:r w:rsidRPr="00655508">
        <w:t xml:space="preserve">Análisis por el método </w:t>
      </w:r>
      <w:proofErr w:type="spellStart"/>
      <w:r w:rsidRPr="00655508">
        <w:t>Utermöhl</w:t>
      </w:r>
      <w:proofErr w:type="spellEnd"/>
    </w:p>
    <w:p w14:paraId="470D7237" w14:textId="77777777" w:rsidR="0071456C" w:rsidRPr="00655508" w:rsidRDefault="0071456C" w:rsidP="0071456C"/>
    <w:p w14:paraId="69E379A6" w14:textId="4683B43E" w:rsidR="0071456C" w:rsidRDefault="0071456C" w:rsidP="0071456C">
      <w:pPr>
        <w:rPr>
          <w:ins w:id="254" w:author="Christian Bermúdez Rivas" w:date="2022-07-22T16:06:00Z"/>
        </w:rPr>
      </w:pPr>
      <w:r w:rsidRPr="00AC42C8">
        <w:t xml:space="preserve">La cuantificación del </w:t>
      </w:r>
      <w:r w:rsidR="00B179FD" w:rsidRPr="00AC42C8">
        <w:t>microzooplancton</w:t>
      </w:r>
      <w:r w:rsidRPr="00AC42C8">
        <w:t xml:space="preserve"> será realizada estadísticamente, ya que no es posible contar todos los individuos que se encuentran en la muestra. Se utilizan método</w:t>
      </w:r>
      <w:ins w:id="255" w:author="Christian Bermúdez Rivas" w:date="2022-07-29T14:47:00Z">
        <w:r w:rsidR="00270C6B">
          <w:t>s</w:t>
        </w:r>
      </w:ins>
      <w:r w:rsidRPr="00AC42C8">
        <w:t xml:space="preserve"> de recuento de </w:t>
      </w:r>
      <w:proofErr w:type="spellStart"/>
      <w:r w:rsidR="00B179FD" w:rsidRPr="00AC42C8">
        <w:t>zoopláncteres</w:t>
      </w:r>
      <w:proofErr w:type="spellEnd"/>
      <w:r w:rsidRPr="00AC42C8">
        <w:t xml:space="preserve"> p</w:t>
      </w:r>
      <w:ins w:id="256" w:author="Christian Bermúdez Rivas" w:date="2022-07-29T14:47:00Z">
        <w:r w:rsidR="00270C6B">
          <w:t>ara</w:t>
        </w:r>
      </w:ins>
      <w:del w:id="257" w:author="Christian Bermúdez Rivas" w:date="2022-07-29T14:47:00Z">
        <w:r w:rsidRPr="00AC42C8" w:rsidDel="00270C6B">
          <w:delText>or</w:delText>
        </w:r>
      </w:del>
      <w:r w:rsidRPr="00AC42C8">
        <w:t xml:space="preserve"> </w:t>
      </w:r>
      <w:r w:rsidR="00B179FD" w:rsidRPr="00AC42C8">
        <w:t>cámara</w:t>
      </w:r>
      <w:del w:id="258" w:author="Christian Bermúdez Rivas" w:date="2022-07-29T14:47:00Z">
        <w:r w:rsidR="00B179FD" w:rsidRPr="00AC42C8" w:rsidDel="00270C6B">
          <w:delText>s</w:delText>
        </w:r>
      </w:del>
      <w:r w:rsidR="00B179FD" w:rsidRPr="00AC42C8">
        <w:t xml:space="preserve"> </w:t>
      </w:r>
      <w:proofErr w:type="spellStart"/>
      <w:r w:rsidR="00B179FD" w:rsidRPr="00AC42C8">
        <w:t>Utermöhl</w:t>
      </w:r>
      <w:proofErr w:type="spellEnd"/>
      <w:r w:rsidRPr="00AC42C8">
        <w:t>.</w:t>
      </w:r>
    </w:p>
    <w:p w14:paraId="6BBF6FE3" w14:textId="2A343773" w:rsidR="004C55F6" w:rsidRDefault="004C55F6" w:rsidP="0071456C">
      <w:pPr>
        <w:rPr>
          <w:ins w:id="259" w:author="Christian Bermúdez Rivas" w:date="2022-07-22T16:06:00Z"/>
        </w:rPr>
      </w:pPr>
    </w:p>
    <w:p w14:paraId="3040047B" w14:textId="11B3C097" w:rsidR="004C55F6" w:rsidRDefault="004C55F6" w:rsidP="004C55F6">
      <w:pPr>
        <w:pStyle w:val="Ttulo5"/>
        <w:rPr>
          <w:ins w:id="260" w:author="Christian Bermúdez Rivas" w:date="2022-07-22T16:07:00Z"/>
        </w:rPr>
      </w:pPr>
      <w:bookmarkStart w:id="261" w:name="_Hlk109404498"/>
      <w:bookmarkStart w:id="262" w:name="_Hlk109404561"/>
      <w:ins w:id="263" w:author="Christian Bermúdez Rivas" w:date="2022-07-22T16:06:00Z">
        <w:r>
          <w:t>Conteo por cámara completa</w:t>
        </w:r>
      </w:ins>
    </w:p>
    <w:p w14:paraId="37F0142F" w14:textId="2C7912F5" w:rsidR="004C55F6" w:rsidRDefault="004C55F6" w:rsidP="004C55F6">
      <w:pPr>
        <w:rPr>
          <w:ins w:id="264" w:author="Christian Bermúdez Rivas" w:date="2022-07-22T16:09:00Z"/>
          <w:lang w:val="es-ES"/>
        </w:rPr>
      </w:pPr>
    </w:p>
    <w:p w14:paraId="4955A0B2" w14:textId="52B09B8A" w:rsidR="00E22FBE" w:rsidRPr="00E22FBE" w:rsidRDefault="004C55F6" w:rsidP="00313EE5">
      <w:pPr>
        <w:rPr>
          <w:ins w:id="265" w:author="Christian Bermúdez Rivas" w:date="2022-07-22T16:49:00Z"/>
          <w:lang w:val="es-ES"/>
        </w:rPr>
      </w:pPr>
      <w:ins w:id="266" w:author="Christian Bermúdez Rivas" w:date="2022-07-22T16:09:00Z">
        <w:r w:rsidRPr="00D22CD7">
          <w:t xml:space="preserve">El recuento se realiza desplazando la cámara de izquierda-derecha </w:t>
        </w:r>
      </w:ins>
      <w:ins w:id="267" w:author="Christian Bermúdez Rivas" w:date="2022-07-22T16:10:00Z">
        <w:r>
          <w:t xml:space="preserve">de </w:t>
        </w:r>
        <w:r w:rsidRPr="00D22CD7">
          <w:t>arriba-abajo</w:t>
        </w:r>
        <w:r>
          <w:t xml:space="preserve">, teniendo en cuenta no superponer el barrido para </w:t>
        </w:r>
      </w:ins>
      <w:ins w:id="268" w:author="Christian Bermúdez Rivas" w:date="2022-07-22T16:11:00Z">
        <w:r>
          <w:t xml:space="preserve">no contar </w:t>
        </w:r>
      </w:ins>
      <w:ins w:id="269" w:author="Christian Bermúdez Rivas" w:date="2022-07-22T17:50:00Z">
        <w:r w:rsidR="001C7452">
          <w:t>el mismo organismo</w:t>
        </w:r>
      </w:ins>
      <w:ins w:id="270" w:author="Christian Bermúdez Rivas" w:date="2022-07-22T16:11:00Z">
        <w:r>
          <w:t xml:space="preserve"> dos veces.</w:t>
        </w:r>
      </w:ins>
      <w:ins w:id="271" w:author="Christian Bermúdez Rivas" w:date="2022-07-22T17:10:00Z">
        <w:r w:rsidR="00E22FBE">
          <w:t xml:space="preserve"> </w:t>
        </w:r>
      </w:ins>
    </w:p>
    <w:p w14:paraId="55A2C6EC" w14:textId="77777777" w:rsidR="00E22FBE" w:rsidRDefault="00E22FBE" w:rsidP="00E22FBE">
      <w:pPr>
        <w:rPr>
          <w:ins w:id="272" w:author="Christian Bermúdez Rivas" w:date="2022-07-22T17:12:00Z"/>
          <w:lang w:val="es-ES"/>
        </w:rPr>
      </w:pPr>
      <w:ins w:id="273" w:author="Christian Bermúdez Rivas" w:date="2022-07-22T17:12:00Z">
        <w:r w:rsidRPr="00476F2A">
          <w:rPr>
            <w:lang w:val="es-ES"/>
          </w:rPr>
          <w:t xml:space="preserve">Para el conteo de cámara completa, se expresarán en número de </w:t>
        </w:r>
        <w:r>
          <w:rPr>
            <w:lang w:val="es-ES"/>
          </w:rPr>
          <w:t>organismos</w:t>
        </w:r>
        <w:r w:rsidRPr="00476F2A">
          <w:rPr>
            <w:lang w:val="es-ES"/>
          </w:rPr>
          <w:t xml:space="preserve"> por unidad de volumen (</w:t>
        </w:r>
        <w:proofErr w:type="spellStart"/>
        <w:r>
          <w:rPr>
            <w:lang w:val="es-ES"/>
          </w:rPr>
          <w:t>Org</w:t>
        </w:r>
        <w:proofErr w:type="spellEnd"/>
        <w:r w:rsidRPr="00476F2A">
          <w:rPr>
            <w:lang w:val="es-ES"/>
          </w:rPr>
          <w:t>/L), según la siguiente formula:</w:t>
        </w:r>
      </w:ins>
    </w:p>
    <w:p w14:paraId="474734FF" w14:textId="77777777" w:rsidR="00313EE5" w:rsidRPr="00476F2A" w:rsidRDefault="00313EE5" w:rsidP="00313EE5">
      <w:pPr>
        <w:rPr>
          <w:ins w:id="274" w:author="Christian Bermúdez Rivas" w:date="2022-07-22T16:49:00Z"/>
          <w:lang w:val="es-ES"/>
        </w:rPr>
      </w:pPr>
    </w:p>
    <w:p w14:paraId="11C8F8C0" w14:textId="1662449B" w:rsidR="00313EE5" w:rsidRPr="00476F2A" w:rsidRDefault="00D625E9" w:rsidP="00313EE5">
      <w:pPr>
        <w:spacing w:line="360" w:lineRule="auto"/>
        <w:jc w:val="center"/>
        <w:rPr>
          <w:ins w:id="275" w:author="Christian Bermúdez Rivas" w:date="2022-07-22T16:49:00Z"/>
          <w:lang w:val="es-ES"/>
        </w:rPr>
      </w:pPr>
      <w:bookmarkStart w:id="276" w:name="_Hlk110002946"/>
      <w:bookmarkStart w:id="277" w:name="_Hlk110002958"/>
      <m:oMathPara>
        <m:oMath>
          <m:r>
            <w:ins w:id="278" w:author="Christian Bermúdez Rivas" w:date="2022-07-29T16:01:00Z">
              <m:rPr>
                <m:sty m:val="p"/>
              </m:rPr>
              <w:rPr>
                <w:rFonts w:ascii="Cambria Math" w:hAnsi="Cambria Math"/>
                <w:lang w:val="es-ES"/>
              </w:rPr>
              <m:t>Org/L</m:t>
            </w:ins>
          </m:r>
          <m:r>
            <w:ins w:id="279" w:author="Christian Bermúdez Rivas" w:date="2022-07-22T16:49:00Z">
              <m:rPr>
                <m:sty m:val="p"/>
              </m:rPr>
              <w:rPr>
                <w:rFonts w:ascii="Cambria Math" w:hAnsi="Cambria Math"/>
                <w:lang w:val="es-ES"/>
              </w:rPr>
              <m:t>=</m:t>
            </w:ins>
          </m:r>
          <m:r>
            <w:ins w:id="280" w:author="Christian Bermúdez Rivas" w:date="2022-07-29T15:50:00Z">
              <m:rPr>
                <m:sty m:val="p"/>
              </m:rPr>
              <w:rPr>
                <w:rFonts w:ascii="Cambria Math" w:hAnsi="Cambria Math"/>
                <w:lang w:val="es-ES"/>
              </w:rPr>
              <m:t>N*</m:t>
            </w:ins>
          </m:r>
          <m:f>
            <m:fPr>
              <m:ctrlPr>
                <w:ins w:id="281" w:author="Christian Bermúdez Rivas" w:date="2022-07-29T15:59:00Z">
                  <w:rPr>
                    <w:rFonts w:ascii="Cambria Math" w:hAnsi="Cambria Math"/>
                    <w:lang w:val="es-ES"/>
                  </w:rPr>
                </w:ins>
              </m:ctrlPr>
            </m:fPr>
            <m:num>
              <m:r>
                <w:ins w:id="282" w:author="Christian Bermúdez Rivas" w:date="2022-07-29T15:59:00Z">
                  <m:rPr>
                    <m:sty m:val="p"/>
                  </m:rPr>
                  <w:rPr>
                    <w:rFonts w:ascii="Cambria Math" w:hAnsi="Cambria Math"/>
                    <w:lang w:val="es-ES"/>
                  </w:rPr>
                  <m:t>1000</m:t>
                </w:ins>
              </m:r>
            </m:num>
            <m:den>
              <m:r>
                <w:ins w:id="283" w:author="Christian Bermúdez Rivas" w:date="2022-07-29T15:59:00Z">
                  <m:rPr>
                    <m:sty m:val="p"/>
                  </m:rPr>
                  <w:rPr>
                    <w:rFonts w:ascii="Cambria Math" w:hAnsi="Cambria Math"/>
                    <w:lang w:val="es-ES"/>
                  </w:rPr>
                  <m:t>v</m:t>
                </w:ins>
              </m:r>
            </m:den>
          </m:f>
        </m:oMath>
      </m:oMathPara>
      <w:bookmarkEnd w:id="276"/>
    </w:p>
    <w:bookmarkEnd w:id="277"/>
    <w:p w14:paraId="65FB969E" w14:textId="77777777" w:rsidR="00313EE5" w:rsidRDefault="00313EE5" w:rsidP="00313EE5">
      <w:pPr>
        <w:rPr>
          <w:ins w:id="284" w:author="Christian Bermúdez Rivas" w:date="2022-07-22T16:49:00Z"/>
        </w:rPr>
      </w:pPr>
      <w:ins w:id="285" w:author="Christian Bermúdez Rivas" w:date="2022-07-22T16:49:00Z">
        <w:r w:rsidRPr="00476F2A">
          <w:t>Donde:</w:t>
        </w:r>
      </w:ins>
    </w:p>
    <w:p w14:paraId="7FCE266D" w14:textId="77777777" w:rsidR="00313EE5" w:rsidRPr="00476F2A" w:rsidRDefault="00313EE5" w:rsidP="00313EE5">
      <w:pPr>
        <w:rPr>
          <w:ins w:id="286" w:author="Christian Bermúdez Rivas" w:date="2022-07-22T16:49:00Z"/>
        </w:rPr>
      </w:pPr>
    </w:p>
    <w:p w14:paraId="22A52D8B" w14:textId="77777777" w:rsidR="00313EE5" w:rsidRPr="00476F2A" w:rsidRDefault="00313EE5" w:rsidP="00313EE5">
      <w:pPr>
        <w:rPr>
          <w:ins w:id="287" w:author="Christian Bermúdez Rivas" w:date="2022-07-22T16:49:00Z"/>
        </w:rPr>
      </w:pPr>
      <w:proofErr w:type="spellStart"/>
      <w:ins w:id="288" w:author="Christian Bermúdez Rivas" w:date="2022-07-22T16:49:00Z">
        <w:r>
          <w:t>Org</w:t>
        </w:r>
        <w:proofErr w:type="spellEnd"/>
        <w:r w:rsidRPr="00476F2A">
          <w:t>/L</w:t>
        </w:r>
        <w:r>
          <w:t xml:space="preserve"> =</w:t>
        </w:r>
        <w:r w:rsidRPr="00476F2A">
          <w:t xml:space="preserve"> </w:t>
        </w:r>
        <w:r>
          <w:t>Densidad de microzooplancton</w:t>
        </w:r>
        <w:r w:rsidRPr="00476F2A">
          <w:t>.</w:t>
        </w:r>
      </w:ins>
    </w:p>
    <w:p w14:paraId="2BA3A77D" w14:textId="35B26C19" w:rsidR="00313EE5" w:rsidRPr="00476F2A" w:rsidRDefault="00313EE5" w:rsidP="00313EE5">
      <w:pPr>
        <w:rPr>
          <w:ins w:id="289" w:author="Christian Bermúdez Rivas" w:date="2022-07-22T16:49:00Z"/>
        </w:rPr>
      </w:pPr>
      <w:ins w:id="290" w:author="Christian Bermúdez Rivas" w:date="2022-07-22T16:49:00Z">
        <w:r>
          <w:t xml:space="preserve">N </w:t>
        </w:r>
        <w:r w:rsidRPr="00476F2A">
          <w:t xml:space="preserve">= </w:t>
        </w:r>
        <w:r>
          <w:t>N</w:t>
        </w:r>
        <w:r w:rsidRPr="00476F2A">
          <w:t>úmero de</w:t>
        </w:r>
        <w:r>
          <w:t xml:space="preserve"> organismos</w:t>
        </w:r>
        <w:r w:rsidRPr="00476F2A">
          <w:t xml:space="preserve"> contad</w:t>
        </w:r>
        <w:r>
          <w:t>o</w:t>
        </w:r>
        <w:r w:rsidRPr="00476F2A">
          <w:t>s.</w:t>
        </w:r>
      </w:ins>
    </w:p>
    <w:p w14:paraId="405D3ADB" w14:textId="31D06C61" w:rsidR="00313EE5" w:rsidRDefault="00313EE5" w:rsidP="00313EE5">
      <w:pPr>
        <w:rPr>
          <w:ins w:id="291" w:author="Christian Bermúdez Rivas" w:date="2022-07-22T16:49:00Z"/>
          <w:lang w:val="es-ES"/>
        </w:rPr>
      </w:pPr>
      <w:bookmarkStart w:id="292" w:name="_Hlk106984036"/>
      <w:bookmarkStart w:id="293" w:name="_Hlk110002986"/>
      <w:ins w:id="294" w:author="Christian Bermúdez Rivas" w:date="2022-07-22T16:49:00Z">
        <w:r>
          <w:rPr>
            <w:lang w:val="es-ES"/>
          </w:rPr>
          <w:t xml:space="preserve">v = Volumen </w:t>
        </w:r>
      </w:ins>
      <w:ins w:id="295" w:author="Christian Bermúdez Rivas" w:date="2022-07-29T16:00:00Z">
        <w:r w:rsidR="00D83186">
          <w:rPr>
            <w:lang w:val="es-ES"/>
          </w:rPr>
          <w:t xml:space="preserve">de la </w:t>
        </w:r>
        <w:r w:rsidR="00F40486">
          <w:rPr>
            <w:lang w:val="es-ES"/>
          </w:rPr>
          <w:t xml:space="preserve">cámara, </w:t>
        </w:r>
      </w:ins>
      <w:proofErr w:type="spellStart"/>
      <w:ins w:id="296" w:author="Christian Bermúdez Rivas" w:date="2022-07-22T16:49:00Z">
        <w:r>
          <w:rPr>
            <w:lang w:val="es-ES"/>
          </w:rPr>
          <w:t>m</w:t>
        </w:r>
      </w:ins>
      <w:bookmarkEnd w:id="292"/>
      <w:ins w:id="297" w:author="Christian Bermúdez Rivas" w:date="2022-07-29T16:00:00Z">
        <w:r w:rsidR="00F40486">
          <w:rPr>
            <w:lang w:val="es-ES"/>
          </w:rPr>
          <w:t>L</w:t>
        </w:r>
        <w:proofErr w:type="spellEnd"/>
        <w:r w:rsidR="00F40486">
          <w:rPr>
            <w:lang w:val="es-ES"/>
          </w:rPr>
          <w:t>.</w:t>
        </w:r>
      </w:ins>
    </w:p>
    <w:bookmarkEnd w:id="261"/>
    <w:bookmarkEnd w:id="293"/>
    <w:p w14:paraId="30C53091" w14:textId="77777777" w:rsidR="00313EE5" w:rsidRPr="004C55F6" w:rsidRDefault="00313EE5" w:rsidP="004C55F6">
      <w:pPr>
        <w:rPr>
          <w:ins w:id="298" w:author="Christian Bermúdez Rivas" w:date="2022-07-22T16:06:00Z"/>
          <w:lang w:val="es-ES"/>
          <w:rPrChange w:id="299" w:author="Christian Bermúdez Rivas" w:date="2022-07-22T16:07:00Z">
            <w:rPr>
              <w:ins w:id="300" w:author="Christian Bermúdez Rivas" w:date="2022-07-22T16:06:00Z"/>
            </w:rPr>
          </w:rPrChange>
        </w:rPr>
      </w:pPr>
    </w:p>
    <w:p w14:paraId="2AA30A95" w14:textId="409A86FF" w:rsidR="004C55F6" w:rsidRDefault="004C55F6" w:rsidP="004C55F6">
      <w:pPr>
        <w:pStyle w:val="Ttulo5"/>
        <w:rPr>
          <w:ins w:id="301" w:author="Christian Bermúdez Rivas" w:date="2022-07-22T16:17:00Z"/>
        </w:rPr>
      </w:pPr>
      <w:ins w:id="302" w:author="Christian Bermúdez Rivas" w:date="2022-07-22T16:06:00Z">
        <w:r>
          <w:t>Conteo por campos</w:t>
        </w:r>
      </w:ins>
    </w:p>
    <w:p w14:paraId="0339B437" w14:textId="25921272" w:rsidR="00A35FF8" w:rsidRDefault="00A35FF8" w:rsidP="00A35FF8">
      <w:pPr>
        <w:rPr>
          <w:ins w:id="303" w:author="Christian Bermúdez Rivas" w:date="2022-07-22T16:17:00Z"/>
          <w:lang w:val="es-ES"/>
        </w:rPr>
      </w:pPr>
    </w:p>
    <w:p w14:paraId="6FDA6279" w14:textId="5EE5C866" w:rsidR="00A35FF8" w:rsidRDefault="00A35FF8" w:rsidP="00A35FF8">
      <w:pPr>
        <w:rPr>
          <w:ins w:id="304" w:author="Christian Bermúdez Rivas" w:date="2022-07-22T16:38:00Z"/>
        </w:rPr>
      </w:pPr>
      <w:ins w:id="305" w:author="Christian Bermúdez Rivas" w:date="2022-07-22T16:17:00Z">
        <w:r>
          <w:t xml:space="preserve">Para el conteo por medio de campos, se debe conocer de antemano las medidas en milímetros de diámetro del campo por cada capacidad de aumento. Con este dato, se calcula el </w:t>
        </w:r>
      </w:ins>
      <w:ins w:id="306" w:author="Christian Bermúdez Rivas" w:date="2022-07-22T17:19:00Z">
        <w:r w:rsidR="008646A9">
          <w:t>área</w:t>
        </w:r>
      </w:ins>
      <w:ins w:id="307" w:author="Christian Bermúdez Rivas" w:date="2022-07-22T16:17:00Z">
        <w:r>
          <w:t xml:space="preserve"> del campo, </w:t>
        </w:r>
      </w:ins>
      <w:ins w:id="308" w:author="Christian Bermúdez Rivas" w:date="2022-07-29T14:48:00Z">
        <w:r w:rsidR="00270C6B">
          <w:t>que es</w:t>
        </w:r>
      </w:ins>
      <w:ins w:id="309" w:author="Christian Bermúdez Rivas" w:date="2022-07-22T16:17:00Z">
        <w:r>
          <w:t xml:space="preserve"> igual a </w:t>
        </w:r>
      </w:ins>
      <m:oMath>
        <m:r>
          <w:ins w:id="310" w:author="Christian Bermúdez Rivas" w:date="2022-07-22T16:17:00Z">
            <w:rPr>
              <w:rFonts w:ascii="Cambria Math" w:hAnsi="Cambria Math"/>
            </w:rPr>
            <m:t>A= π</m:t>
          </w:ins>
        </m:r>
        <m:sSup>
          <m:sSupPr>
            <m:ctrlPr>
              <w:ins w:id="311" w:author="Christian Bermúdez Rivas" w:date="2022-07-22T16:17:00Z">
                <w:rPr>
                  <w:rFonts w:ascii="Cambria Math" w:hAnsi="Cambria Math"/>
                  <w:i/>
                </w:rPr>
              </w:ins>
            </m:ctrlPr>
          </m:sSupPr>
          <m:e>
            <m:r>
              <w:ins w:id="312" w:author="Christian Bermúdez Rivas" w:date="2022-07-22T16:17:00Z">
                <w:rPr>
                  <w:rFonts w:ascii="Cambria Math" w:hAnsi="Cambria Math"/>
                </w:rPr>
                <m:t>(</m:t>
              </w:ins>
            </m:r>
            <m:f>
              <m:fPr>
                <m:ctrlPr>
                  <w:ins w:id="313" w:author="Christian Bermúdez Rivas" w:date="2022-07-22T16:17:00Z">
                    <w:rPr>
                      <w:rFonts w:ascii="Cambria Math" w:hAnsi="Cambria Math"/>
                      <w:i/>
                    </w:rPr>
                  </w:ins>
                </m:ctrlPr>
              </m:fPr>
              <m:num>
                <m:r>
                  <w:ins w:id="314" w:author="Christian Bermúdez Rivas" w:date="2022-07-22T16:17:00Z">
                    <w:rPr>
                      <w:rFonts w:ascii="Cambria Math" w:hAnsi="Cambria Math"/>
                    </w:rPr>
                    <m:t>D</m:t>
                  </w:ins>
                </m:r>
              </m:num>
              <m:den>
                <m:r>
                  <w:ins w:id="315" w:author="Christian Bermúdez Rivas" w:date="2022-07-22T16:17:00Z">
                    <w:rPr>
                      <w:rFonts w:ascii="Cambria Math" w:hAnsi="Cambria Math"/>
                    </w:rPr>
                    <m:t>2</m:t>
                  </w:ins>
                </m:r>
              </m:den>
            </m:f>
            <m:r>
              <w:ins w:id="316" w:author="Christian Bermúdez Rivas" w:date="2022-07-22T16:17:00Z">
                <w:rPr>
                  <w:rFonts w:ascii="Cambria Math" w:hAnsi="Cambria Math"/>
                </w:rPr>
                <m:t>)</m:t>
              </w:ins>
            </m:r>
          </m:e>
          <m:sup>
            <m:r>
              <w:ins w:id="317" w:author="Christian Bermúdez Rivas" w:date="2022-07-22T16:17:00Z">
                <w:rPr>
                  <w:rFonts w:ascii="Cambria Math" w:hAnsi="Cambria Math"/>
                </w:rPr>
                <m:t>2</m:t>
              </w:ins>
            </m:r>
          </m:sup>
        </m:sSup>
      </m:oMath>
      <w:ins w:id="318" w:author="Christian Bermúdez Rivas" w:date="2022-07-22T16:17:00Z">
        <w:r>
          <w:rPr>
            <w:rFonts w:eastAsiaTheme="minorEastAsia"/>
          </w:rPr>
          <w:t xml:space="preserve">, donde </w:t>
        </w:r>
        <w:r>
          <w:rPr>
            <w:rFonts w:eastAsiaTheme="minorEastAsia"/>
            <w:i/>
          </w:rPr>
          <w:t>D</w:t>
        </w:r>
        <w:r>
          <w:rPr>
            <w:rFonts w:eastAsiaTheme="minorEastAsia"/>
          </w:rPr>
          <w:t xml:space="preserve"> es el diámetro en mm medido en cada capacidad de aumento</w:t>
        </w:r>
      </w:ins>
      <w:ins w:id="319" w:author="Christian Bermúdez Rivas" w:date="2022-07-22T17:19:00Z">
        <w:r w:rsidR="008646A9">
          <w:rPr>
            <w:rFonts w:eastAsiaTheme="minorEastAsia"/>
          </w:rPr>
          <w:t xml:space="preserve">. </w:t>
        </w:r>
      </w:ins>
      <w:ins w:id="320" w:author="Christian Bermúdez Rivas" w:date="2022-07-22T16:17:00Z">
        <w:r>
          <w:t xml:space="preserve">Siguiendo los cálculos descritos en APHA (2017), se calcula el número de </w:t>
        </w:r>
        <w:r>
          <w:rPr>
            <w:rFonts w:eastAsiaTheme="minorEastAsia"/>
            <w:color w:val="000000"/>
          </w:rPr>
          <w:t>organismos</w:t>
        </w:r>
        <w:r>
          <w:rPr>
            <w:color w:val="000000"/>
          </w:rPr>
          <w:t xml:space="preserve"> </w:t>
        </w:r>
        <w:r>
          <w:t xml:space="preserve">por </w:t>
        </w:r>
      </w:ins>
      <w:ins w:id="321" w:author="Christian Bermúdez Rivas" w:date="2022-07-29T15:58:00Z">
        <w:r w:rsidR="005217F0">
          <w:t>mililitro</w:t>
        </w:r>
      </w:ins>
      <w:ins w:id="322" w:author="Christian Bermúdez Rivas" w:date="2022-07-22T16:17:00Z">
        <w:r>
          <w:t>, de la siguiente manera:</w:t>
        </w:r>
      </w:ins>
    </w:p>
    <w:p w14:paraId="4ED77291" w14:textId="3A53154B" w:rsidR="002E373C" w:rsidRDefault="002E373C" w:rsidP="00A35FF8">
      <w:pPr>
        <w:rPr>
          <w:ins w:id="323" w:author="Christian Bermúdez Rivas" w:date="2022-07-22T16:38:00Z"/>
        </w:rPr>
      </w:pPr>
    </w:p>
    <w:p w14:paraId="2064B850" w14:textId="0F81BEF5" w:rsidR="002E373C" w:rsidRPr="002E373C" w:rsidRDefault="008522F2" w:rsidP="00A35FF8">
      <w:pPr>
        <w:rPr>
          <w:ins w:id="324" w:author="Christian Bermúdez Rivas" w:date="2022-07-22T16:39:00Z"/>
          <w:rFonts w:eastAsiaTheme="minorEastAsia"/>
        </w:rPr>
      </w:pPr>
      <m:oMathPara>
        <m:oMath>
          <m:f>
            <m:fPr>
              <m:type m:val="skw"/>
              <m:ctrlPr>
                <w:ins w:id="325" w:author="Christian Bermúdez Rivas" w:date="2022-07-22T16:38:00Z">
                  <w:rPr>
                    <w:rFonts w:ascii="Cambria Math" w:eastAsia="Cambria Math" w:hAnsi="Cambria Math"/>
                    <w:i/>
                    <w:color w:val="000000"/>
                  </w:rPr>
                </w:ins>
              </m:ctrlPr>
            </m:fPr>
            <m:num>
              <m:r>
                <w:ins w:id="326" w:author="Christian Bermúdez Rivas" w:date="2022-07-22T16:38:00Z">
                  <w:rPr>
                    <w:rFonts w:ascii="Cambria Math" w:eastAsia="Cambria Math" w:hAnsi="Cambria Math"/>
                    <w:color w:val="000000"/>
                  </w:rPr>
                  <m:t>N</m:t>
                </w:ins>
              </m:r>
            </m:num>
            <m:den>
              <m:r>
                <w:ins w:id="327" w:author="Christian Bermúdez Rivas" w:date="2022-07-22T16:38:00Z">
                  <w:rPr>
                    <w:rFonts w:ascii="Cambria Math" w:eastAsia="Cambria Math" w:hAnsi="Cambria Math"/>
                    <w:color w:val="000000"/>
                  </w:rPr>
                  <m:t>mL</m:t>
                </w:ins>
              </m:r>
            </m:den>
          </m:f>
          <m:r>
            <w:ins w:id="328" w:author="Christian Bermúdez Rivas" w:date="2022-07-22T16:38:00Z">
              <w:rPr>
                <w:rFonts w:ascii="Cambria Math" w:eastAsiaTheme="minorEastAsia" w:hAnsi="Cambria Math"/>
              </w:rPr>
              <m:t>=</m:t>
            </w:ins>
          </m:r>
          <m:f>
            <m:fPr>
              <m:ctrlPr>
                <w:ins w:id="329" w:author="Christian Bermúdez Rivas" w:date="2022-07-22T16:38:00Z">
                  <w:rPr>
                    <w:rFonts w:ascii="Cambria Math" w:eastAsiaTheme="minorEastAsia" w:hAnsi="Cambria Math"/>
                    <w:i/>
                  </w:rPr>
                </w:ins>
              </m:ctrlPr>
            </m:fPr>
            <m:num>
              <m:r>
                <w:ins w:id="330" w:author="Christian Bermúdez Rivas" w:date="2022-07-22T16:38:00Z">
                  <w:rPr>
                    <w:rFonts w:ascii="Cambria Math" w:eastAsiaTheme="minorEastAsia" w:hAnsi="Cambria Math"/>
                  </w:rPr>
                  <m:t>C*At</m:t>
                </w:ins>
              </m:r>
            </m:num>
            <m:den>
              <m:r>
                <w:ins w:id="331" w:author="Christian Bermúdez Rivas" w:date="2022-07-22T16:38:00Z">
                  <w:rPr>
                    <w:rFonts w:ascii="Cambria Math" w:eastAsiaTheme="minorEastAsia" w:hAnsi="Cambria Math"/>
                  </w:rPr>
                  <m:t>Af*F*V</m:t>
                </w:ins>
              </m:r>
            </m:den>
          </m:f>
        </m:oMath>
      </m:oMathPara>
    </w:p>
    <w:p w14:paraId="7F877A5E" w14:textId="0B6E5F4A" w:rsidR="002E373C" w:rsidRDefault="002E373C" w:rsidP="00A35FF8">
      <w:pPr>
        <w:rPr>
          <w:ins w:id="332" w:author="Christian Bermúdez Rivas" w:date="2022-07-22T16:39:00Z"/>
          <w:rFonts w:eastAsiaTheme="minorEastAsia"/>
        </w:rPr>
      </w:pPr>
    </w:p>
    <w:p w14:paraId="5072A082" w14:textId="77777777" w:rsidR="002E373C" w:rsidRPr="00154022" w:rsidRDefault="002E373C" w:rsidP="002E373C">
      <w:pPr>
        <w:rPr>
          <w:ins w:id="333" w:author="Christian Bermúdez Rivas" w:date="2022-07-22T16:39:00Z"/>
          <w:rFonts w:eastAsiaTheme="minorEastAsia"/>
        </w:rPr>
      </w:pPr>
      <w:ins w:id="334" w:author="Christian Bermúdez Rivas" w:date="2022-07-22T16:39:00Z">
        <w:r>
          <w:rPr>
            <w:rFonts w:eastAsiaTheme="minorEastAsia"/>
          </w:rPr>
          <w:t xml:space="preserve">Donde: </w:t>
        </w:r>
      </w:ins>
    </w:p>
    <w:p w14:paraId="5884809A" w14:textId="77777777" w:rsidR="002E373C" w:rsidRDefault="002E373C" w:rsidP="002E373C">
      <w:pPr>
        <w:rPr>
          <w:ins w:id="335" w:author="Christian Bermúdez Rivas" w:date="2022-07-22T16:39:00Z"/>
        </w:rPr>
      </w:pPr>
    </w:p>
    <w:p w14:paraId="6E468AEE" w14:textId="77777777" w:rsidR="002E373C" w:rsidRDefault="002E373C" w:rsidP="002E373C">
      <w:pPr>
        <w:rPr>
          <w:ins w:id="336" w:author="Christian Bermúdez Rivas" w:date="2022-07-22T16:39:00Z"/>
        </w:rPr>
      </w:pPr>
      <w:ins w:id="337" w:author="Christian Bermúdez Rivas" w:date="2022-07-22T16:39:00Z">
        <w:r>
          <w:t>N/</w:t>
        </w:r>
        <w:proofErr w:type="spellStart"/>
        <w:r>
          <w:t>mL</w:t>
        </w:r>
        <w:proofErr w:type="spellEnd"/>
        <w:r>
          <w:t xml:space="preserve"> = Número de organismos contados por mililitros</w:t>
        </w:r>
      </w:ins>
    </w:p>
    <w:p w14:paraId="234CB763" w14:textId="77777777" w:rsidR="002E373C" w:rsidRDefault="002E373C" w:rsidP="002E373C">
      <w:pPr>
        <w:rPr>
          <w:ins w:id="338" w:author="Christian Bermúdez Rivas" w:date="2022-07-22T16:39:00Z"/>
        </w:rPr>
      </w:pPr>
      <w:ins w:id="339" w:author="Christian Bermúdez Rivas" w:date="2022-07-22T16:39:00Z">
        <w:r>
          <w:t>C = Número de organismos contados</w:t>
        </w:r>
      </w:ins>
    </w:p>
    <w:p w14:paraId="51240C3B" w14:textId="342D3F81" w:rsidR="002E373C" w:rsidRDefault="002E373C" w:rsidP="002E373C">
      <w:pPr>
        <w:rPr>
          <w:ins w:id="340" w:author="Christian Bermúdez Rivas" w:date="2022-07-22T16:39:00Z"/>
          <w:vertAlign w:val="superscript"/>
        </w:rPr>
      </w:pPr>
      <w:ins w:id="341" w:author="Christian Bermúdez Rivas" w:date="2022-07-22T16:39:00Z">
        <w:r>
          <w:lastRenderedPageBreak/>
          <w:t xml:space="preserve">At = Área </w:t>
        </w:r>
      </w:ins>
      <w:ins w:id="342" w:author="Christian Bermúdez Rivas" w:date="2022-07-29T14:56:00Z">
        <w:r w:rsidR="00B90905">
          <w:t xml:space="preserve">total </w:t>
        </w:r>
      </w:ins>
      <w:ins w:id="343" w:author="Christian Bermúdez Rivas" w:date="2022-07-22T16:39:00Z">
        <w:r>
          <w:t>de la cámara, mm</w:t>
        </w:r>
        <w:r>
          <w:rPr>
            <w:vertAlign w:val="superscript"/>
          </w:rPr>
          <w:t>2</w:t>
        </w:r>
      </w:ins>
    </w:p>
    <w:p w14:paraId="6EF62745" w14:textId="4ADF1B9E" w:rsidR="002E373C" w:rsidRDefault="002E373C" w:rsidP="002E373C">
      <w:pPr>
        <w:rPr>
          <w:ins w:id="344" w:author="Christian Bermúdez Rivas" w:date="2022-07-22T16:39:00Z"/>
        </w:rPr>
      </w:pPr>
      <w:proofErr w:type="spellStart"/>
      <w:ins w:id="345" w:author="Christian Bermúdez Rivas" w:date="2022-07-22T16:39:00Z">
        <w:r>
          <w:t>Af</w:t>
        </w:r>
        <w:proofErr w:type="spellEnd"/>
        <w:r w:rsidRPr="00933689">
          <w:t xml:space="preserve"> = </w:t>
        </w:r>
        <w:r>
          <w:t>Número de campos</w:t>
        </w:r>
      </w:ins>
    </w:p>
    <w:p w14:paraId="744D7B39" w14:textId="75492CE3" w:rsidR="002E373C" w:rsidRDefault="002E373C" w:rsidP="002E373C">
      <w:pPr>
        <w:rPr>
          <w:ins w:id="346" w:author="Christian Bermúdez Rivas" w:date="2022-07-22T16:39:00Z"/>
        </w:rPr>
      </w:pPr>
      <w:ins w:id="347" w:author="Christian Bermúdez Rivas" w:date="2022-07-22T16:39:00Z">
        <w:r>
          <w:t>F = Área de campo</w:t>
        </w:r>
      </w:ins>
      <w:ins w:id="348" w:author="Christian Bermúdez Rivas" w:date="2022-07-22T16:40:00Z">
        <w:r>
          <w:t xml:space="preserve">, </w:t>
        </w:r>
      </w:ins>
      <w:ins w:id="349" w:author="Christian Bermúdez Rivas" w:date="2022-07-29T14:49:00Z">
        <w:r w:rsidR="00270C6B">
          <w:t>mm</w:t>
        </w:r>
        <w:r w:rsidR="00270C6B">
          <w:rPr>
            <w:vertAlign w:val="superscript"/>
          </w:rPr>
          <w:t>2</w:t>
        </w:r>
      </w:ins>
    </w:p>
    <w:p w14:paraId="6C7FC445" w14:textId="77777777" w:rsidR="002E373C" w:rsidRPr="00933689" w:rsidRDefault="002E373C" w:rsidP="002E373C">
      <w:pPr>
        <w:rPr>
          <w:ins w:id="350" w:author="Christian Bermúdez Rivas" w:date="2022-07-22T16:39:00Z"/>
        </w:rPr>
      </w:pPr>
      <w:ins w:id="351" w:author="Christian Bermúdez Rivas" w:date="2022-07-22T16:39:00Z">
        <w:r>
          <w:t xml:space="preserve">V = Volumen de muestra concentrada, </w:t>
        </w:r>
        <w:proofErr w:type="spellStart"/>
        <w:r>
          <w:t>mL</w:t>
        </w:r>
        <w:proofErr w:type="spellEnd"/>
      </w:ins>
    </w:p>
    <w:p w14:paraId="244A462B" w14:textId="45BE871B" w:rsidR="002E373C" w:rsidRDefault="002E373C" w:rsidP="00A35FF8">
      <w:pPr>
        <w:rPr>
          <w:ins w:id="352" w:author="Christian Bermúdez Rivas" w:date="2022-07-22T17:35:00Z"/>
          <w:rFonts w:eastAsiaTheme="minorEastAsia"/>
        </w:rPr>
      </w:pPr>
    </w:p>
    <w:p w14:paraId="3951EBA1" w14:textId="6D057E90" w:rsidR="0027520D" w:rsidRPr="00A35FF8" w:rsidRDefault="0027520D" w:rsidP="00A35FF8">
      <w:pPr>
        <w:rPr>
          <w:ins w:id="353" w:author="Christian Bermúdez Rivas" w:date="2022-07-22T16:06:00Z"/>
          <w:rFonts w:eastAsiaTheme="minorEastAsia"/>
          <w:rPrChange w:id="354" w:author="Christian Bermúdez Rivas" w:date="2022-07-22T16:17:00Z">
            <w:rPr>
              <w:ins w:id="355" w:author="Christian Bermúdez Rivas" w:date="2022-07-22T16:06:00Z"/>
            </w:rPr>
          </w:rPrChange>
        </w:rPr>
      </w:pPr>
      <w:ins w:id="356" w:author="Christian Bermúdez Rivas" w:date="2022-07-22T17:35:00Z">
        <w:r>
          <w:rPr>
            <w:rFonts w:eastAsiaTheme="minorEastAsia"/>
          </w:rPr>
          <w:t xml:space="preserve">Para calcular </w:t>
        </w:r>
      </w:ins>
      <w:ins w:id="357" w:author="Christian Bermúdez Rivas" w:date="2022-07-22T17:42:00Z">
        <w:r w:rsidR="0075512B">
          <w:rPr>
            <w:rFonts w:eastAsiaTheme="minorEastAsia"/>
          </w:rPr>
          <w:t>la densidad de</w:t>
        </w:r>
      </w:ins>
      <w:ins w:id="358" w:author="Christian Bermúdez Rivas" w:date="2022-07-22T17:35:00Z">
        <w:r>
          <w:rPr>
            <w:rFonts w:eastAsiaTheme="minorEastAsia"/>
          </w:rPr>
          <w:t xml:space="preserve"> organismos por </w:t>
        </w:r>
      </w:ins>
      <w:ins w:id="359" w:author="Christian Bermúdez Rivas" w:date="2022-07-22T17:36:00Z">
        <w:r>
          <w:rPr>
            <w:rFonts w:eastAsiaTheme="minorEastAsia"/>
          </w:rPr>
          <w:t>litro</w:t>
        </w:r>
      </w:ins>
      <w:ins w:id="360" w:author="Christian Bermúdez Rivas" w:date="2022-07-22T17:37:00Z">
        <w:r w:rsidR="0024497B">
          <w:rPr>
            <w:rFonts w:eastAsiaTheme="minorEastAsia"/>
          </w:rPr>
          <w:t xml:space="preserve"> </w:t>
        </w:r>
        <w:r w:rsidR="0024497B" w:rsidRPr="00476F2A">
          <w:rPr>
            <w:lang w:val="es-ES"/>
          </w:rPr>
          <w:t>(</w:t>
        </w:r>
        <w:proofErr w:type="spellStart"/>
        <w:r w:rsidR="0024497B">
          <w:rPr>
            <w:lang w:val="es-ES"/>
          </w:rPr>
          <w:t>Org</w:t>
        </w:r>
        <w:proofErr w:type="spellEnd"/>
        <w:r w:rsidR="0024497B" w:rsidRPr="00476F2A">
          <w:rPr>
            <w:lang w:val="es-ES"/>
          </w:rPr>
          <w:t>/L)</w:t>
        </w:r>
      </w:ins>
      <w:ins w:id="361" w:author="Christian Bermúdez Rivas" w:date="2022-07-22T17:36:00Z">
        <w:r>
          <w:rPr>
            <w:rFonts w:eastAsiaTheme="minorEastAsia"/>
          </w:rPr>
          <w:t>, se multiplica el anterior valor por 1000.</w:t>
        </w:r>
      </w:ins>
    </w:p>
    <w:p w14:paraId="718A3258" w14:textId="6F372F62" w:rsidR="004C55F6" w:rsidRDefault="004C55F6">
      <w:pPr>
        <w:pStyle w:val="Ttulo5"/>
        <w:rPr>
          <w:ins w:id="362" w:author="Christian Bermúdez Rivas" w:date="2022-06-24T16:27:00Z"/>
        </w:rPr>
        <w:pPrChange w:id="363" w:author="Christian Bermúdez Rivas" w:date="2022-07-22T16:07:00Z">
          <w:pPr/>
        </w:pPrChange>
      </w:pPr>
      <w:ins w:id="364" w:author="Christian Bermúdez Rivas" w:date="2022-07-22T16:06:00Z">
        <w:r>
          <w:t>Conteo</w:t>
        </w:r>
      </w:ins>
      <w:ins w:id="365" w:author="Christian Bermúdez Rivas" w:date="2022-07-22T16:07:00Z">
        <w:r>
          <w:t xml:space="preserve"> por tiras</w:t>
        </w:r>
      </w:ins>
    </w:p>
    <w:p w14:paraId="7255A9C0" w14:textId="700CFE85" w:rsidR="003C128E" w:rsidRDefault="003C128E" w:rsidP="0071456C">
      <w:pPr>
        <w:rPr>
          <w:ins w:id="366" w:author="Christian Bermúdez Rivas" w:date="2022-07-22T16:17:00Z"/>
        </w:rPr>
      </w:pPr>
    </w:p>
    <w:p w14:paraId="6AF9DD18" w14:textId="78EC65A1" w:rsidR="00A35FF8" w:rsidRDefault="00A35FF8" w:rsidP="00A35FF8">
      <w:pPr>
        <w:rPr>
          <w:ins w:id="367" w:author="Christian Bermúdez Rivas" w:date="2022-07-22T16:17:00Z"/>
          <w:rFonts w:eastAsiaTheme="minorEastAsia"/>
        </w:rPr>
      </w:pPr>
      <w:ins w:id="368" w:author="Christian Bermúdez Rivas" w:date="2022-07-22T16:17:00Z">
        <w:r>
          <w:rPr>
            <w:rFonts w:eastAsiaTheme="minorEastAsia"/>
          </w:rPr>
          <w:t xml:space="preserve">En el conteo por tiras se necesita saber cuál es el </w:t>
        </w:r>
      </w:ins>
      <w:ins w:id="369" w:author="Christian Bermúdez Rivas" w:date="2022-07-22T16:18:00Z">
        <w:r>
          <w:rPr>
            <w:rFonts w:eastAsiaTheme="minorEastAsia"/>
          </w:rPr>
          <w:t>área</w:t>
        </w:r>
      </w:ins>
      <w:ins w:id="370" w:author="Christian Bermúdez Rivas" w:date="2022-07-22T16:17:00Z">
        <w:r>
          <w:rPr>
            <w:rFonts w:eastAsiaTheme="minorEastAsia"/>
          </w:rPr>
          <w:t xml:space="preserve"> de cada </w:t>
        </w:r>
      </w:ins>
      <w:ins w:id="371" w:author="Christian Bermúdez Rivas" w:date="2022-07-22T16:20:00Z">
        <w:r>
          <w:rPr>
            <w:rFonts w:eastAsiaTheme="minorEastAsia"/>
          </w:rPr>
          <w:t>una de estas</w:t>
        </w:r>
      </w:ins>
      <w:ins w:id="372" w:author="Christian Bermúdez Rivas" w:date="2022-07-22T16:19:00Z">
        <w:r>
          <w:rPr>
            <w:rFonts w:eastAsiaTheme="minorEastAsia"/>
          </w:rPr>
          <w:t>,</w:t>
        </w:r>
      </w:ins>
      <w:ins w:id="373" w:author="Christian Bermúdez Rivas" w:date="2022-07-22T16:17:00Z">
        <w:r>
          <w:rPr>
            <w:rFonts w:eastAsiaTheme="minorEastAsia"/>
          </w:rPr>
          <w:t xml:space="preserve"> </w:t>
        </w:r>
      </w:ins>
      <w:ins w:id="374" w:author="Christian Bermúdez Rivas" w:date="2022-07-22T16:20:00Z">
        <w:r>
          <w:rPr>
            <w:rFonts w:eastAsiaTheme="minorEastAsia"/>
          </w:rPr>
          <w:t>esta se calc</w:t>
        </w:r>
      </w:ins>
      <w:ins w:id="375" w:author="Christian Bermúdez Rivas" w:date="2022-07-29T14:50:00Z">
        <w:r w:rsidR="003875B1">
          <w:rPr>
            <w:rFonts w:eastAsiaTheme="minorEastAsia"/>
          </w:rPr>
          <w:t>u</w:t>
        </w:r>
      </w:ins>
      <w:ins w:id="376" w:author="Christian Bermúdez Rivas" w:date="2022-07-22T16:20:00Z">
        <w:r>
          <w:rPr>
            <w:rFonts w:eastAsiaTheme="minorEastAsia"/>
          </w:rPr>
          <w:t xml:space="preserve">la entre el </w:t>
        </w:r>
      </w:ins>
      <w:ins w:id="377" w:author="Christian Bermúdez Rivas" w:date="2022-07-22T16:17:00Z">
        <w:r>
          <w:rPr>
            <w:rFonts w:eastAsiaTheme="minorEastAsia"/>
          </w:rPr>
          <w:t>largo</w:t>
        </w:r>
      </w:ins>
      <w:ins w:id="378" w:author="Christian Bermúdez Rivas" w:date="2022-07-22T16:20:00Z">
        <w:r>
          <w:rPr>
            <w:rFonts w:eastAsiaTheme="minorEastAsia"/>
          </w:rPr>
          <w:t xml:space="preserve"> y</w:t>
        </w:r>
      </w:ins>
      <w:ins w:id="379" w:author="Christian Bermúdez Rivas" w:date="2022-07-22T16:17:00Z">
        <w:r>
          <w:rPr>
            <w:rFonts w:eastAsiaTheme="minorEastAsia"/>
          </w:rPr>
          <w:t xml:space="preserve"> el ancho de </w:t>
        </w:r>
      </w:ins>
      <w:ins w:id="380" w:author="Christian Bermúdez Rivas" w:date="2022-07-22T16:18:00Z">
        <w:r>
          <w:rPr>
            <w:rFonts w:eastAsiaTheme="minorEastAsia"/>
          </w:rPr>
          <w:t>cada tira</w:t>
        </w:r>
      </w:ins>
      <w:ins w:id="381" w:author="Christian Bermúdez Rivas" w:date="2022-07-22T16:17:00Z">
        <w:r>
          <w:rPr>
            <w:rFonts w:eastAsiaTheme="minorEastAsia"/>
          </w:rPr>
          <w:t xml:space="preserve">. </w:t>
        </w:r>
      </w:ins>
      <w:ins w:id="382" w:author="Christian Bermúdez Rivas" w:date="2022-07-22T16:21:00Z">
        <w:r>
          <w:rPr>
            <w:rFonts w:eastAsiaTheme="minorEastAsia"/>
          </w:rPr>
          <w:t xml:space="preserve">El máximo de longitud que puede tener una tira en una cámara </w:t>
        </w:r>
      </w:ins>
      <w:proofErr w:type="spellStart"/>
      <w:ins w:id="383" w:author="Christian Bermúdez Rivas" w:date="2022-07-22T16:22:00Z">
        <w:r w:rsidRPr="00655508">
          <w:t>Utermöhl</w:t>
        </w:r>
        <w:proofErr w:type="spellEnd"/>
        <w:r>
          <w:t xml:space="preserve"> estándar es de 25</w:t>
        </w:r>
      </w:ins>
      <w:ins w:id="384" w:author="Christian Bermúdez Rivas" w:date="2022-07-22T16:23:00Z">
        <w:r w:rsidR="00F73A41">
          <w:t>,8</w:t>
        </w:r>
      </w:ins>
      <w:ins w:id="385" w:author="Christian Bermúdez Rivas" w:date="2022-07-22T16:22:00Z">
        <w:r>
          <w:t xml:space="preserve"> mm</w:t>
        </w:r>
        <w:r w:rsidR="00F73A41">
          <w:t>, y el ancho dependerá</w:t>
        </w:r>
      </w:ins>
      <w:ins w:id="386" w:author="Christian Bermúdez Rivas" w:date="2022-07-22T16:23:00Z">
        <w:r w:rsidR="00F73A41">
          <w:t xml:space="preserve"> </w:t>
        </w:r>
        <w:r w:rsidR="00F73A41">
          <w:rPr>
            <w:rFonts w:eastAsiaTheme="minorEastAsia"/>
          </w:rPr>
          <w:t xml:space="preserve">del aumento </w:t>
        </w:r>
      </w:ins>
      <w:ins w:id="387" w:author="Christian Bermúdez Rivas" w:date="2022-07-29T14:50:00Z">
        <w:r w:rsidR="003875B1">
          <w:rPr>
            <w:rFonts w:eastAsiaTheme="minorEastAsia"/>
          </w:rPr>
          <w:t>usado</w:t>
        </w:r>
      </w:ins>
      <w:ins w:id="388" w:author="Christian Bermúdez Rivas" w:date="2022-07-22T16:23:00Z">
        <w:r w:rsidR="00F73A41">
          <w:rPr>
            <w:rFonts w:eastAsiaTheme="minorEastAsia"/>
          </w:rPr>
          <w:t>. Este último debe ser calculado por el analista ant</w:t>
        </w:r>
      </w:ins>
      <w:ins w:id="389" w:author="Christian Bermúdez Rivas" w:date="2022-07-22T16:24:00Z">
        <w:r w:rsidR="00F73A41">
          <w:rPr>
            <w:rFonts w:eastAsiaTheme="minorEastAsia"/>
          </w:rPr>
          <w:t>e</w:t>
        </w:r>
      </w:ins>
      <w:ins w:id="390" w:author="Christian Bermúdez Rivas" w:date="2022-07-22T16:23:00Z">
        <w:r w:rsidR="00F73A41">
          <w:rPr>
            <w:rFonts w:eastAsiaTheme="minorEastAsia"/>
          </w:rPr>
          <w:t>s de iniciar el conteo.</w:t>
        </w:r>
      </w:ins>
    </w:p>
    <w:p w14:paraId="0EA3E525" w14:textId="07CB02E9" w:rsidR="00A35FF8" w:rsidRDefault="00A35FF8" w:rsidP="00A35FF8">
      <w:pPr>
        <w:rPr>
          <w:ins w:id="391" w:author="Christian Bermúdez Rivas" w:date="2022-07-22T16:24:00Z"/>
          <w:rFonts w:eastAsiaTheme="minorEastAsia"/>
        </w:rPr>
      </w:pPr>
      <w:ins w:id="392" w:author="Christian Bermúdez Rivas" w:date="2022-07-22T16:17:00Z">
        <w:r>
          <w:rPr>
            <w:rFonts w:eastAsiaTheme="minorEastAsia"/>
          </w:rPr>
          <w:t xml:space="preserve">Para el cálculo del número de </w:t>
        </w:r>
      </w:ins>
      <w:ins w:id="393" w:author="Christian Bermúdez Rivas" w:date="2022-07-22T17:52:00Z">
        <w:r w:rsidR="00E97E7D">
          <w:rPr>
            <w:rFonts w:eastAsiaTheme="minorEastAsia"/>
          </w:rPr>
          <w:t>organismos</w:t>
        </w:r>
      </w:ins>
      <w:ins w:id="394" w:author="Christian Bermúdez Rivas" w:date="2022-07-22T16:17:00Z">
        <w:r>
          <w:rPr>
            <w:rFonts w:eastAsiaTheme="minorEastAsia"/>
          </w:rPr>
          <w:t xml:space="preserve"> por m</w:t>
        </w:r>
      </w:ins>
      <w:ins w:id="395" w:author="Christian Bermúdez Rivas" w:date="2022-07-29T14:51:00Z">
        <w:r w:rsidR="003875B1">
          <w:rPr>
            <w:rFonts w:eastAsiaTheme="minorEastAsia"/>
          </w:rPr>
          <w:t>ililitro (</w:t>
        </w:r>
        <w:r w:rsidR="003875B1">
          <w:t>N/</w:t>
        </w:r>
        <w:proofErr w:type="spellStart"/>
        <w:r w:rsidR="003875B1">
          <w:t>mL</w:t>
        </w:r>
        <w:proofErr w:type="spellEnd"/>
        <w:r w:rsidR="003875B1">
          <w:t>)</w:t>
        </w:r>
      </w:ins>
      <w:ins w:id="396" w:author="Christian Bermúdez Rivas" w:date="2022-07-22T16:17:00Z">
        <w:r>
          <w:rPr>
            <w:rFonts w:eastAsiaTheme="minorEastAsia"/>
          </w:rPr>
          <w:t xml:space="preserve"> se utiliza la siguiente ecuación:</w:t>
        </w:r>
      </w:ins>
    </w:p>
    <w:p w14:paraId="08311F07" w14:textId="5F800C29" w:rsidR="00F73A41" w:rsidRDefault="00F73A41" w:rsidP="00A35FF8">
      <w:pPr>
        <w:rPr>
          <w:ins w:id="397" w:author="Christian Bermúdez Rivas" w:date="2022-07-22T16:24:00Z"/>
          <w:rFonts w:eastAsiaTheme="minorEastAsia"/>
        </w:rPr>
      </w:pPr>
    </w:p>
    <w:p w14:paraId="4E5F58B6" w14:textId="3D052D75" w:rsidR="00F73A41" w:rsidRPr="00154022" w:rsidRDefault="008522F2" w:rsidP="00A35FF8">
      <w:pPr>
        <w:rPr>
          <w:ins w:id="398" w:author="Christian Bermúdez Rivas" w:date="2022-07-22T16:31:00Z"/>
          <w:rFonts w:eastAsiaTheme="minorEastAsia"/>
          <w:rPrChange w:id="399" w:author="Christian Bermúdez Rivas" w:date="2022-07-22T16:31:00Z">
            <w:rPr>
              <w:ins w:id="400" w:author="Christian Bermúdez Rivas" w:date="2022-07-22T16:31:00Z"/>
              <w:rFonts w:ascii="Cambria Math" w:eastAsiaTheme="minorEastAsia" w:hAnsi="Cambria Math"/>
              <w:i/>
            </w:rPr>
          </w:rPrChange>
        </w:rPr>
      </w:pPr>
      <m:oMathPara>
        <m:oMath>
          <m:f>
            <m:fPr>
              <m:type m:val="skw"/>
              <m:ctrlPr>
                <w:ins w:id="401" w:author="Christian Bermúdez Rivas" w:date="2022-07-22T16:32:00Z">
                  <w:rPr>
                    <w:rFonts w:ascii="Cambria Math" w:eastAsia="Cambria Math" w:hAnsi="Cambria Math"/>
                    <w:i/>
                    <w:color w:val="000000"/>
                  </w:rPr>
                </w:ins>
              </m:ctrlPr>
            </m:fPr>
            <m:num>
              <m:r>
                <w:ins w:id="402" w:author="Christian Bermúdez Rivas" w:date="2022-07-22T16:32:00Z">
                  <w:rPr>
                    <w:rFonts w:ascii="Cambria Math" w:eastAsia="Cambria Math" w:hAnsi="Cambria Math"/>
                    <w:color w:val="000000"/>
                  </w:rPr>
                  <m:t>N</m:t>
                </w:ins>
              </m:r>
            </m:num>
            <m:den>
              <m:r>
                <w:ins w:id="403" w:author="Christian Bermúdez Rivas" w:date="2022-07-22T16:32:00Z">
                  <w:rPr>
                    <w:rFonts w:ascii="Cambria Math" w:eastAsia="Cambria Math" w:hAnsi="Cambria Math"/>
                    <w:color w:val="000000"/>
                  </w:rPr>
                  <m:t>mL</m:t>
                </w:ins>
              </m:r>
            </m:den>
          </m:f>
          <m:r>
            <w:ins w:id="404" w:author="Christian Bermúdez Rivas" w:date="2022-07-22T16:31:00Z">
              <w:rPr>
                <w:rFonts w:ascii="Cambria Math" w:eastAsiaTheme="minorEastAsia" w:hAnsi="Cambria Math"/>
              </w:rPr>
              <m:t>=</m:t>
            </w:ins>
          </m:r>
          <m:f>
            <m:fPr>
              <m:ctrlPr>
                <w:ins w:id="405" w:author="Christian Bermúdez Rivas" w:date="2022-07-22T16:31:00Z">
                  <w:rPr>
                    <w:rFonts w:ascii="Cambria Math" w:eastAsiaTheme="minorEastAsia" w:hAnsi="Cambria Math"/>
                    <w:i/>
                  </w:rPr>
                </w:ins>
              </m:ctrlPr>
            </m:fPr>
            <m:num>
              <m:r>
                <w:ins w:id="406" w:author="Christian Bermúdez Rivas" w:date="2022-07-22T16:31:00Z">
                  <w:rPr>
                    <w:rFonts w:ascii="Cambria Math" w:eastAsiaTheme="minorEastAsia" w:hAnsi="Cambria Math"/>
                  </w:rPr>
                  <m:t>C*At</m:t>
                </w:ins>
              </m:r>
            </m:num>
            <m:den>
              <m:r>
                <w:ins w:id="407" w:author="Christian Bermúdez Rivas" w:date="2022-08-01T16:49:00Z">
                  <w:rPr>
                    <w:rFonts w:ascii="Cambria Math" w:eastAsiaTheme="minorEastAsia" w:hAnsi="Cambria Math"/>
                  </w:rPr>
                  <m:t>(∑</m:t>
                </w:ins>
              </m:r>
              <m:r>
                <w:ins w:id="408" w:author="Christian Bermúdez Rivas" w:date="2022-07-22T16:31:00Z">
                  <w:rPr>
                    <w:rFonts w:ascii="Cambria Math" w:eastAsiaTheme="minorEastAsia" w:hAnsi="Cambria Math"/>
                  </w:rPr>
                  <m:t>L</m:t>
                </w:ins>
              </m:r>
              <m:r>
                <w:ins w:id="409" w:author="Christian Bermúdez Rivas" w:date="2022-08-01T16:49:00Z">
                  <w:rPr>
                    <w:rFonts w:ascii="Cambria Math" w:eastAsiaTheme="minorEastAsia" w:hAnsi="Cambria Math"/>
                  </w:rPr>
                  <m:t>)</m:t>
                </w:ins>
              </m:r>
              <m:r>
                <w:ins w:id="410" w:author="Christian Bermúdez Rivas" w:date="2022-07-22T16:31:00Z">
                  <w:rPr>
                    <w:rFonts w:ascii="Cambria Math" w:eastAsiaTheme="minorEastAsia" w:hAnsi="Cambria Math"/>
                  </w:rPr>
                  <m:t>*W*S*V</m:t>
                </w:ins>
              </m:r>
            </m:den>
          </m:f>
        </m:oMath>
      </m:oMathPara>
    </w:p>
    <w:p w14:paraId="218E511A" w14:textId="472F4AA8" w:rsidR="00154022" w:rsidRDefault="00154022" w:rsidP="00A35FF8">
      <w:pPr>
        <w:rPr>
          <w:ins w:id="411" w:author="Christian Bermúdez Rivas" w:date="2022-07-22T16:32:00Z"/>
          <w:rFonts w:eastAsiaTheme="minorEastAsia"/>
        </w:rPr>
      </w:pPr>
    </w:p>
    <w:p w14:paraId="7C4FE45F" w14:textId="54FB1720" w:rsidR="00154022" w:rsidRPr="00154022" w:rsidRDefault="00154022" w:rsidP="00A35FF8">
      <w:pPr>
        <w:rPr>
          <w:ins w:id="412" w:author="Christian Bermúdez Rivas" w:date="2022-07-22T16:17:00Z"/>
          <w:rFonts w:eastAsiaTheme="minorEastAsia"/>
        </w:rPr>
      </w:pPr>
      <w:ins w:id="413" w:author="Christian Bermúdez Rivas" w:date="2022-07-22T16:32:00Z">
        <w:r>
          <w:rPr>
            <w:rFonts w:eastAsiaTheme="minorEastAsia"/>
          </w:rPr>
          <w:t xml:space="preserve">Donde: </w:t>
        </w:r>
      </w:ins>
    </w:p>
    <w:p w14:paraId="3D8D260F" w14:textId="1393CE18" w:rsidR="00A35FF8" w:rsidRDefault="00A35FF8" w:rsidP="0071456C">
      <w:pPr>
        <w:rPr>
          <w:ins w:id="414" w:author="Christian Bermúdez Rivas" w:date="2022-07-22T16:34:00Z"/>
        </w:rPr>
      </w:pPr>
    </w:p>
    <w:p w14:paraId="285630BB" w14:textId="7968B4DB" w:rsidR="00933689" w:rsidRDefault="00933689" w:rsidP="0071456C">
      <w:pPr>
        <w:rPr>
          <w:ins w:id="415" w:author="Christian Bermúdez Rivas" w:date="2022-07-22T16:35:00Z"/>
        </w:rPr>
      </w:pPr>
      <w:ins w:id="416" w:author="Christian Bermúdez Rivas" w:date="2022-07-22T16:34:00Z">
        <w:r>
          <w:t>N/</w:t>
        </w:r>
        <w:proofErr w:type="spellStart"/>
        <w:r>
          <w:t>mL</w:t>
        </w:r>
      </w:ins>
      <w:proofErr w:type="spellEnd"/>
      <w:ins w:id="417" w:author="Christian Bermúdez Rivas" w:date="2022-07-22T16:35:00Z">
        <w:r>
          <w:t xml:space="preserve"> </w:t>
        </w:r>
      </w:ins>
      <w:ins w:id="418" w:author="Christian Bermúdez Rivas" w:date="2022-07-22T16:34:00Z">
        <w:r>
          <w:t>=</w:t>
        </w:r>
      </w:ins>
      <w:ins w:id="419" w:author="Christian Bermúdez Rivas" w:date="2022-07-22T16:35:00Z">
        <w:r>
          <w:t xml:space="preserve"> Número de organismos contados por mililitros</w:t>
        </w:r>
      </w:ins>
    </w:p>
    <w:p w14:paraId="40EF32C4" w14:textId="5E321822" w:rsidR="00933689" w:rsidRDefault="00933689" w:rsidP="0071456C">
      <w:pPr>
        <w:rPr>
          <w:ins w:id="420" w:author="Christian Bermúdez Rivas" w:date="2022-07-22T16:35:00Z"/>
        </w:rPr>
      </w:pPr>
      <w:ins w:id="421" w:author="Christian Bermúdez Rivas" w:date="2022-07-22T16:35:00Z">
        <w:r>
          <w:t xml:space="preserve">C = </w:t>
        </w:r>
      </w:ins>
      <w:ins w:id="422" w:author="Christian Bermúdez Rivas" w:date="2022-07-22T16:36:00Z">
        <w:r>
          <w:t>Número de organismos contados</w:t>
        </w:r>
      </w:ins>
    </w:p>
    <w:p w14:paraId="2B68AA63" w14:textId="6A2CFAF4" w:rsidR="00933689" w:rsidRDefault="00933689" w:rsidP="0071456C">
      <w:pPr>
        <w:rPr>
          <w:ins w:id="423" w:author="Christian Bermúdez Rivas" w:date="2022-07-22T16:36:00Z"/>
          <w:vertAlign w:val="superscript"/>
        </w:rPr>
      </w:pPr>
      <w:ins w:id="424" w:author="Christian Bermúdez Rivas" w:date="2022-07-22T16:36:00Z">
        <w:r>
          <w:t xml:space="preserve">At = Área </w:t>
        </w:r>
      </w:ins>
      <w:ins w:id="425" w:author="Christian Bermúdez Rivas" w:date="2022-07-29T14:51:00Z">
        <w:r w:rsidR="003875B1">
          <w:t xml:space="preserve">total </w:t>
        </w:r>
      </w:ins>
      <w:ins w:id="426" w:author="Christian Bermúdez Rivas" w:date="2022-07-22T16:36:00Z">
        <w:r>
          <w:t>de la cámara</w:t>
        </w:r>
      </w:ins>
      <w:ins w:id="427" w:author="Christian Bermúdez Rivas" w:date="2022-07-22T16:37:00Z">
        <w:r w:rsidR="007C42BA">
          <w:t>,</w:t>
        </w:r>
      </w:ins>
      <w:ins w:id="428" w:author="Christian Bermúdez Rivas" w:date="2022-07-22T16:36:00Z">
        <w:r>
          <w:t xml:space="preserve"> mm</w:t>
        </w:r>
        <w:r>
          <w:rPr>
            <w:vertAlign w:val="superscript"/>
          </w:rPr>
          <w:t>2</w:t>
        </w:r>
      </w:ins>
    </w:p>
    <w:p w14:paraId="6CFD271B" w14:textId="47A4FDFC" w:rsidR="00933689" w:rsidRDefault="00933689" w:rsidP="0071456C">
      <w:pPr>
        <w:rPr>
          <w:ins w:id="429" w:author="Christian Bermúdez Rivas" w:date="2022-07-22T16:36:00Z"/>
        </w:rPr>
      </w:pPr>
      <w:ins w:id="430" w:author="Christian Bermúdez Rivas" w:date="2022-07-22T16:36:00Z">
        <w:r w:rsidRPr="00933689">
          <w:t>L = Longitud de la t</w:t>
        </w:r>
        <w:r w:rsidRPr="00933689">
          <w:rPr>
            <w:rPrChange w:id="431" w:author="Christian Bermúdez Rivas" w:date="2022-07-22T16:36:00Z">
              <w:rPr>
                <w:lang w:val="fr-FR"/>
              </w:rPr>
            </w:rPrChange>
          </w:rPr>
          <w:t>ira</w:t>
        </w:r>
      </w:ins>
      <w:ins w:id="432" w:author="Christian Bermúdez Rivas" w:date="2022-07-22T16:37:00Z">
        <w:r w:rsidR="007C42BA">
          <w:t>,</w:t>
        </w:r>
      </w:ins>
      <w:ins w:id="433" w:author="Christian Bermúdez Rivas" w:date="2022-07-22T16:36:00Z">
        <w:r>
          <w:t xml:space="preserve"> mm</w:t>
        </w:r>
      </w:ins>
    </w:p>
    <w:p w14:paraId="35B47D97" w14:textId="11E49446" w:rsidR="00933689" w:rsidRDefault="00933689" w:rsidP="0071456C">
      <w:pPr>
        <w:rPr>
          <w:ins w:id="434" w:author="Christian Bermúdez Rivas" w:date="2022-07-22T16:37:00Z"/>
        </w:rPr>
      </w:pPr>
      <w:ins w:id="435" w:author="Christian Bermúdez Rivas" w:date="2022-07-22T16:36:00Z">
        <w:r>
          <w:t>W = Amplitud de la tira</w:t>
        </w:r>
      </w:ins>
      <w:ins w:id="436" w:author="Christian Bermúdez Rivas" w:date="2022-07-22T16:37:00Z">
        <w:r w:rsidR="007C42BA">
          <w:t>,</w:t>
        </w:r>
      </w:ins>
      <w:ins w:id="437" w:author="Christian Bermúdez Rivas" w:date="2022-07-22T16:36:00Z">
        <w:r>
          <w:t xml:space="preserve"> </w:t>
        </w:r>
      </w:ins>
      <w:ins w:id="438" w:author="Christian Bermúdez Rivas" w:date="2022-07-22T16:37:00Z">
        <w:r>
          <w:t>mm</w:t>
        </w:r>
      </w:ins>
    </w:p>
    <w:p w14:paraId="63506520" w14:textId="02EA0176" w:rsidR="00933689" w:rsidRDefault="00933689" w:rsidP="0071456C">
      <w:pPr>
        <w:rPr>
          <w:ins w:id="439" w:author="Christian Bermúdez Rivas" w:date="2022-07-22T16:37:00Z"/>
        </w:rPr>
      </w:pPr>
      <w:ins w:id="440" w:author="Christian Bermúdez Rivas" w:date="2022-07-22T16:37:00Z">
        <w:r>
          <w:t>S</w:t>
        </w:r>
        <w:r w:rsidR="007C42BA">
          <w:t xml:space="preserve"> = Número de tiras contadas</w:t>
        </w:r>
      </w:ins>
    </w:p>
    <w:p w14:paraId="6646C8EF" w14:textId="7ECE2AF7" w:rsidR="007C42BA" w:rsidRPr="00933689" w:rsidRDefault="007C42BA" w:rsidP="0071456C">
      <w:pPr>
        <w:rPr>
          <w:ins w:id="441" w:author="Christian Bermúdez Rivas" w:date="2022-07-22T16:34:00Z"/>
        </w:rPr>
      </w:pPr>
      <w:ins w:id="442" w:author="Christian Bermúdez Rivas" w:date="2022-07-22T16:37:00Z">
        <w:r>
          <w:t xml:space="preserve">V = Volumen de muestra concentrada, </w:t>
        </w:r>
        <w:proofErr w:type="spellStart"/>
        <w:r>
          <w:t>mL</w:t>
        </w:r>
      </w:ins>
      <w:proofErr w:type="spellEnd"/>
    </w:p>
    <w:p w14:paraId="047D59E9" w14:textId="77777777" w:rsidR="00933689" w:rsidRPr="00933689" w:rsidRDefault="00933689" w:rsidP="0071456C">
      <w:pPr>
        <w:rPr>
          <w:ins w:id="443" w:author="Christian Bermúdez Rivas" w:date="2022-07-22T16:34:00Z"/>
          <w:rFonts w:eastAsiaTheme="minorEastAsia"/>
          <w:color w:val="000000"/>
          <w:rPrChange w:id="444" w:author="Christian Bermúdez Rivas" w:date="2022-07-22T16:36:00Z">
            <w:rPr>
              <w:ins w:id="445" w:author="Christian Bermúdez Rivas" w:date="2022-07-22T16:34:00Z"/>
              <w:rFonts w:ascii="Cambria Math" w:eastAsia="Cambria Math" w:hAnsi="Cambria Math"/>
              <w:i/>
              <w:color w:val="000000"/>
            </w:rPr>
          </w:rPrChange>
        </w:rPr>
      </w:pPr>
    </w:p>
    <w:p w14:paraId="5B1D7EAF" w14:textId="77777777" w:rsidR="0075512B" w:rsidRPr="00B91CF2" w:rsidRDefault="0075512B" w:rsidP="0075512B">
      <w:pPr>
        <w:rPr>
          <w:ins w:id="446" w:author="Christian Bermúdez Rivas" w:date="2022-07-22T17:42:00Z"/>
          <w:rFonts w:eastAsiaTheme="minorEastAsia"/>
        </w:rPr>
      </w:pPr>
      <w:ins w:id="447" w:author="Christian Bermúdez Rivas" w:date="2022-07-22T17:42:00Z">
        <w:r>
          <w:rPr>
            <w:rFonts w:eastAsiaTheme="minorEastAsia"/>
          </w:rPr>
          <w:t xml:space="preserve">Para calcular la densidad de organismos por litro </w:t>
        </w:r>
        <w:r w:rsidRPr="00476F2A">
          <w:rPr>
            <w:lang w:val="es-ES"/>
          </w:rPr>
          <w:t>(</w:t>
        </w:r>
        <w:proofErr w:type="spellStart"/>
        <w:r>
          <w:rPr>
            <w:lang w:val="es-ES"/>
          </w:rPr>
          <w:t>Org</w:t>
        </w:r>
        <w:proofErr w:type="spellEnd"/>
        <w:r w:rsidRPr="00476F2A">
          <w:rPr>
            <w:lang w:val="es-ES"/>
          </w:rPr>
          <w:t>/L)</w:t>
        </w:r>
        <w:r>
          <w:rPr>
            <w:rFonts w:eastAsiaTheme="minorEastAsia"/>
          </w:rPr>
          <w:t>, se multiplica el anterior valor por 1000.</w:t>
        </w:r>
        <w:bookmarkEnd w:id="262"/>
      </w:ins>
    </w:p>
    <w:p w14:paraId="190E53E3" w14:textId="2BF0766A" w:rsidR="003C128E" w:rsidRPr="003C128E" w:rsidDel="00E22FBE" w:rsidRDefault="003C128E">
      <w:pPr>
        <w:jc w:val="center"/>
        <w:rPr>
          <w:del w:id="448" w:author="Christian Bermúdez Rivas" w:date="2022-07-22T17:11:00Z"/>
          <w:rPrChange w:id="449" w:author="Christian Bermúdez Rivas" w:date="2022-06-24T16:27:00Z">
            <w:rPr>
              <w:del w:id="450" w:author="Christian Bermúdez Rivas" w:date="2022-07-22T17:11:00Z"/>
              <w:b/>
              <w:bCs/>
            </w:rPr>
          </w:rPrChange>
        </w:rPr>
        <w:pPrChange w:id="451" w:author="Christian Bermúdez Rivas" w:date="2022-06-24T16:28:00Z">
          <w:pPr/>
        </w:pPrChange>
      </w:pPr>
    </w:p>
    <w:p w14:paraId="198CB0ED" w14:textId="77777777" w:rsidR="003C128E" w:rsidRPr="00BB5BB7" w:rsidRDefault="003C128E" w:rsidP="0071456C">
      <w:pPr>
        <w:rPr>
          <w:lang w:val="es-ES"/>
        </w:rPr>
      </w:pPr>
    </w:p>
    <w:p w14:paraId="363407A3" w14:textId="40CBE0A7" w:rsidR="0071456C" w:rsidRPr="00F02BDC" w:rsidDel="0075512B" w:rsidRDefault="0071456C" w:rsidP="0071456C">
      <w:pPr>
        <w:tabs>
          <w:tab w:val="num" w:pos="360"/>
        </w:tabs>
        <w:rPr>
          <w:del w:id="452" w:author="Christian Bermúdez Rivas" w:date="2022-07-22T17:41:00Z"/>
          <w:rFonts w:eastAsia="Times New Roman"/>
          <w:b/>
          <w:lang w:val="es-ES" w:eastAsia="es-ES"/>
        </w:rPr>
      </w:pPr>
      <w:del w:id="453" w:author="Christian Bermúdez Rivas" w:date="2022-07-22T17:41:00Z">
        <w:r w:rsidRPr="00F02BDC" w:rsidDel="0075512B">
          <w:rPr>
            <w:rFonts w:eastAsia="Times New Roman"/>
            <w:b/>
            <w:lang w:val="es-ES" w:eastAsia="es-ES"/>
          </w:rPr>
          <w:delText xml:space="preserve">Hallar densidad del </w:delText>
        </w:r>
        <w:r w:rsidR="00AB4A8C" w:rsidDel="0075512B">
          <w:rPr>
            <w:rFonts w:eastAsia="Times New Roman"/>
            <w:b/>
            <w:lang w:val="es-ES" w:eastAsia="es-ES"/>
          </w:rPr>
          <w:delText>microzooplancton</w:delText>
        </w:r>
      </w:del>
    </w:p>
    <w:p w14:paraId="0515DBA6" w14:textId="68762FA5" w:rsidR="0071456C" w:rsidRPr="00F02BDC" w:rsidDel="0075512B" w:rsidRDefault="0071456C" w:rsidP="0071456C">
      <w:pPr>
        <w:rPr>
          <w:del w:id="454" w:author="Christian Bermúdez Rivas" w:date="2022-07-22T17:41:00Z"/>
          <w:rFonts w:eastAsia="Times New Roman"/>
          <w:b/>
          <w:lang w:val="es-ES" w:eastAsia="es-ES"/>
        </w:rPr>
      </w:pPr>
    </w:p>
    <w:p w14:paraId="32982435" w14:textId="4346BCA0" w:rsidR="0071456C" w:rsidDel="0075512B" w:rsidRDefault="0071456C" w:rsidP="00834823">
      <w:pPr>
        <w:rPr>
          <w:del w:id="455" w:author="Christian Bermúdez Rivas" w:date="2022-07-22T17:41:00Z"/>
          <w:lang w:val="es-ES"/>
        </w:rPr>
      </w:pPr>
      <w:bookmarkStart w:id="456" w:name="_Hlk106983918"/>
      <w:del w:id="457" w:author="Christian Bermúdez Rivas" w:date="2022-07-22T17:41:00Z">
        <w:r w:rsidRPr="00F02BDC" w:rsidDel="0075512B">
          <w:rPr>
            <w:lang w:val="es-ES"/>
          </w:rPr>
          <w:delText xml:space="preserve">Para el conteo </w:delText>
        </w:r>
      </w:del>
      <w:del w:id="458" w:author="Christian Bermúdez Rivas" w:date="2022-06-24T17:22:00Z">
        <w:r w:rsidRPr="00F02BDC" w:rsidDel="00D5328C">
          <w:rPr>
            <w:lang w:val="es-ES"/>
          </w:rPr>
          <w:delText>de</w:delText>
        </w:r>
      </w:del>
      <w:del w:id="459" w:author="Christian Bermúdez Rivas" w:date="2022-07-22T17:41:00Z">
        <w:r w:rsidRPr="00F02BDC" w:rsidDel="0075512B">
          <w:rPr>
            <w:lang w:val="es-ES"/>
          </w:rPr>
          <w:delText xml:space="preserve"> campo seleccionado aleatoriamente</w:delText>
        </w:r>
      </w:del>
      <w:del w:id="460" w:author="Christian Bermúdez Rivas" w:date="2022-06-24T17:22:00Z">
        <w:r w:rsidRPr="00F02BDC" w:rsidDel="00D5328C">
          <w:rPr>
            <w:lang w:val="es-ES"/>
          </w:rPr>
          <w:delText xml:space="preserve"> y transectas</w:delText>
        </w:r>
      </w:del>
      <w:del w:id="461" w:author="Christian Bermúdez Rivas" w:date="2022-07-22T17:41:00Z">
        <w:r w:rsidRPr="00F02BDC" w:rsidDel="0075512B">
          <w:rPr>
            <w:lang w:val="es-ES"/>
          </w:rPr>
          <w:delText xml:space="preserve">, se expresarán en número de </w:delText>
        </w:r>
      </w:del>
      <w:del w:id="462" w:author="Christian Bermúdez Rivas" w:date="2022-06-24T17:23:00Z">
        <w:r w:rsidRPr="00F02BDC" w:rsidDel="00D5328C">
          <w:rPr>
            <w:lang w:val="es-ES"/>
          </w:rPr>
          <w:delText xml:space="preserve">célula </w:delText>
        </w:r>
      </w:del>
      <w:del w:id="463" w:author="Christian Bermúdez Rivas" w:date="2022-07-22T17:41:00Z">
        <w:r w:rsidRPr="00F02BDC" w:rsidDel="0075512B">
          <w:rPr>
            <w:lang w:val="es-ES"/>
          </w:rPr>
          <w:delText>por unidad de volumen (</w:delText>
        </w:r>
      </w:del>
      <w:del w:id="464" w:author="Christian Bermúdez Rivas" w:date="2022-06-24T17:24:00Z">
        <w:r w:rsidRPr="00F02BDC" w:rsidDel="00EF21B9">
          <w:rPr>
            <w:lang w:val="es-ES"/>
          </w:rPr>
          <w:delText>cel/L</w:delText>
        </w:r>
      </w:del>
      <w:del w:id="465" w:author="Christian Bermúdez Rivas" w:date="2022-07-22T17:41:00Z">
        <w:r w:rsidRPr="00F02BDC" w:rsidDel="0075512B">
          <w:rPr>
            <w:lang w:val="es-ES"/>
          </w:rPr>
          <w:delText>)</w:delText>
        </w:r>
      </w:del>
      <w:del w:id="466" w:author="Christian Bermúdez Rivas" w:date="2022-06-24T17:23:00Z">
        <w:r w:rsidRPr="00F02BDC" w:rsidDel="00D5328C">
          <w:rPr>
            <w:lang w:val="es-ES"/>
          </w:rPr>
          <w:delText>,</w:delText>
        </w:r>
      </w:del>
      <w:del w:id="467" w:author="Christian Bermúdez Rivas" w:date="2022-07-22T17:41:00Z">
        <w:r w:rsidRPr="00F02BDC" w:rsidDel="0075512B">
          <w:rPr>
            <w:lang w:val="es-ES"/>
          </w:rPr>
          <w:delText xml:space="preserve"> según la siguiente formula:</w:delText>
        </w:r>
      </w:del>
    </w:p>
    <w:bookmarkEnd w:id="456"/>
    <w:p w14:paraId="78775A52" w14:textId="08940743" w:rsidR="00834823" w:rsidRPr="00F02BDC" w:rsidDel="0075512B" w:rsidRDefault="00834823" w:rsidP="00834823">
      <w:pPr>
        <w:rPr>
          <w:del w:id="468" w:author="Christian Bermúdez Rivas" w:date="2022-07-22T17:41:00Z"/>
          <w:lang w:val="es-ES"/>
        </w:rPr>
      </w:pPr>
    </w:p>
    <w:p w14:paraId="11B1C1E0" w14:textId="4F4A4803" w:rsidR="0071456C" w:rsidRPr="00F02BDC" w:rsidDel="0075512B" w:rsidRDefault="0071456C" w:rsidP="0071456C">
      <w:pPr>
        <w:spacing w:line="360" w:lineRule="auto"/>
        <w:jc w:val="center"/>
        <w:rPr>
          <w:del w:id="469" w:author="Christian Bermúdez Rivas" w:date="2022-07-22T17:41:00Z"/>
          <w:rFonts w:eastAsiaTheme="minorEastAsia"/>
          <w:lang w:val="es-ES"/>
        </w:rPr>
      </w:pPr>
      <w:bookmarkStart w:id="470" w:name="_Hlk106983947"/>
      <m:oMathPara>
        <m:oMath>
          <m:r>
            <w:del w:id="471" w:author="Christian Bermúdez Rivas" w:date="2022-06-24T15:54:00Z">
              <m:rPr>
                <m:sty m:val="p"/>
              </m:rPr>
              <w:rPr>
                <w:rFonts w:ascii="Cambria Math" w:hAnsi="Cambria Math"/>
                <w:lang w:val="es-ES"/>
              </w:rPr>
              <m:t>Cel/L</m:t>
            </w:del>
          </m:r>
          <m:r>
            <w:del w:id="472" w:author="Christian Bermúdez Rivas" w:date="2022-07-22T17:41:00Z">
              <m:rPr>
                <m:sty m:val="p"/>
              </m:rPr>
              <w:rPr>
                <w:rFonts w:ascii="Cambria Math" w:hAnsi="Cambria Math"/>
                <w:lang w:val="es-ES"/>
              </w:rPr>
              <m:t>=</m:t>
            </w:del>
          </m:r>
          <m:r>
            <w:del w:id="473" w:author="Christian Bermúdez Rivas" w:date="2022-06-24T16:33:00Z">
              <m:rPr>
                <m:sty m:val="p"/>
              </m:rPr>
              <w:rPr>
                <w:rFonts w:ascii="Cambria Math" w:hAnsi="Cambria Math"/>
                <w:lang w:val="es-ES"/>
              </w:rPr>
              <m:t>X</m:t>
            </w:del>
          </m:r>
          <m:r>
            <w:del w:id="474" w:author="Christian Bermúdez Rivas" w:date="2022-07-22T17:41:00Z">
              <m:rPr>
                <m:sty m:val="p"/>
              </m:rPr>
              <w:rPr>
                <w:rFonts w:ascii="Cambria Math" w:hAnsi="Cambria Math"/>
                <w:lang w:val="es-ES"/>
              </w:rPr>
              <m:t>*[(A*</m:t>
            </w:del>
          </m:r>
          <m:r>
            <w:del w:id="475" w:author="Christian Bermúdez Rivas" w:date="2022-06-24T16:31:00Z">
              <m:rPr>
                <m:sty m:val="p"/>
              </m:rPr>
              <w:rPr>
                <w:rFonts w:ascii="Cambria Math" w:hAnsi="Cambria Math"/>
                <w:lang w:val="es-ES"/>
              </w:rPr>
              <m:t>d</m:t>
            </w:del>
          </m:r>
          <m:r>
            <w:del w:id="476" w:author="Christian Bermúdez Rivas" w:date="2022-07-22T17:41:00Z">
              <m:rPr>
                <m:sty m:val="p"/>
              </m:rPr>
              <w:rPr>
                <w:rFonts w:ascii="Cambria Math" w:hAnsi="Cambria Math"/>
                <w:lang w:val="es-ES"/>
              </w:rPr>
              <m:t>)/(a*v)]</m:t>
            </w:del>
          </m:r>
        </m:oMath>
      </m:oMathPara>
    </w:p>
    <w:p w14:paraId="6B675FD3" w14:textId="3BD57CF5" w:rsidR="0071456C" w:rsidDel="0075512B" w:rsidRDefault="0071456C" w:rsidP="00476F2A">
      <w:pPr>
        <w:rPr>
          <w:del w:id="477" w:author="Christian Bermúdez Rivas" w:date="2022-07-22T17:41:00Z"/>
          <w:lang w:val="es-ES"/>
        </w:rPr>
      </w:pPr>
      <w:bookmarkStart w:id="478" w:name="_Hlk106983958"/>
      <w:bookmarkEnd w:id="470"/>
      <w:del w:id="479" w:author="Christian Bermúdez Rivas" w:date="2022-07-22T17:41:00Z">
        <w:r w:rsidRPr="00476F2A" w:rsidDel="0075512B">
          <w:rPr>
            <w:lang w:val="es-ES"/>
          </w:rPr>
          <w:delText>Donde:</w:delText>
        </w:r>
      </w:del>
    </w:p>
    <w:p w14:paraId="7F303C5B" w14:textId="08279428" w:rsidR="00476F2A" w:rsidRPr="00476F2A" w:rsidDel="0075512B" w:rsidRDefault="00476F2A" w:rsidP="00476F2A">
      <w:pPr>
        <w:rPr>
          <w:del w:id="480" w:author="Christian Bermúdez Rivas" w:date="2022-07-22T17:41:00Z"/>
          <w:lang w:val="es-ES"/>
        </w:rPr>
      </w:pPr>
    </w:p>
    <w:p w14:paraId="77D41D5B" w14:textId="7EE78C1B" w:rsidR="0071456C" w:rsidRPr="00476F2A" w:rsidDel="0075512B" w:rsidRDefault="00476F2A" w:rsidP="00476F2A">
      <w:pPr>
        <w:rPr>
          <w:del w:id="481" w:author="Christian Bermúdez Rivas" w:date="2022-07-22T17:41:00Z"/>
        </w:rPr>
      </w:pPr>
      <w:del w:id="482" w:author="Christian Bermúdez Rivas" w:date="2022-06-24T15:54:00Z">
        <w:r w:rsidRPr="00476F2A" w:rsidDel="00F63B7A">
          <w:delText>Cel/L</w:delText>
        </w:r>
      </w:del>
      <w:del w:id="483" w:author="Christian Bermúdez Rivas" w:date="2022-07-22T17:41:00Z">
        <w:r w:rsidRPr="00476F2A" w:rsidDel="0075512B">
          <w:delText xml:space="preserve"> = N</w:delText>
        </w:r>
        <w:r w:rsidR="0071456C" w:rsidRPr="00476F2A" w:rsidDel="0075512B">
          <w:delText>úmero por unidad de volumen.</w:delText>
        </w:r>
      </w:del>
    </w:p>
    <w:p w14:paraId="1F772811" w14:textId="64A69ED1" w:rsidR="0071456C" w:rsidRPr="00476F2A" w:rsidDel="0075512B" w:rsidRDefault="00476F2A" w:rsidP="00476F2A">
      <w:pPr>
        <w:rPr>
          <w:del w:id="484" w:author="Christian Bermúdez Rivas" w:date="2022-07-22T17:41:00Z"/>
        </w:rPr>
      </w:pPr>
      <w:del w:id="485" w:author="Christian Bermúdez Rivas" w:date="2022-06-24T15:54:00Z">
        <w:r w:rsidRPr="00476F2A" w:rsidDel="00F63B7A">
          <w:delText xml:space="preserve">X </w:delText>
        </w:r>
      </w:del>
      <w:del w:id="486" w:author="Christian Bermúdez Rivas" w:date="2022-07-22T17:41:00Z">
        <w:r w:rsidRPr="00476F2A" w:rsidDel="0075512B">
          <w:delText>= N</w:delText>
        </w:r>
        <w:r w:rsidR="0071456C" w:rsidRPr="00476F2A" w:rsidDel="0075512B">
          <w:delText>úmero de medio de conteo por campo</w:delText>
        </w:r>
      </w:del>
      <w:del w:id="487" w:author="Christian Bermúdez Rivas" w:date="2022-06-24T17:25:00Z">
        <w:r w:rsidR="0071456C" w:rsidRPr="00476F2A" w:rsidDel="00EF21B9">
          <w:delText xml:space="preserve"> o transectas</w:delText>
        </w:r>
      </w:del>
      <w:del w:id="488" w:author="Christian Bermúdez Rivas" w:date="2022-07-22T17:41:00Z">
        <w:r w:rsidR="0071456C" w:rsidRPr="00476F2A" w:rsidDel="0075512B">
          <w:delText>.</w:delText>
        </w:r>
      </w:del>
    </w:p>
    <w:p w14:paraId="49387C5C" w14:textId="5E0954C4" w:rsidR="00BA17F4" w:rsidRPr="00476F2A" w:rsidDel="0075512B" w:rsidRDefault="00476F2A" w:rsidP="00BA17F4">
      <w:pPr>
        <w:rPr>
          <w:del w:id="489" w:author="Christian Bermúdez Rivas" w:date="2022-07-22T17:41:00Z"/>
          <w:moveTo w:id="490" w:author="Christian Bermúdez Rivas" w:date="2022-06-24T16:33:00Z"/>
        </w:rPr>
      </w:pPr>
      <w:del w:id="491" w:author="Christian Bermúdez Rivas" w:date="2022-07-22T17:41:00Z">
        <w:r w:rsidRPr="00476F2A" w:rsidDel="0075512B">
          <w:delText>A = Á</w:delText>
        </w:r>
        <w:r w:rsidR="0071456C" w:rsidRPr="00476F2A" w:rsidDel="0075512B">
          <w:delText>rea de la cámara.</w:delText>
        </w:r>
      </w:del>
      <w:moveToRangeStart w:id="492" w:author="Christian Bermúdez Rivas" w:date="2022-06-24T16:33:00Z" w:name="move106980844"/>
      <w:moveTo w:id="493" w:author="Christian Bermúdez Rivas" w:date="2022-06-24T16:33:00Z">
        <w:del w:id="494" w:author="Christian Bermúdez Rivas" w:date="2022-07-22T17:41:00Z">
          <w:r w:rsidR="00BA17F4" w:rsidRPr="00476F2A" w:rsidDel="0075512B">
            <w:delText>a = Área del campo óptico o de la cuadrícula utilizada.</w:delText>
          </w:r>
        </w:del>
      </w:moveTo>
    </w:p>
    <w:moveToRangeEnd w:id="492"/>
    <w:p w14:paraId="59C66B2D" w14:textId="29CD2FA0" w:rsidR="00BA17F4" w:rsidRPr="00476F2A" w:rsidDel="00BA17F4" w:rsidRDefault="00BA17F4" w:rsidP="00476F2A">
      <w:pPr>
        <w:rPr>
          <w:del w:id="495" w:author="Christian Bermúdez Rivas" w:date="2022-06-24T16:33:00Z"/>
        </w:rPr>
      </w:pPr>
    </w:p>
    <w:p w14:paraId="3BAC7A79" w14:textId="0735B31D" w:rsidR="0071456C" w:rsidRPr="00476F2A" w:rsidDel="0075512B" w:rsidRDefault="00476F2A" w:rsidP="00476F2A">
      <w:pPr>
        <w:rPr>
          <w:del w:id="496" w:author="Christian Bermúdez Rivas" w:date="2022-07-22T17:41:00Z"/>
        </w:rPr>
      </w:pPr>
      <w:del w:id="497" w:author="Christian Bermúdez Rivas" w:date="2022-06-24T16:03:00Z">
        <w:r w:rsidRPr="00476F2A" w:rsidDel="00F63B7A">
          <w:delText>V</w:delText>
        </w:r>
      </w:del>
      <w:del w:id="498" w:author="Christian Bermúdez Rivas" w:date="2022-07-22T17:41:00Z">
        <w:r w:rsidRPr="00476F2A" w:rsidDel="0075512B">
          <w:delText xml:space="preserve"> = V</w:delText>
        </w:r>
        <w:r w:rsidR="0071456C" w:rsidRPr="00476F2A" w:rsidDel="0075512B">
          <w:delText>olumen sedimentad</w:delText>
        </w:r>
      </w:del>
      <w:del w:id="499" w:author="Christian Bermúdez Rivas" w:date="2022-06-24T17:26:00Z">
        <w:r w:rsidR="0071456C" w:rsidRPr="00476F2A" w:rsidDel="00EF21B9">
          <w:delText>a</w:delText>
        </w:r>
      </w:del>
      <w:del w:id="500" w:author="Christian Bermúdez Rivas" w:date="2022-07-22T17:41:00Z">
        <w:r w:rsidR="0071456C" w:rsidRPr="00476F2A" w:rsidDel="0075512B">
          <w:delText xml:space="preserve"> (</w:delText>
        </w:r>
        <w:r w:rsidR="003354FC" w:rsidDel="0075512B">
          <w:delText>ml)</w:delText>
        </w:r>
      </w:del>
    </w:p>
    <w:bookmarkEnd w:id="478"/>
    <w:p w14:paraId="62E34F71" w14:textId="7EB3BD3B" w:rsidR="0071456C" w:rsidRPr="00476F2A" w:rsidDel="00BA17F4" w:rsidRDefault="00476F2A" w:rsidP="00476F2A">
      <w:pPr>
        <w:rPr>
          <w:moveFrom w:id="501" w:author="Christian Bermúdez Rivas" w:date="2022-06-24T16:33:00Z"/>
        </w:rPr>
      </w:pPr>
      <w:moveFromRangeStart w:id="502" w:author="Christian Bermúdez Rivas" w:date="2022-06-24T16:33:00Z" w:name="move106980844"/>
      <w:moveFrom w:id="503" w:author="Christian Bermúdez Rivas" w:date="2022-06-24T16:33:00Z">
        <w:r w:rsidRPr="00476F2A" w:rsidDel="00BA17F4">
          <w:t>a = Á</w:t>
        </w:r>
        <w:r w:rsidR="0071456C" w:rsidRPr="00476F2A" w:rsidDel="00BA17F4">
          <w:t>rea del campo óptico o de la cuadrícula utilizada.</w:t>
        </w:r>
      </w:moveFrom>
    </w:p>
    <w:moveFromRangeEnd w:id="502"/>
    <w:p w14:paraId="456B99F0" w14:textId="34E798B6" w:rsidR="0071456C" w:rsidRPr="00476F2A" w:rsidDel="00BA17F4" w:rsidRDefault="00476F2A" w:rsidP="00476F2A">
      <w:pPr>
        <w:rPr>
          <w:del w:id="504" w:author="Christian Bermúdez Rivas" w:date="2022-06-24T16:33:00Z"/>
        </w:rPr>
      </w:pPr>
      <w:del w:id="505" w:author="Christian Bermúdez Rivas" w:date="2022-06-24T16:30:00Z">
        <w:r w:rsidRPr="00476F2A" w:rsidDel="00E9788E">
          <w:delText xml:space="preserve">d </w:delText>
        </w:r>
      </w:del>
      <w:del w:id="506" w:author="Christian Bermúdez Rivas" w:date="2022-06-24T16:33:00Z">
        <w:r w:rsidRPr="00476F2A" w:rsidDel="00BA17F4">
          <w:delText>= F</w:delText>
        </w:r>
        <w:r w:rsidR="0071456C" w:rsidRPr="00476F2A" w:rsidDel="00BA17F4">
          <w:delText xml:space="preserve">actor de dilución </w:delText>
        </w:r>
        <w:r w:rsidR="0071456C" w:rsidRPr="00476F2A" w:rsidDel="00135F60">
          <w:delText xml:space="preserve">o de concentración </w:delText>
        </w:r>
        <w:r w:rsidR="0071456C" w:rsidRPr="00476F2A" w:rsidDel="00BA17F4">
          <w:delText>de la muestra</w:delText>
        </w:r>
        <w:r w:rsidR="0071456C" w:rsidRPr="00476F2A" w:rsidDel="00135F60">
          <w:delText xml:space="preserve"> (diluido un 100%, d= 2, concentrado a la mitad, d= 0, 5), en caso que se haya diluido o concentrado según la densidad de algas.</w:delText>
        </w:r>
      </w:del>
    </w:p>
    <w:p w14:paraId="4BFD57A4" w14:textId="5B5FA052" w:rsidR="0071456C" w:rsidRPr="00476F2A" w:rsidDel="001F264F" w:rsidRDefault="0071456C" w:rsidP="00476F2A">
      <w:pPr>
        <w:rPr>
          <w:del w:id="507" w:author="Christian Bermúdez Rivas" w:date="2022-07-22T17:42:00Z"/>
        </w:rPr>
      </w:pPr>
    </w:p>
    <w:p w14:paraId="5118050B" w14:textId="00992127" w:rsidR="0071456C" w:rsidRPr="00476F2A" w:rsidDel="00313EE5" w:rsidRDefault="0071456C" w:rsidP="00476F2A">
      <w:pPr>
        <w:rPr>
          <w:del w:id="508" w:author="Christian Bermúdez Rivas" w:date="2022-07-22T16:49:00Z"/>
          <w:lang w:val="es-ES"/>
        </w:rPr>
      </w:pPr>
      <w:del w:id="509" w:author="Christian Bermúdez Rivas" w:date="2022-07-22T16:49:00Z">
        <w:r w:rsidRPr="00476F2A" w:rsidDel="00313EE5">
          <w:rPr>
            <w:lang w:val="es-ES"/>
          </w:rPr>
          <w:delText xml:space="preserve">Para el conteo de cámara completa, se expresarán en número de </w:delText>
        </w:r>
      </w:del>
      <w:del w:id="510" w:author="Christian Bermúdez Rivas" w:date="2022-06-24T16:53:00Z">
        <w:r w:rsidRPr="00476F2A" w:rsidDel="000E56F2">
          <w:rPr>
            <w:lang w:val="es-ES"/>
          </w:rPr>
          <w:delText xml:space="preserve">célula </w:delText>
        </w:r>
      </w:del>
      <w:del w:id="511" w:author="Christian Bermúdez Rivas" w:date="2022-07-22T16:49:00Z">
        <w:r w:rsidRPr="00476F2A" w:rsidDel="00313EE5">
          <w:rPr>
            <w:lang w:val="es-ES"/>
          </w:rPr>
          <w:delText>por unidad de volumen (</w:delText>
        </w:r>
      </w:del>
      <w:del w:id="512" w:author="Christian Bermúdez Rivas" w:date="2022-06-24T16:53:00Z">
        <w:r w:rsidRPr="00476F2A" w:rsidDel="000E56F2">
          <w:rPr>
            <w:lang w:val="es-ES"/>
          </w:rPr>
          <w:delText>Cel</w:delText>
        </w:r>
      </w:del>
      <w:del w:id="513" w:author="Christian Bermúdez Rivas" w:date="2022-07-22T16:49:00Z">
        <w:r w:rsidRPr="00476F2A" w:rsidDel="00313EE5">
          <w:rPr>
            <w:lang w:val="es-ES"/>
          </w:rPr>
          <w:delText>/L), según la siguiente formula:</w:delText>
        </w:r>
      </w:del>
    </w:p>
    <w:p w14:paraId="6AF3727F" w14:textId="0D99953C" w:rsidR="00834823" w:rsidRPr="00476F2A" w:rsidDel="00313EE5" w:rsidRDefault="00834823" w:rsidP="00834823">
      <w:pPr>
        <w:rPr>
          <w:del w:id="514" w:author="Christian Bermúdez Rivas" w:date="2022-07-22T16:49:00Z"/>
          <w:lang w:val="es-ES"/>
        </w:rPr>
      </w:pPr>
    </w:p>
    <w:p w14:paraId="2186685D" w14:textId="715FF342" w:rsidR="0071456C" w:rsidRPr="00476F2A" w:rsidDel="00313EE5" w:rsidRDefault="000E56F2" w:rsidP="0071456C">
      <w:pPr>
        <w:spacing w:line="360" w:lineRule="auto"/>
        <w:jc w:val="center"/>
        <w:rPr>
          <w:del w:id="515" w:author="Christian Bermúdez Rivas" w:date="2022-07-22T16:49:00Z"/>
          <w:lang w:val="es-ES"/>
        </w:rPr>
      </w:pPr>
      <m:oMathPara>
        <m:oMath>
          <m:r>
            <w:del w:id="516" w:author="Christian Bermúdez Rivas" w:date="2022-06-24T15:55:00Z">
              <m:rPr>
                <m:sty m:val="p"/>
              </m:rPr>
              <w:rPr>
                <w:rFonts w:ascii="Cambria Math" w:hAnsi="Cambria Math"/>
                <w:lang w:val="es-ES"/>
              </w:rPr>
              <m:t>N</m:t>
            </w:del>
          </m:r>
          <m:r>
            <w:del w:id="517" w:author="Christian Bermúdez Rivas" w:date="2022-07-22T16:49:00Z">
              <m:rPr>
                <m:sty m:val="p"/>
              </m:rPr>
              <w:rPr>
                <w:rFonts w:ascii="Cambria Math" w:hAnsi="Cambria Math"/>
                <w:lang w:val="es-ES"/>
              </w:rPr>
              <m:t>=</m:t>
            </w:del>
          </m:r>
          <m:r>
            <w:del w:id="518" w:author="Christian Bermúdez Rivas" w:date="2022-06-24T15:54:00Z">
              <m:rPr>
                <m:sty m:val="p"/>
              </m:rPr>
              <w:rPr>
                <w:rFonts w:ascii="Cambria Math" w:hAnsi="Cambria Math"/>
                <w:lang w:val="es-ES"/>
              </w:rPr>
              <m:t>X</m:t>
            </w:del>
          </m:r>
          <m:r>
            <w:del w:id="519" w:author="Christian Bermúdez Rivas" w:date="2022-07-22T16:49:00Z">
              <m:rPr>
                <m:sty m:val="p"/>
              </m:rPr>
              <w:rPr>
                <w:rFonts w:ascii="Cambria Math" w:hAnsi="Cambria Math"/>
                <w:lang w:val="es-ES"/>
              </w:rPr>
              <m:t>*</m:t>
            </w:del>
          </m:r>
          <m:r>
            <w:del w:id="520" w:author="Christian Bermúdez Rivas" w:date="2022-06-24T16:31:00Z">
              <m:rPr>
                <m:sty m:val="p"/>
              </m:rPr>
              <w:rPr>
                <w:rFonts w:ascii="Cambria Math" w:hAnsi="Cambria Math"/>
                <w:lang w:val="es-ES"/>
              </w:rPr>
              <m:t>d</m:t>
            </w:del>
          </m:r>
          <m:r>
            <w:del w:id="521" w:author="Christian Bermúdez Rivas" w:date="2022-07-22T16:49:00Z">
              <m:rPr>
                <m:sty m:val="p"/>
              </m:rPr>
              <w:rPr>
                <w:rFonts w:ascii="Cambria Math" w:hAnsi="Cambria Math"/>
                <w:lang w:val="es-ES"/>
              </w:rPr>
              <m:t>/v</m:t>
            </w:del>
          </m:r>
        </m:oMath>
      </m:oMathPara>
    </w:p>
    <w:p w14:paraId="3C5E8ACE" w14:textId="00834F41" w:rsidR="0071456C" w:rsidDel="00313EE5" w:rsidRDefault="0071456C" w:rsidP="00476F2A">
      <w:pPr>
        <w:rPr>
          <w:del w:id="522" w:author="Christian Bermúdez Rivas" w:date="2022-07-22T16:49:00Z"/>
        </w:rPr>
      </w:pPr>
      <w:del w:id="523" w:author="Christian Bermúdez Rivas" w:date="2022-07-22T16:49:00Z">
        <w:r w:rsidRPr="00476F2A" w:rsidDel="00313EE5">
          <w:delText>Donde:</w:delText>
        </w:r>
      </w:del>
    </w:p>
    <w:p w14:paraId="0E392BA5" w14:textId="4884249D" w:rsidR="00476F2A" w:rsidRPr="00476F2A" w:rsidDel="00313EE5" w:rsidRDefault="00476F2A" w:rsidP="00476F2A">
      <w:pPr>
        <w:rPr>
          <w:del w:id="524" w:author="Christian Bermúdez Rivas" w:date="2022-07-22T16:49:00Z"/>
        </w:rPr>
      </w:pPr>
    </w:p>
    <w:p w14:paraId="11FFE492" w14:textId="20F5F371" w:rsidR="0071456C" w:rsidRPr="00476F2A" w:rsidDel="00313EE5" w:rsidRDefault="0071456C" w:rsidP="00476F2A">
      <w:pPr>
        <w:rPr>
          <w:del w:id="525" w:author="Christian Bermúdez Rivas" w:date="2022-07-22T16:49:00Z"/>
        </w:rPr>
      </w:pPr>
      <w:del w:id="526" w:author="Christian Bermúdez Rivas" w:date="2022-06-24T16:53:00Z">
        <w:r w:rsidRPr="00476F2A" w:rsidDel="000E56F2">
          <w:delText>Cel</w:delText>
        </w:r>
      </w:del>
      <w:del w:id="527" w:author="Christian Bermúdez Rivas" w:date="2022-07-22T16:49:00Z">
        <w:r w:rsidRPr="00476F2A" w:rsidDel="00313EE5">
          <w:delText>/L</w:delText>
        </w:r>
      </w:del>
      <w:del w:id="528" w:author="Christian Bermúdez Rivas" w:date="2022-06-24T17:27:00Z">
        <w:r w:rsidRPr="00476F2A" w:rsidDel="00EF21B9">
          <w:delText>:</w:delText>
        </w:r>
      </w:del>
      <w:del w:id="529" w:author="Christian Bermúdez Rivas" w:date="2022-07-22T16:49:00Z">
        <w:r w:rsidRPr="00476F2A" w:rsidDel="00313EE5">
          <w:delText xml:space="preserve"> </w:delText>
        </w:r>
      </w:del>
      <w:del w:id="530" w:author="Christian Bermúdez Rivas" w:date="2022-06-24T16:53:00Z">
        <w:r w:rsidR="00F07BA0" w:rsidDel="000E56F2">
          <w:delText>N</w:delText>
        </w:r>
        <w:r w:rsidRPr="00476F2A" w:rsidDel="000E56F2">
          <w:delText>úmero por unidad de volumen</w:delText>
        </w:r>
      </w:del>
      <w:del w:id="531" w:author="Christian Bermúdez Rivas" w:date="2022-07-22T16:49:00Z">
        <w:r w:rsidRPr="00476F2A" w:rsidDel="00313EE5">
          <w:delText>.</w:delText>
        </w:r>
      </w:del>
    </w:p>
    <w:p w14:paraId="20F05F73" w14:textId="0DF38C84" w:rsidR="0071456C" w:rsidRPr="00476F2A" w:rsidDel="00313EE5" w:rsidRDefault="0071456C" w:rsidP="00476F2A">
      <w:pPr>
        <w:rPr>
          <w:del w:id="532" w:author="Christian Bermúdez Rivas" w:date="2022-07-22T16:49:00Z"/>
        </w:rPr>
      </w:pPr>
      <w:del w:id="533" w:author="Christian Bermúdez Rivas" w:date="2022-06-24T15:54:00Z">
        <w:r w:rsidRPr="00476F2A" w:rsidDel="00F63B7A">
          <w:delText>X</w:delText>
        </w:r>
      </w:del>
      <w:del w:id="534" w:author="Christian Bermúdez Rivas" w:date="2022-07-22T16:49:00Z">
        <w:r w:rsidRPr="00476F2A" w:rsidDel="00313EE5">
          <w:delText xml:space="preserve">= </w:delText>
        </w:r>
        <w:r w:rsidR="00F07BA0" w:rsidDel="00313EE5">
          <w:delText>N</w:delText>
        </w:r>
        <w:r w:rsidRPr="00476F2A" w:rsidDel="00313EE5">
          <w:delText>úmero de</w:delText>
        </w:r>
      </w:del>
      <w:del w:id="535" w:author="Christian Bermúdez Rivas" w:date="2022-06-24T16:01:00Z">
        <w:r w:rsidRPr="00476F2A" w:rsidDel="00F63B7A">
          <w:delText xml:space="preserve"> célula</w:delText>
        </w:r>
      </w:del>
      <w:del w:id="536" w:author="Christian Bermúdez Rivas" w:date="2022-07-22T16:49:00Z">
        <w:r w:rsidRPr="00476F2A" w:rsidDel="00313EE5">
          <w:delText xml:space="preserve"> contad</w:delText>
        </w:r>
      </w:del>
      <w:del w:id="537" w:author="Christian Bermúdez Rivas" w:date="2022-06-24T16:01:00Z">
        <w:r w:rsidRPr="00476F2A" w:rsidDel="00F63B7A">
          <w:delText>a</w:delText>
        </w:r>
      </w:del>
      <w:del w:id="538" w:author="Christian Bermúdez Rivas" w:date="2022-07-22T16:49:00Z">
        <w:r w:rsidRPr="00476F2A" w:rsidDel="00313EE5">
          <w:delText>s.</w:delText>
        </w:r>
      </w:del>
    </w:p>
    <w:p w14:paraId="408A9146" w14:textId="1E908036" w:rsidR="0071456C" w:rsidRPr="00476F2A" w:rsidDel="00313EE5" w:rsidRDefault="0071456C" w:rsidP="00476F2A">
      <w:pPr>
        <w:rPr>
          <w:del w:id="539" w:author="Christian Bermúdez Rivas" w:date="2022-07-22T16:49:00Z"/>
        </w:rPr>
      </w:pPr>
      <w:del w:id="540" w:author="Christian Bermúdez Rivas" w:date="2022-06-24T16:31:00Z">
        <w:r w:rsidRPr="00476F2A" w:rsidDel="00135F60">
          <w:delText>d</w:delText>
        </w:r>
      </w:del>
      <w:del w:id="541" w:author="Christian Bermúdez Rivas" w:date="2022-07-22T16:49:00Z">
        <w:r w:rsidRPr="00476F2A" w:rsidDel="00313EE5">
          <w:delText xml:space="preserve">= </w:delText>
        </w:r>
      </w:del>
      <w:del w:id="542" w:author="Christian Bermúdez Rivas" w:date="2022-06-24T16:01:00Z">
        <w:r w:rsidRPr="00476F2A" w:rsidDel="00F63B7A">
          <w:delText>=</w:delText>
        </w:r>
      </w:del>
      <w:del w:id="543" w:author="Christian Bermúdez Rivas" w:date="2022-07-22T16:49:00Z">
        <w:r w:rsidRPr="00476F2A" w:rsidDel="00313EE5">
          <w:delText xml:space="preserve"> </w:delText>
        </w:r>
        <w:r w:rsidR="00F07BA0" w:rsidDel="00313EE5">
          <w:delText>F</w:delText>
        </w:r>
        <w:r w:rsidRPr="00476F2A" w:rsidDel="00313EE5">
          <w:delText xml:space="preserve">actor de dilución </w:delText>
        </w:r>
      </w:del>
      <w:del w:id="544" w:author="Christian Bermúdez Rivas" w:date="2022-06-24T16:32:00Z">
        <w:r w:rsidRPr="00476F2A" w:rsidDel="00135F60">
          <w:delText xml:space="preserve">o de concentración </w:delText>
        </w:r>
      </w:del>
      <w:del w:id="545" w:author="Christian Bermúdez Rivas" w:date="2022-07-22T16:49:00Z">
        <w:r w:rsidRPr="00476F2A" w:rsidDel="00313EE5">
          <w:delText>de la muestra</w:delText>
        </w:r>
      </w:del>
      <w:del w:id="546" w:author="Christian Bermúdez Rivas" w:date="2022-06-24T16:32:00Z">
        <w:r w:rsidRPr="00476F2A" w:rsidDel="00135F60">
          <w:delText xml:space="preserve"> (diluido un 100%, d= 2, concentrado a la mitad, d= 0, 5), en caso que se haya diluido o concentrado según la densidad de</w:delText>
        </w:r>
      </w:del>
      <w:del w:id="547" w:author="Christian Bermúdez Rivas" w:date="2022-06-24T16:01:00Z">
        <w:r w:rsidRPr="00476F2A" w:rsidDel="00F63B7A">
          <w:delText xml:space="preserve"> algas</w:delText>
        </w:r>
      </w:del>
      <w:del w:id="548" w:author="Christian Bermúdez Rivas" w:date="2022-07-22T16:49:00Z">
        <w:r w:rsidRPr="00476F2A" w:rsidDel="00313EE5">
          <w:delText>.</w:delText>
        </w:r>
      </w:del>
    </w:p>
    <w:p w14:paraId="19F0F3CA" w14:textId="7E9644E6" w:rsidR="00F63B7A" w:rsidRPr="00BB5BB7" w:rsidDel="001F264F" w:rsidRDefault="00F63B7A" w:rsidP="00476F2A">
      <w:pPr>
        <w:rPr>
          <w:del w:id="549" w:author="Christian Bermúdez Rivas" w:date="2022-07-22T17:42:00Z"/>
          <w:lang w:val="es-ES"/>
        </w:rPr>
      </w:pPr>
    </w:p>
    <w:p w14:paraId="734B98D6" w14:textId="77777777" w:rsidR="0071456C" w:rsidRPr="003D6AA9" w:rsidRDefault="0071456C" w:rsidP="0071456C">
      <w:pPr>
        <w:pStyle w:val="Ttulo3"/>
        <w:rPr>
          <w:color w:val="000000"/>
        </w:rPr>
      </w:pPr>
      <w:r w:rsidRPr="003D6AA9">
        <w:t xml:space="preserve">Análisis de la comunidad </w:t>
      </w:r>
      <w:proofErr w:type="spellStart"/>
      <w:r w:rsidRPr="003D6AA9">
        <w:t>mesozooplanctónica</w:t>
      </w:r>
      <w:proofErr w:type="spellEnd"/>
      <w:r w:rsidRPr="003D6AA9">
        <w:t xml:space="preserve"> (</w:t>
      </w:r>
      <w:r w:rsidRPr="003D6AA9">
        <w:rPr>
          <w:color w:val="000000"/>
        </w:rPr>
        <w:t>200 µm -20 mm)</w:t>
      </w:r>
    </w:p>
    <w:p w14:paraId="10691CF2" w14:textId="7A331231" w:rsidR="00731DE9" w:rsidRDefault="00731DE9" w:rsidP="00731DE9">
      <w:pPr>
        <w:rPr>
          <w:b/>
          <w:u w:val="single"/>
          <w:lang w:val="es-ES"/>
        </w:rPr>
      </w:pPr>
    </w:p>
    <w:p w14:paraId="50FA6F17" w14:textId="7BDC01CA" w:rsidR="00DA6946" w:rsidRPr="00EF2634" w:rsidRDefault="00EF2634" w:rsidP="00476F2A">
      <w:pPr>
        <w:rPr>
          <w:rFonts w:eastAsiaTheme="minorEastAsia"/>
        </w:rPr>
      </w:pPr>
      <w:r w:rsidRPr="00EF2634">
        <w:rPr>
          <w:rFonts w:eastAsiaTheme="minorEastAsia"/>
        </w:rPr>
        <w:t xml:space="preserve">A </w:t>
      </w:r>
      <w:r w:rsidR="00B26396" w:rsidRPr="00EF2634">
        <w:rPr>
          <w:rFonts w:eastAsiaTheme="minorEastAsia"/>
        </w:rPr>
        <w:t>continuación,</w:t>
      </w:r>
      <w:r w:rsidRPr="00EF2634">
        <w:rPr>
          <w:rFonts w:eastAsiaTheme="minorEastAsia"/>
        </w:rPr>
        <w:t xml:space="preserve"> se presenta l</w:t>
      </w:r>
      <w:r>
        <w:rPr>
          <w:rFonts w:eastAsiaTheme="minorEastAsia"/>
        </w:rPr>
        <w:t>a ecuación para calcular la densidad de individuos por metro cúbico (m</w:t>
      </w:r>
      <w:r>
        <w:rPr>
          <w:rFonts w:eastAsiaTheme="minorEastAsia"/>
          <w:vertAlign w:val="superscript"/>
        </w:rPr>
        <w:t>-3</w:t>
      </w:r>
      <w:r>
        <w:rPr>
          <w:rFonts w:eastAsiaTheme="minorEastAsia"/>
        </w:rPr>
        <w:t>)</w:t>
      </w:r>
    </w:p>
    <w:p w14:paraId="410F10FF" w14:textId="2A1F0B24" w:rsidR="00DA6946" w:rsidRPr="005C79B9" w:rsidRDefault="00DA6946" w:rsidP="00476F2A">
      <w:pPr>
        <w:rPr>
          <w:rFonts w:eastAsiaTheme="minorEastAsia"/>
        </w:rPr>
      </w:pPr>
      <m:oMathPara>
        <m:oMath>
          <m:r>
            <m:rPr>
              <m:nor/>
            </m:rPr>
            <w:rPr>
              <w:rFonts w:ascii="Cambria Math"/>
              <w:bCs/>
            </w:rPr>
            <m:t>N/</m:t>
          </m:r>
          <m:r>
            <m:rPr>
              <m:nor/>
            </m:rPr>
            <w:rPr>
              <w:bCs/>
            </w:rPr>
            <m:t xml:space="preserve"> m</m:t>
          </m:r>
          <m:r>
            <m:rPr>
              <m:nor/>
            </m:rPr>
            <w:rPr>
              <w:bCs/>
              <w:vertAlign w:val="superscript"/>
            </w:rPr>
            <m:t>-3</m:t>
          </m:r>
          <m:r>
            <m:rPr>
              <m:nor/>
            </m:rPr>
            <m:t xml:space="preserve">  </m:t>
          </m:r>
          <m:r>
            <m:rPr>
              <m:nor/>
            </m:rPr>
            <w:rPr>
              <w:rFonts w:ascii="Cambria Math"/>
            </w:rPr>
            <m:t xml:space="preserve">= </m:t>
          </m:r>
          <m:f>
            <m:fPr>
              <m:ctrlPr>
                <w:rPr>
                  <w:rFonts w:ascii="Cambria Math" w:hAnsi="Cambria Math"/>
                  <w:i/>
                  <w:lang w:val="es-ES"/>
                </w:rPr>
              </m:ctrlPr>
            </m:fPr>
            <m:num>
              <m:r>
                <m:rPr>
                  <m:nor/>
                </m:rPr>
                <m:t xml:space="preserve">N *Vc </m:t>
              </m:r>
            </m:num>
            <m:den>
              <m:r>
                <m:rPr>
                  <m:nor/>
                </m:rPr>
                <w:rPr>
                  <w:rFonts w:ascii="Cambria Math"/>
                </w:rPr>
                <m:t>(</m:t>
              </m:r>
              <m:r>
                <m:rPr>
                  <m:nor/>
                </m:rPr>
                <m:t>A</m:t>
              </m:r>
              <m:r>
                <m:rPr>
                  <m:nor/>
                </m:rPr>
                <w:rPr>
                  <w:rFonts w:ascii="Cambria Math"/>
                </w:rPr>
                <m:t>*n)</m:t>
              </m:r>
              <m:r>
                <m:rPr>
                  <m:nor/>
                </m:rPr>
                <m:t xml:space="preserve"> *</m:t>
              </m:r>
              <m:r>
                <m:rPr>
                  <m:nor/>
                </m:rPr>
                <w:rPr>
                  <w:rFonts w:ascii="Cambria Math"/>
                </w:rPr>
                <m:t xml:space="preserve"> </m:t>
              </m:r>
              <m:r>
                <m:rPr>
                  <m:nor/>
                </m:rPr>
                <m:t>Vf</m:t>
              </m:r>
            </m:den>
          </m:f>
        </m:oMath>
      </m:oMathPara>
    </w:p>
    <w:p w14:paraId="747E5685" w14:textId="77777777" w:rsidR="00DA6946" w:rsidRPr="005C79B9" w:rsidRDefault="00DA6946" w:rsidP="00476F2A">
      <w:pPr>
        <w:rPr>
          <w:rFonts w:eastAsiaTheme="minorEastAsia"/>
        </w:rPr>
      </w:pPr>
    </w:p>
    <w:p w14:paraId="337CC32F" w14:textId="0AD6FB96" w:rsidR="00731DE9" w:rsidRDefault="00476F2A" w:rsidP="00476F2A">
      <w:pPr>
        <w:rPr>
          <w:rFonts w:eastAsiaTheme="minorEastAsia"/>
          <w:lang w:val="es-ES"/>
        </w:rPr>
      </w:pPr>
      <w:r>
        <w:rPr>
          <w:rFonts w:eastAsiaTheme="minorEastAsia"/>
          <w:lang w:val="es-ES"/>
        </w:rPr>
        <w:t xml:space="preserve">Donde: </w:t>
      </w:r>
    </w:p>
    <w:p w14:paraId="1756314D" w14:textId="77777777" w:rsidR="00476F2A" w:rsidRPr="00476F2A" w:rsidRDefault="00476F2A" w:rsidP="00476F2A">
      <w:pPr>
        <w:rPr>
          <w:rFonts w:eastAsiaTheme="minorEastAsia"/>
          <w:lang w:val="es-ES"/>
        </w:rPr>
      </w:pPr>
    </w:p>
    <w:p w14:paraId="5458B1B9" w14:textId="7198C77B" w:rsidR="00731DE9" w:rsidRPr="00476F2A" w:rsidRDefault="00731DE9" w:rsidP="00476F2A">
      <w:pPr>
        <w:rPr>
          <w:lang w:val="es-ES"/>
        </w:rPr>
      </w:pPr>
      <w:r w:rsidRPr="00476F2A">
        <w:rPr>
          <w:lang w:val="es-ES"/>
        </w:rPr>
        <w:t>N / m</w:t>
      </w:r>
      <w:r w:rsidRPr="00476F2A">
        <w:rPr>
          <w:vertAlign w:val="superscript"/>
          <w:lang w:val="es-ES"/>
        </w:rPr>
        <w:t xml:space="preserve">3 </w:t>
      </w:r>
      <w:r w:rsidRPr="00476F2A">
        <w:rPr>
          <w:lang w:val="es-ES"/>
        </w:rPr>
        <w:t>= Densidad de individuos en</w:t>
      </w:r>
      <w:ins w:id="550" w:author="Christian Bermúdez Rivas" w:date="2022-06-24T17:36:00Z">
        <w:r w:rsidR="00AA5067">
          <w:rPr>
            <w:lang w:val="es-ES"/>
          </w:rPr>
          <w:t xml:space="preserve"> </w:t>
        </w:r>
      </w:ins>
      <w:del w:id="551" w:author="Christian Bermúdez Rivas" w:date="2022-06-24T17:36:00Z">
        <w:r w:rsidRPr="00476F2A" w:rsidDel="00AA5067">
          <w:rPr>
            <w:lang w:val="es-ES"/>
          </w:rPr>
          <w:delText xml:space="preserve"> 1000 </w:delText>
        </w:r>
      </w:del>
      <w:r w:rsidRPr="00476F2A">
        <w:rPr>
          <w:lang w:val="es-ES"/>
        </w:rPr>
        <w:t>m</w:t>
      </w:r>
      <w:r w:rsidRPr="00476F2A">
        <w:rPr>
          <w:vertAlign w:val="superscript"/>
          <w:lang w:val="es-ES"/>
        </w:rPr>
        <w:t>3</w:t>
      </w:r>
      <w:r w:rsidRPr="00476F2A">
        <w:rPr>
          <w:lang w:val="es-ES"/>
        </w:rPr>
        <w:t>. Si necesita reportar en unidades de volumen diferentes, aplique el factor de conversión necesario.</w:t>
      </w:r>
    </w:p>
    <w:p w14:paraId="69A6E344" w14:textId="77777777" w:rsidR="00731DE9" w:rsidRPr="00476F2A" w:rsidRDefault="00731DE9" w:rsidP="00476F2A">
      <w:pPr>
        <w:rPr>
          <w:lang w:val="es-ES"/>
        </w:rPr>
      </w:pPr>
      <w:r w:rsidRPr="00476F2A">
        <w:rPr>
          <w:lang w:val="es-ES"/>
        </w:rPr>
        <w:t>N= Número de individuos contados por alícuota en la cámara de conteo.</w:t>
      </w:r>
    </w:p>
    <w:p w14:paraId="42699878" w14:textId="3862A807" w:rsidR="00731DE9" w:rsidRPr="00476F2A" w:rsidRDefault="00731DE9" w:rsidP="00476F2A">
      <w:pPr>
        <w:rPr>
          <w:lang w:val="es-ES"/>
        </w:rPr>
      </w:pPr>
      <w:proofErr w:type="spellStart"/>
      <w:r w:rsidRPr="00476F2A">
        <w:rPr>
          <w:lang w:val="es-ES"/>
        </w:rPr>
        <w:t>Vc</w:t>
      </w:r>
      <w:proofErr w:type="spellEnd"/>
      <w:r w:rsidRPr="00476F2A">
        <w:rPr>
          <w:lang w:val="es-ES"/>
        </w:rPr>
        <w:t xml:space="preserve">= Volumen concentrado inicial de la muestra </w:t>
      </w:r>
      <w:r w:rsidR="00CA2608">
        <w:rPr>
          <w:lang w:val="es-ES"/>
        </w:rPr>
        <w:t xml:space="preserve">en </w:t>
      </w:r>
      <w:r w:rsidR="00BB5BB7">
        <w:rPr>
          <w:lang w:val="es-ES"/>
        </w:rPr>
        <w:t xml:space="preserve">ml </w:t>
      </w:r>
    </w:p>
    <w:p w14:paraId="680B1B98" w14:textId="0A817381" w:rsidR="00731DE9" w:rsidRPr="00476F2A" w:rsidRDefault="00731DE9" w:rsidP="00476F2A">
      <w:pPr>
        <w:rPr>
          <w:lang w:val="es-ES"/>
        </w:rPr>
      </w:pPr>
      <w:r w:rsidRPr="00476F2A">
        <w:rPr>
          <w:lang w:val="es-ES"/>
        </w:rPr>
        <w:lastRenderedPageBreak/>
        <w:t xml:space="preserve">A= Volumen de la alícuota tomada con la pipeta </w:t>
      </w:r>
      <w:proofErr w:type="spellStart"/>
      <w:r w:rsidRPr="00476F2A">
        <w:rPr>
          <w:lang w:val="es-ES"/>
        </w:rPr>
        <w:t>Hensen-Stempel</w:t>
      </w:r>
      <w:proofErr w:type="spellEnd"/>
      <w:r w:rsidR="00CA2608">
        <w:rPr>
          <w:lang w:val="es-ES"/>
        </w:rPr>
        <w:t xml:space="preserve"> en </w:t>
      </w:r>
      <w:r w:rsidR="003354FC">
        <w:rPr>
          <w:lang w:val="es-ES"/>
        </w:rPr>
        <w:t>ml</w:t>
      </w:r>
      <w:r w:rsidR="00CA2608">
        <w:rPr>
          <w:lang w:val="es-ES"/>
        </w:rPr>
        <w:t>.</w:t>
      </w:r>
    </w:p>
    <w:p w14:paraId="0D2E748F" w14:textId="77777777" w:rsidR="00731DE9" w:rsidRPr="00476F2A" w:rsidRDefault="00731DE9" w:rsidP="00476F2A">
      <w:pPr>
        <w:rPr>
          <w:lang w:val="es-ES"/>
        </w:rPr>
      </w:pPr>
      <w:r w:rsidRPr="00476F2A">
        <w:rPr>
          <w:lang w:val="es-ES"/>
        </w:rPr>
        <w:t xml:space="preserve">n= Número de alícuotas tomadas con la pipeta </w:t>
      </w:r>
      <w:proofErr w:type="spellStart"/>
      <w:r w:rsidRPr="00476F2A">
        <w:rPr>
          <w:lang w:val="es-ES"/>
        </w:rPr>
        <w:t>Hensen-Stempel</w:t>
      </w:r>
      <w:proofErr w:type="spellEnd"/>
    </w:p>
    <w:p w14:paraId="4A3A395C" w14:textId="76F919F9" w:rsidR="00731DE9" w:rsidRPr="00CA2608" w:rsidRDefault="00731DE9" w:rsidP="00476F2A">
      <w:pPr>
        <w:rPr>
          <w:lang w:val="es-ES"/>
        </w:rPr>
      </w:pPr>
      <w:proofErr w:type="spellStart"/>
      <w:r w:rsidRPr="00476F2A">
        <w:rPr>
          <w:lang w:val="es-ES"/>
        </w:rPr>
        <w:t>Vf</w:t>
      </w:r>
      <w:proofErr w:type="spellEnd"/>
      <w:r w:rsidRPr="00476F2A">
        <w:rPr>
          <w:lang w:val="es-ES"/>
        </w:rPr>
        <w:t>= Volumen filtrado de la muestra</w:t>
      </w:r>
      <w:r w:rsidR="00CA2608">
        <w:rPr>
          <w:lang w:val="es-ES"/>
        </w:rPr>
        <w:t xml:space="preserve"> en m</w:t>
      </w:r>
      <w:r w:rsidR="00CA2608">
        <w:rPr>
          <w:vertAlign w:val="superscript"/>
          <w:lang w:val="es-ES"/>
        </w:rPr>
        <w:t>3</w:t>
      </w:r>
    </w:p>
    <w:p w14:paraId="36B76D18" w14:textId="77777777" w:rsidR="00731DE9" w:rsidRPr="00476F2A" w:rsidRDefault="00731DE9" w:rsidP="00476F2A">
      <w:pPr>
        <w:rPr>
          <w:lang w:val="es-ES"/>
        </w:rPr>
      </w:pPr>
    </w:p>
    <w:p w14:paraId="308C0B58" w14:textId="02789E0A" w:rsidR="00731DE9" w:rsidRPr="00386F4D" w:rsidRDefault="00731DE9" w:rsidP="00386F4D">
      <w:pPr>
        <w:pStyle w:val="Ttulo3"/>
        <w:rPr>
          <w:rFonts w:eastAsia="Times New Roman"/>
          <w:color w:val="000000"/>
          <w:lang w:val="es-CO"/>
        </w:rPr>
      </w:pPr>
      <w:r w:rsidRPr="00E5686E">
        <w:t xml:space="preserve">Densidad </w:t>
      </w:r>
      <w:r w:rsidR="00386F4D" w:rsidRPr="003D6AA9">
        <w:t xml:space="preserve">de la comunidad </w:t>
      </w:r>
      <w:proofErr w:type="spellStart"/>
      <w:r w:rsidR="00386F4D" w:rsidRPr="003D6AA9">
        <w:t>zooplanctónica</w:t>
      </w:r>
      <w:proofErr w:type="spellEnd"/>
      <w:r w:rsidR="00386F4D" w:rsidRPr="003D6AA9">
        <w:t xml:space="preserve"> perteneciente al </w:t>
      </w:r>
      <w:proofErr w:type="spellStart"/>
      <w:r w:rsidR="00386F4D" w:rsidRPr="003D6AA9">
        <w:t>macroplancton</w:t>
      </w:r>
      <w:proofErr w:type="spellEnd"/>
      <w:r w:rsidR="00386F4D" w:rsidRPr="003D6AA9">
        <w:t xml:space="preserve"> </w:t>
      </w:r>
      <w:r w:rsidR="00386F4D" w:rsidRPr="003D6AA9">
        <w:rPr>
          <w:rFonts w:eastAsia="Times New Roman"/>
          <w:color w:val="000000"/>
          <w:lang w:val="es-CO"/>
        </w:rPr>
        <w:t xml:space="preserve">(2 - 20 cm) y </w:t>
      </w:r>
      <w:proofErr w:type="spellStart"/>
      <w:r w:rsidR="00386F4D" w:rsidRPr="003D6AA9">
        <w:rPr>
          <w:rFonts w:eastAsia="Times New Roman"/>
          <w:color w:val="000000"/>
          <w:lang w:val="es-CO"/>
        </w:rPr>
        <w:t>megaloplancton</w:t>
      </w:r>
      <w:proofErr w:type="spellEnd"/>
      <w:r w:rsidR="00386F4D" w:rsidRPr="003D6AA9">
        <w:rPr>
          <w:rFonts w:eastAsia="Times New Roman"/>
          <w:color w:val="000000"/>
          <w:lang w:val="es-CO"/>
        </w:rPr>
        <w:t xml:space="preserve"> (20 cm - 2 m)</w:t>
      </w:r>
    </w:p>
    <w:p w14:paraId="03959238" w14:textId="77777777" w:rsidR="00731DE9" w:rsidRPr="00E5686E" w:rsidRDefault="00731DE9" w:rsidP="00731DE9">
      <w:pPr>
        <w:rPr>
          <w:b/>
          <w:u w:val="single"/>
          <w:lang w:val="es-ES"/>
        </w:rPr>
      </w:pPr>
    </w:p>
    <w:p w14:paraId="1C1713CF" w14:textId="1ADD418F" w:rsidR="00731DE9" w:rsidRPr="00E5686E" w:rsidRDefault="00731DE9" w:rsidP="00731DE9">
      <w:pPr>
        <w:rPr>
          <w:lang w:val="es-ES"/>
        </w:rPr>
      </w:pPr>
      <m:oMathPara>
        <m:oMath>
          <m:r>
            <m:rPr>
              <m:nor/>
            </m:rPr>
            <w:rPr>
              <w:lang w:val="es-ES"/>
            </w:rPr>
            <m:t>No.org 1000 m</m:t>
          </m:r>
          <m:r>
            <m:rPr>
              <m:nor/>
            </m:rPr>
            <w:rPr>
              <w:vertAlign w:val="superscript"/>
              <w:lang w:val="es-ES"/>
            </w:rPr>
            <m:t>-3</m:t>
          </m:r>
          <m:r>
            <m:rPr>
              <m:nor/>
            </m:rPr>
            <w:rPr>
              <w:lang w:val="es-ES"/>
            </w:rPr>
            <m:t xml:space="preserve">  = (N/</m:t>
          </m:r>
          <w:proofErr w:type="spellStart"/>
          <m:r>
            <m:rPr>
              <m:nor/>
            </m:rPr>
            <w:rPr>
              <w:lang w:val="es-ES"/>
            </w:rPr>
            <m:t>Vf</m:t>
          </m:r>
          <w:proofErr w:type="spellEnd"/>
          <m:r>
            <m:rPr>
              <m:nor/>
            </m:rPr>
            <w:rPr>
              <w:lang w:val="es-ES"/>
            </w:rPr>
            <m:t>)*1000</m:t>
          </m:r>
        </m:oMath>
      </m:oMathPara>
    </w:p>
    <w:p w14:paraId="3C5FBF25" w14:textId="77777777" w:rsidR="00731DE9" w:rsidRPr="00E5686E" w:rsidRDefault="00731DE9" w:rsidP="00731DE9">
      <w:pPr>
        <w:rPr>
          <w:b/>
          <w:u w:val="single"/>
          <w:lang w:val="es-ES"/>
        </w:rPr>
      </w:pPr>
    </w:p>
    <w:p w14:paraId="4F3B03D2" w14:textId="75F08B71" w:rsidR="00476F2A" w:rsidRPr="00476F2A" w:rsidRDefault="00476F2A" w:rsidP="00476F2A">
      <w:pPr>
        <w:rPr>
          <w:lang w:val="es-ES"/>
        </w:rPr>
      </w:pPr>
      <w:r w:rsidRPr="00476F2A">
        <w:rPr>
          <w:lang w:val="es-ES"/>
        </w:rPr>
        <w:t xml:space="preserve">Donde: </w:t>
      </w:r>
    </w:p>
    <w:p w14:paraId="28226078" w14:textId="77777777" w:rsidR="00476F2A" w:rsidRPr="00476F2A" w:rsidRDefault="00476F2A" w:rsidP="00476F2A">
      <w:pPr>
        <w:rPr>
          <w:lang w:val="es-ES"/>
        </w:rPr>
      </w:pPr>
    </w:p>
    <w:p w14:paraId="4034CB34" w14:textId="51629D57" w:rsidR="00731DE9" w:rsidRPr="00476F2A" w:rsidRDefault="00731DE9" w:rsidP="00476F2A">
      <w:pPr>
        <w:rPr>
          <w:lang w:val="es-ES"/>
        </w:rPr>
      </w:pPr>
      <w:r w:rsidRPr="00476F2A">
        <w:rPr>
          <w:lang w:val="es-ES"/>
        </w:rPr>
        <w:t>No.org /1000 m</w:t>
      </w:r>
      <w:r w:rsidRPr="00476F2A">
        <w:rPr>
          <w:vertAlign w:val="superscript"/>
          <w:lang w:val="es-ES"/>
        </w:rPr>
        <w:t xml:space="preserve">3 </w:t>
      </w:r>
      <w:r w:rsidRPr="00476F2A">
        <w:rPr>
          <w:lang w:val="es-ES"/>
        </w:rPr>
        <w:t>= Densidad de individuos en 1000 m</w:t>
      </w:r>
      <w:r w:rsidRPr="00476F2A">
        <w:rPr>
          <w:vertAlign w:val="superscript"/>
          <w:lang w:val="es-ES"/>
        </w:rPr>
        <w:t>3</w:t>
      </w:r>
    </w:p>
    <w:p w14:paraId="44645EC9" w14:textId="77777777" w:rsidR="00731DE9" w:rsidRPr="00476F2A" w:rsidRDefault="00731DE9" w:rsidP="00476F2A">
      <w:pPr>
        <w:rPr>
          <w:lang w:val="es-ES"/>
        </w:rPr>
      </w:pPr>
      <w:r w:rsidRPr="00476F2A">
        <w:rPr>
          <w:lang w:val="es-ES"/>
        </w:rPr>
        <w:t>N= Número de individuos contados en la muestra</w:t>
      </w:r>
    </w:p>
    <w:p w14:paraId="59951724" w14:textId="6DFC5C24" w:rsidR="00731DE9" w:rsidRPr="0052006A" w:rsidRDefault="00731DE9" w:rsidP="00476F2A">
      <w:pPr>
        <w:rPr>
          <w:vertAlign w:val="superscript"/>
          <w:lang w:val="es-ES"/>
        </w:rPr>
      </w:pPr>
      <w:proofErr w:type="spellStart"/>
      <w:r w:rsidRPr="00476F2A">
        <w:rPr>
          <w:lang w:val="es-ES"/>
        </w:rPr>
        <w:t>Vf</w:t>
      </w:r>
      <w:proofErr w:type="spellEnd"/>
      <w:r w:rsidRPr="00476F2A">
        <w:rPr>
          <w:lang w:val="es-ES"/>
        </w:rPr>
        <w:t>= Volumen filtrado de la muestra</w:t>
      </w:r>
      <w:r w:rsidR="0052006A">
        <w:rPr>
          <w:lang w:val="es-ES"/>
        </w:rPr>
        <w:t xml:space="preserve"> en m</w:t>
      </w:r>
      <w:r w:rsidR="0052006A">
        <w:rPr>
          <w:vertAlign w:val="superscript"/>
          <w:lang w:val="es-ES"/>
        </w:rPr>
        <w:t>3</w:t>
      </w:r>
    </w:p>
    <w:p w14:paraId="7F4B36AC" w14:textId="037D61C5" w:rsidR="008C3072" w:rsidRDefault="008C3072" w:rsidP="00476F2A">
      <w:pPr>
        <w:rPr>
          <w:lang w:val="es-ES"/>
        </w:rPr>
      </w:pPr>
    </w:p>
    <w:p w14:paraId="69346953" w14:textId="77777777" w:rsidR="008C3072" w:rsidRPr="00AC42C8" w:rsidRDefault="008C3072" w:rsidP="008C3072">
      <w:pPr>
        <w:pStyle w:val="Ttulo3"/>
        <w:rPr>
          <w:lang w:eastAsia="es-ES"/>
        </w:rPr>
      </w:pPr>
      <w:r w:rsidRPr="00AC42C8">
        <w:rPr>
          <w:lang w:eastAsia="es-ES"/>
        </w:rPr>
        <w:t>Precisión</w:t>
      </w:r>
    </w:p>
    <w:p w14:paraId="1AB97B48" w14:textId="77777777" w:rsidR="008C3072" w:rsidRDefault="008C3072" w:rsidP="008C3072">
      <w:pPr>
        <w:rPr>
          <w:rFonts w:eastAsia="Times New Roman"/>
          <w:lang w:val="es-ES" w:eastAsia="es-ES"/>
        </w:rPr>
      </w:pPr>
    </w:p>
    <w:p w14:paraId="58BB42BC" w14:textId="77777777" w:rsidR="008C3072" w:rsidRPr="00AC42C8" w:rsidRDefault="008C3072" w:rsidP="008C3072">
      <w:pPr>
        <w:rPr>
          <w:rFonts w:eastAsia="Times New Roman"/>
          <w:lang w:val="es-ES" w:eastAsia="es-ES"/>
        </w:rPr>
      </w:pPr>
      <w:r>
        <w:rPr>
          <w:rFonts w:eastAsia="Times New Roman"/>
          <w:lang w:val="es-ES" w:eastAsia="es-ES"/>
        </w:rPr>
        <w:t>Asumiendo una distribución Poisson de los individuos contados, la precisión, a un nivel de confianza del 95%, se puede calcular con la siguiente ecuación:</w:t>
      </w:r>
    </w:p>
    <w:p w14:paraId="22FC0E60" w14:textId="77777777" w:rsidR="008C3072" w:rsidRDefault="008C3072" w:rsidP="008C3072">
      <w:pPr>
        <w:rPr>
          <w:rFonts w:eastAsia="Times New Roman"/>
          <w:lang w:val="es-ES" w:eastAsia="es-ES"/>
        </w:rPr>
      </w:pPr>
    </w:p>
    <w:p w14:paraId="3AC037D1" w14:textId="77777777" w:rsidR="008C3072" w:rsidRDefault="008C3072" w:rsidP="008C3072">
      <w:pPr>
        <w:jc w:val="center"/>
        <w:rPr>
          <w:rFonts w:eastAsia="Times New Roman"/>
        </w:rPr>
      </w:pPr>
      <w:r w:rsidRPr="00AC42C8">
        <w:rPr>
          <w:rFonts w:eastAsia="Times New Roman"/>
        </w:rPr>
        <w:t xml:space="preserve">Precisión % = </w:t>
      </w:r>
      <m:oMath>
        <m:r>
          <w:rPr>
            <w:rFonts w:ascii="Cambria Math" w:eastAsia="Times New Roman" w:hAnsi="Cambria Math"/>
          </w:rPr>
          <m:t>±2 (</m:t>
        </m:r>
        <m:f>
          <m:fPr>
            <m:type m:val="skw"/>
            <m:ctrlPr>
              <w:rPr>
                <w:rFonts w:ascii="Cambria Math" w:eastAsia="Times New Roman" w:hAnsi="Cambria Math"/>
                <w:i/>
              </w:rPr>
            </m:ctrlPr>
          </m:fPr>
          <m:num>
            <m:r>
              <w:rPr>
                <w:rFonts w:ascii="Cambria Math" w:eastAsia="Times New Roman" w:hAnsi="Cambria Math"/>
              </w:rPr>
              <m:t>100</m:t>
            </m:r>
          </m:num>
          <m:den>
            <m:rad>
              <m:radPr>
                <m:degHide m:val="1"/>
                <m:ctrlPr>
                  <w:rPr>
                    <w:rFonts w:ascii="Cambria Math" w:eastAsia="Times New Roman" w:hAnsi="Cambria Math"/>
                    <w:i/>
                  </w:rPr>
                </m:ctrlPr>
              </m:radPr>
              <m:deg/>
              <m:e>
                <m:r>
                  <w:rPr>
                    <w:rFonts w:ascii="Cambria Math" w:eastAsia="Times New Roman" w:hAnsi="Cambria Math"/>
                  </w:rPr>
                  <m:t>número de individuos</m:t>
                </m:r>
              </m:e>
            </m:rad>
          </m:den>
        </m:f>
        <m:r>
          <w:rPr>
            <w:rFonts w:ascii="Cambria Math" w:eastAsia="Times New Roman" w:hAnsi="Cambria Math"/>
          </w:rPr>
          <m:t>)</m:t>
        </m:r>
      </m:oMath>
    </w:p>
    <w:p w14:paraId="7B2A1694" w14:textId="77777777" w:rsidR="008C3072" w:rsidRDefault="008C3072" w:rsidP="008C3072">
      <w:pPr>
        <w:jc w:val="center"/>
      </w:pPr>
    </w:p>
    <w:p w14:paraId="6E846303" w14:textId="194D5045" w:rsidR="00BB53C0" w:rsidRPr="00162745" w:rsidRDefault="008C3072" w:rsidP="00162745">
      <w:pPr>
        <w:rPr>
          <w:rFonts w:eastAsia="Times New Roman"/>
          <w:lang w:val="es-ES" w:eastAsia="es-ES"/>
        </w:rPr>
      </w:pPr>
      <w:r>
        <w:rPr>
          <w:rFonts w:eastAsia="Times New Roman"/>
          <w:lang w:val="es-ES" w:eastAsia="es-ES"/>
        </w:rPr>
        <w:t xml:space="preserve">Con respecto al número de individuos, para aumentar la precisión al doble se debe cuadruplicar el esfuerzo de conteo, como lo muestra la </w:t>
      </w:r>
      <w:r w:rsidRPr="00AC42C8">
        <w:rPr>
          <w:rFonts w:eastAsia="Times New Roman"/>
          <w:lang w:val="es-ES" w:eastAsia="es-ES"/>
        </w:rPr>
        <w:fldChar w:fldCharType="begin"/>
      </w:r>
      <w:r w:rsidRPr="00AC42C8">
        <w:rPr>
          <w:rFonts w:eastAsia="Times New Roman"/>
          <w:lang w:val="es-ES" w:eastAsia="es-ES"/>
        </w:rPr>
        <w:instrText xml:space="preserve"> REF _Ref57302197 \h  \* MERGEFORMAT </w:instrText>
      </w:r>
      <w:r w:rsidRPr="00AC42C8">
        <w:rPr>
          <w:rFonts w:eastAsia="Times New Roman"/>
          <w:lang w:val="es-ES" w:eastAsia="es-ES"/>
        </w:rPr>
      </w:r>
      <w:r w:rsidRPr="00AC42C8">
        <w:rPr>
          <w:rFonts w:eastAsia="Times New Roman"/>
          <w:lang w:val="es-ES" w:eastAsia="es-ES"/>
        </w:rPr>
        <w:fldChar w:fldCharType="separate"/>
      </w:r>
      <w:r w:rsidR="00D76EF0" w:rsidRPr="00D76EF0">
        <w:t xml:space="preserve">Tabla </w:t>
      </w:r>
      <w:r w:rsidR="00D76EF0" w:rsidRPr="00D76EF0">
        <w:rPr>
          <w:noProof/>
        </w:rPr>
        <w:t>2</w:t>
      </w:r>
      <w:r w:rsidRPr="00AC42C8">
        <w:rPr>
          <w:rFonts w:eastAsia="Times New Roman"/>
          <w:lang w:val="es-ES" w:eastAsia="es-ES"/>
        </w:rPr>
        <w:fldChar w:fldCharType="end"/>
      </w:r>
      <w:r>
        <w:rPr>
          <w:rFonts w:eastAsia="Times New Roman"/>
          <w:lang w:val="es-ES" w:eastAsia="es-ES"/>
        </w:rPr>
        <w:t xml:space="preserve"> </w:t>
      </w:r>
      <w:r w:rsidRPr="00AC42C8">
        <w:rPr>
          <w:rFonts w:eastAsia="Times New Roman"/>
          <w:lang w:val="es-ES" w:eastAsia="es-ES"/>
        </w:rPr>
        <w:t>(</w:t>
      </w:r>
      <w:proofErr w:type="spellStart"/>
      <w:r w:rsidRPr="00AC42C8">
        <w:rPr>
          <w:rFonts w:eastAsia="Times New Roman"/>
          <w:lang w:val="es-ES" w:eastAsia="es-ES"/>
        </w:rPr>
        <w:t>Venrick</w:t>
      </w:r>
      <w:proofErr w:type="spellEnd"/>
      <w:r w:rsidRPr="00AC42C8">
        <w:rPr>
          <w:rFonts w:eastAsia="Times New Roman"/>
          <w:lang w:val="es-ES" w:eastAsia="es-ES"/>
        </w:rPr>
        <w:t xml:space="preserve">, 1978, </w:t>
      </w:r>
      <w:proofErr w:type="spellStart"/>
      <w:r w:rsidRPr="00AC42C8">
        <w:rPr>
          <w:rFonts w:eastAsia="Times New Roman"/>
          <w:lang w:val="es-ES" w:eastAsia="es-ES"/>
        </w:rPr>
        <w:t>Edler</w:t>
      </w:r>
      <w:proofErr w:type="spellEnd"/>
      <w:r w:rsidRPr="00AC42C8">
        <w:rPr>
          <w:rFonts w:eastAsia="Times New Roman"/>
          <w:lang w:val="es-ES" w:eastAsia="es-ES"/>
        </w:rPr>
        <w:t xml:space="preserve"> 1979). </w:t>
      </w:r>
      <w:bookmarkStart w:id="552" w:name="_Ref57302197"/>
    </w:p>
    <w:p w14:paraId="08120F1F" w14:textId="77777777" w:rsidR="00BB53C0" w:rsidRPr="00BB5BB7" w:rsidRDefault="00BB53C0" w:rsidP="00BB5BB7">
      <w:pPr>
        <w:pStyle w:val="Prrafodelista"/>
        <w:ind w:left="0"/>
        <w:rPr>
          <w:sz w:val="18"/>
        </w:rPr>
      </w:pPr>
    </w:p>
    <w:p w14:paraId="49C7B49A" w14:textId="3BC16CA6" w:rsidR="00BB53C0" w:rsidRPr="00BB53C0" w:rsidRDefault="008C3072" w:rsidP="00BB53C0">
      <w:pPr>
        <w:pStyle w:val="Prrafodelista"/>
        <w:ind w:left="0"/>
        <w:rPr>
          <w:sz w:val="18"/>
        </w:rPr>
      </w:pPr>
      <w:r w:rsidRPr="00BB53C0">
        <w:rPr>
          <w:sz w:val="18"/>
        </w:rPr>
        <w:t xml:space="preserve">Tabla </w:t>
      </w:r>
      <w:r w:rsidRPr="00BB53C0">
        <w:rPr>
          <w:sz w:val="18"/>
        </w:rPr>
        <w:fldChar w:fldCharType="begin"/>
      </w:r>
      <w:r w:rsidRPr="00BB53C0">
        <w:rPr>
          <w:sz w:val="18"/>
        </w:rPr>
        <w:instrText xml:space="preserve"> SEQ Tabla \* ARABIC </w:instrText>
      </w:r>
      <w:r w:rsidRPr="00BB53C0">
        <w:rPr>
          <w:sz w:val="18"/>
        </w:rPr>
        <w:fldChar w:fldCharType="separate"/>
      </w:r>
      <w:r w:rsidR="00107604">
        <w:rPr>
          <w:noProof/>
          <w:sz w:val="18"/>
        </w:rPr>
        <w:t>2</w:t>
      </w:r>
      <w:r w:rsidRPr="00BB53C0">
        <w:rPr>
          <w:sz w:val="18"/>
        </w:rPr>
        <w:fldChar w:fldCharType="end"/>
      </w:r>
      <w:bookmarkEnd w:id="552"/>
      <w:r w:rsidRPr="00BB53C0">
        <w:rPr>
          <w:sz w:val="18"/>
        </w:rPr>
        <w:t xml:space="preserve">. </w:t>
      </w:r>
    </w:p>
    <w:p w14:paraId="7A039EC3" w14:textId="0838B1F3" w:rsidR="008C3072" w:rsidRDefault="008C3072" w:rsidP="00BB5BB7">
      <w:pPr>
        <w:pStyle w:val="Prrafodelista"/>
        <w:ind w:left="0"/>
        <w:rPr>
          <w:bCs/>
          <w:sz w:val="18"/>
        </w:rPr>
      </w:pPr>
      <w:r w:rsidRPr="00C63511">
        <w:rPr>
          <w:sz w:val="18"/>
        </w:rPr>
        <w:t>Relación entre el número de individuos contadas y límites de confianza de 95% con el nivel de significancia (</w:t>
      </w:r>
      <w:proofErr w:type="spellStart"/>
      <w:r w:rsidRPr="00C63511">
        <w:rPr>
          <w:sz w:val="18"/>
        </w:rPr>
        <w:t>Edler</w:t>
      </w:r>
      <w:proofErr w:type="spellEnd"/>
      <w:r w:rsidRPr="00C63511">
        <w:rPr>
          <w:sz w:val="18"/>
        </w:rPr>
        <w:t xml:space="preserve">, 1979; Andersen and </w:t>
      </w:r>
      <w:proofErr w:type="spellStart"/>
      <w:r w:rsidRPr="00C63511">
        <w:rPr>
          <w:sz w:val="18"/>
        </w:rPr>
        <w:t>Trondsen</w:t>
      </w:r>
      <w:proofErr w:type="spellEnd"/>
      <w:r w:rsidRPr="00C63511">
        <w:rPr>
          <w:sz w:val="18"/>
        </w:rPr>
        <w:t>, 2004).</w:t>
      </w:r>
    </w:p>
    <w:p w14:paraId="020F79E5" w14:textId="77777777" w:rsidR="00BB53C0" w:rsidRPr="00BB53C0" w:rsidRDefault="00BB53C0" w:rsidP="00BB53C0">
      <w:pPr>
        <w:pStyle w:val="Prrafodelista"/>
        <w:ind w:left="0"/>
        <w:rPr>
          <w:sz w:val="18"/>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525"/>
        <w:gridCol w:w="1155"/>
        <w:gridCol w:w="2328"/>
      </w:tblGrid>
      <w:tr w:rsidR="00C63511" w:rsidRPr="00530ED5" w14:paraId="044D6783" w14:textId="77777777" w:rsidTr="00BB53C0">
        <w:trPr>
          <w:trHeight w:val="320"/>
          <w:tblHeader/>
          <w:jc w:val="center"/>
        </w:trPr>
        <w:tc>
          <w:tcPr>
            <w:tcW w:w="1525" w:type="dxa"/>
            <w:shd w:val="clear" w:color="auto" w:fill="F2F2F2" w:themeFill="background1" w:themeFillShade="F2"/>
            <w:vAlign w:val="center"/>
            <w:hideMark/>
          </w:tcPr>
          <w:p w14:paraId="77EE8CE8" w14:textId="77777777" w:rsidR="008C3072" w:rsidRPr="00BB5BB7" w:rsidRDefault="008C3072" w:rsidP="005C79B9">
            <w:pPr>
              <w:spacing w:line="276" w:lineRule="auto"/>
              <w:jc w:val="center"/>
              <w:rPr>
                <w:b/>
                <w:color w:val="000000"/>
              </w:rPr>
            </w:pPr>
            <w:r w:rsidRPr="00BB5BB7">
              <w:rPr>
                <w:b/>
                <w:color w:val="000000"/>
              </w:rPr>
              <w:t>No. de células contadas</w:t>
            </w:r>
          </w:p>
        </w:tc>
        <w:tc>
          <w:tcPr>
            <w:tcW w:w="1001" w:type="dxa"/>
            <w:shd w:val="clear" w:color="auto" w:fill="F2F2F2" w:themeFill="background1" w:themeFillShade="F2"/>
            <w:vAlign w:val="center"/>
            <w:hideMark/>
          </w:tcPr>
          <w:p w14:paraId="15A09A0B" w14:textId="77777777" w:rsidR="008C3072" w:rsidRPr="00BB5BB7" w:rsidRDefault="008C3072" w:rsidP="005C79B9">
            <w:pPr>
              <w:spacing w:line="276" w:lineRule="auto"/>
              <w:jc w:val="center"/>
              <w:rPr>
                <w:b/>
                <w:color w:val="000000"/>
              </w:rPr>
            </w:pPr>
            <w:r w:rsidRPr="00BB5BB7">
              <w:rPr>
                <w:b/>
                <w:color w:val="000000"/>
              </w:rPr>
              <w:t>Límite de confianza +/- (%)</w:t>
            </w:r>
          </w:p>
        </w:tc>
        <w:tc>
          <w:tcPr>
            <w:tcW w:w="2328" w:type="dxa"/>
            <w:shd w:val="clear" w:color="auto" w:fill="F2F2F2" w:themeFill="background1" w:themeFillShade="F2"/>
            <w:vAlign w:val="center"/>
            <w:hideMark/>
          </w:tcPr>
          <w:p w14:paraId="4D4251EA" w14:textId="483059A3" w:rsidR="008C3072" w:rsidRPr="00BB5BB7" w:rsidRDefault="008C3072" w:rsidP="005C79B9">
            <w:pPr>
              <w:spacing w:line="276" w:lineRule="auto"/>
              <w:jc w:val="center"/>
              <w:rPr>
                <w:b/>
                <w:color w:val="000000"/>
              </w:rPr>
            </w:pPr>
            <w:r w:rsidRPr="00BB5BB7">
              <w:rPr>
                <w:b/>
                <w:color w:val="000000"/>
              </w:rPr>
              <w:t>Límite absoluto si la densidad es estimada en organismos/</w:t>
            </w:r>
            <w:r w:rsidR="00BB5BB7">
              <w:rPr>
                <w:b/>
                <w:color w:val="000000"/>
              </w:rPr>
              <w:t xml:space="preserve">ml </w:t>
            </w:r>
          </w:p>
        </w:tc>
      </w:tr>
      <w:tr w:rsidR="008C3072" w:rsidRPr="00530ED5" w14:paraId="6AC129FA" w14:textId="77777777" w:rsidTr="00BB5BB7">
        <w:trPr>
          <w:trHeight w:val="53"/>
          <w:jc w:val="center"/>
        </w:trPr>
        <w:tc>
          <w:tcPr>
            <w:tcW w:w="1525" w:type="dxa"/>
            <w:noWrap/>
            <w:vAlign w:val="center"/>
            <w:hideMark/>
          </w:tcPr>
          <w:p w14:paraId="2888B67A" w14:textId="77777777" w:rsidR="008C3072" w:rsidRPr="00BB5BB7" w:rsidRDefault="008C3072" w:rsidP="005C79B9">
            <w:pPr>
              <w:spacing w:line="276" w:lineRule="auto"/>
              <w:jc w:val="center"/>
              <w:rPr>
                <w:color w:val="000000"/>
              </w:rPr>
            </w:pPr>
            <w:r w:rsidRPr="00BB5BB7">
              <w:rPr>
                <w:color w:val="000000"/>
              </w:rPr>
              <w:t>1</w:t>
            </w:r>
          </w:p>
        </w:tc>
        <w:tc>
          <w:tcPr>
            <w:tcW w:w="1001" w:type="dxa"/>
            <w:noWrap/>
            <w:vAlign w:val="center"/>
            <w:hideMark/>
          </w:tcPr>
          <w:p w14:paraId="1FCD2E67" w14:textId="77777777" w:rsidR="008C3072" w:rsidRPr="00BB5BB7" w:rsidRDefault="008C3072" w:rsidP="005C79B9">
            <w:pPr>
              <w:spacing w:line="276" w:lineRule="auto"/>
              <w:jc w:val="center"/>
              <w:rPr>
                <w:color w:val="000000"/>
              </w:rPr>
            </w:pPr>
            <w:r w:rsidRPr="00BB5BB7">
              <w:rPr>
                <w:color w:val="000000"/>
              </w:rPr>
              <w:t>200</w:t>
            </w:r>
          </w:p>
        </w:tc>
        <w:tc>
          <w:tcPr>
            <w:tcW w:w="2328" w:type="dxa"/>
            <w:noWrap/>
            <w:vAlign w:val="center"/>
            <w:hideMark/>
          </w:tcPr>
          <w:p w14:paraId="1D79F538" w14:textId="77777777" w:rsidR="008C3072" w:rsidRPr="00BB5BB7" w:rsidRDefault="008C3072" w:rsidP="005C79B9">
            <w:pPr>
              <w:spacing w:line="276" w:lineRule="auto"/>
              <w:jc w:val="center"/>
              <w:rPr>
                <w:color w:val="000000"/>
              </w:rPr>
            </w:pPr>
            <w:r w:rsidRPr="00BB5BB7">
              <w:rPr>
                <w:color w:val="000000"/>
              </w:rPr>
              <w:t>1 ± 2</w:t>
            </w:r>
          </w:p>
        </w:tc>
      </w:tr>
      <w:tr w:rsidR="008C3072" w:rsidRPr="00530ED5" w14:paraId="1A16B7B9" w14:textId="77777777" w:rsidTr="00BB5BB7">
        <w:trPr>
          <w:trHeight w:val="53"/>
          <w:jc w:val="center"/>
        </w:trPr>
        <w:tc>
          <w:tcPr>
            <w:tcW w:w="1525" w:type="dxa"/>
            <w:noWrap/>
            <w:vAlign w:val="center"/>
            <w:hideMark/>
          </w:tcPr>
          <w:p w14:paraId="0F744459" w14:textId="77777777" w:rsidR="008C3072" w:rsidRPr="00BB5BB7" w:rsidRDefault="008C3072" w:rsidP="005C79B9">
            <w:pPr>
              <w:spacing w:line="276" w:lineRule="auto"/>
              <w:jc w:val="center"/>
              <w:rPr>
                <w:color w:val="000000"/>
              </w:rPr>
            </w:pPr>
            <w:r w:rsidRPr="00BB5BB7">
              <w:rPr>
                <w:color w:val="000000"/>
              </w:rPr>
              <w:t>2</w:t>
            </w:r>
          </w:p>
        </w:tc>
        <w:tc>
          <w:tcPr>
            <w:tcW w:w="1001" w:type="dxa"/>
            <w:noWrap/>
            <w:vAlign w:val="center"/>
            <w:hideMark/>
          </w:tcPr>
          <w:p w14:paraId="7A6ECCB7" w14:textId="77777777" w:rsidR="008C3072" w:rsidRPr="00BB5BB7" w:rsidRDefault="008C3072" w:rsidP="005C79B9">
            <w:pPr>
              <w:spacing w:line="276" w:lineRule="auto"/>
              <w:jc w:val="center"/>
              <w:rPr>
                <w:color w:val="000000"/>
              </w:rPr>
            </w:pPr>
            <w:r w:rsidRPr="00BB5BB7">
              <w:rPr>
                <w:color w:val="000000"/>
              </w:rPr>
              <w:t>141</w:t>
            </w:r>
          </w:p>
        </w:tc>
        <w:tc>
          <w:tcPr>
            <w:tcW w:w="2328" w:type="dxa"/>
            <w:noWrap/>
            <w:vAlign w:val="center"/>
            <w:hideMark/>
          </w:tcPr>
          <w:p w14:paraId="07B08624" w14:textId="77777777" w:rsidR="008C3072" w:rsidRPr="00BB5BB7" w:rsidRDefault="008C3072" w:rsidP="005C79B9">
            <w:pPr>
              <w:spacing w:line="276" w:lineRule="auto"/>
              <w:jc w:val="center"/>
              <w:rPr>
                <w:color w:val="000000"/>
              </w:rPr>
            </w:pPr>
            <w:r w:rsidRPr="00BB5BB7">
              <w:rPr>
                <w:color w:val="000000"/>
              </w:rPr>
              <w:t>2 ± 2.82</w:t>
            </w:r>
          </w:p>
        </w:tc>
      </w:tr>
      <w:tr w:rsidR="008C3072" w:rsidRPr="00530ED5" w14:paraId="5F2BD76F" w14:textId="77777777" w:rsidTr="00BB5BB7">
        <w:trPr>
          <w:trHeight w:val="53"/>
          <w:jc w:val="center"/>
        </w:trPr>
        <w:tc>
          <w:tcPr>
            <w:tcW w:w="1525" w:type="dxa"/>
            <w:noWrap/>
            <w:vAlign w:val="center"/>
            <w:hideMark/>
          </w:tcPr>
          <w:p w14:paraId="7492E0DD" w14:textId="77777777" w:rsidR="008C3072" w:rsidRPr="00BB5BB7" w:rsidRDefault="008C3072" w:rsidP="005C79B9">
            <w:pPr>
              <w:spacing w:line="276" w:lineRule="auto"/>
              <w:jc w:val="center"/>
              <w:rPr>
                <w:color w:val="000000"/>
              </w:rPr>
            </w:pPr>
            <w:r w:rsidRPr="00BB5BB7">
              <w:rPr>
                <w:color w:val="000000"/>
              </w:rPr>
              <w:t>3</w:t>
            </w:r>
          </w:p>
        </w:tc>
        <w:tc>
          <w:tcPr>
            <w:tcW w:w="1001" w:type="dxa"/>
            <w:noWrap/>
            <w:vAlign w:val="center"/>
            <w:hideMark/>
          </w:tcPr>
          <w:p w14:paraId="41C96204" w14:textId="77777777" w:rsidR="008C3072" w:rsidRPr="00BB5BB7" w:rsidRDefault="008C3072" w:rsidP="005C79B9">
            <w:pPr>
              <w:spacing w:line="276" w:lineRule="auto"/>
              <w:jc w:val="center"/>
              <w:rPr>
                <w:color w:val="000000"/>
              </w:rPr>
            </w:pPr>
            <w:r w:rsidRPr="00BB5BB7">
              <w:rPr>
                <w:color w:val="000000"/>
              </w:rPr>
              <w:t>116</w:t>
            </w:r>
          </w:p>
        </w:tc>
        <w:tc>
          <w:tcPr>
            <w:tcW w:w="2328" w:type="dxa"/>
            <w:noWrap/>
            <w:vAlign w:val="center"/>
            <w:hideMark/>
          </w:tcPr>
          <w:p w14:paraId="65C2044C" w14:textId="77777777" w:rsidR="008C3072" w:rsidRPr="00BB5BB7" w:rsidRDefault="008C3072" w:rsidP="005C79B9">
            <w:pPr>
              <w:spacing w:line="276" w:lineRule="auto"/>
              <w:jc w:val="center"/>
              <w:rPr>
                <w:color w:val="000000"/>
              </w:rPr>
            </w:pPr>
            <w:r w:rsidRPr="00BB5BB7">
              <w:rPr>
                <w:color w:val="000000"/>
              </w:rPr>
              <w:t>3 ± 3.46</w:t>
            </w:r>
          </w:p>
        </w:tc>
      </w:tr>
      <w:tr w:rsidR="008C3072" w:rsidRPr="00530ED5" w14:paraId="37CFFAAB" w14:textId="77777777" w:rsidTr="00BB5BB7">
        <w:trPr>
          <w:trHeight w:val="53"/>
          <w:jc w:val="center"/>
        </w:trPr>
        <w:tc>
          <w:tcPr>
            <w:tcW w:w="1525" w:type="dxa"/>
            <w:noWrap/>
            <w:vAlign w:val="center"/>
            <w:hideMark/>
          </w:tcPr>
          <w:p w14:paraId="2FF4B8E2" w14:textId="77777777" w:rsidR="008C3072" w:rsidRPr="00BB5BB7" w:rsidRDefault="008C3072" w:rsidP="005C79B9">
            <w:pPr>
              <w:spacing w:line="276" w:lineRule="auto"/>
              <w:jc w:val="center"/>
              <w:rPr>
                <w:color w:val="000000"/>
              </w:rPr>
            </w:pPr>
            <w:r w:rsidRPr="00BB5BB7">
              <w:rPr>
                <w:color w:val="000000"/>
              </w:rPr>
              <w:t>4</w:t>
            </w:r>
          </w:p>
        </w:tc>
        <w:tc>
          <w:tcPr>
            <w:tcW w:w="1001" w:type="dxa"/>
            <w:noWrap/>
            <w:vAlign w:val="center"/>
            <w:hideMark/>
          </w:tcPr>
          <w:p w14:paraId="5A657DBB" w14:textId="77777777" w:rsidR="008C3072" w:rsidRPr="00BB5BB7" w:rsidRDefault="008C3072" w:rsidP="005C79B9">
            <w:pPr>
              <w:spacing w:line="276" w:lineRule="auto"/>
              <w:jc w:val="center"/>
              <w:rPr>
                <w:color w:val="000000"/>
              </w:rPr>
            </w:pPr>
            <w:r w:rsidRPr="00BB5BB7">
              <w:rPr>
                <w:color w:val="000000"/>
              </w:rPr>
              <w:t>100</w:t>
            </w:r>
          </w:p>
        </w:tc>
        <w:tc>
          <w:tcPr>
            <w:tcW w:w="2328" w:type="dxa"/>
            <w:noWrap/>
            <w:vAlign w:val="center"/>
            <w:hideMark/>
          </w:tcPr>
          <w:p w14:paraId="029561A7" w14:textId="77777777" w:rsidR="008C3072" w:rsidRPr="00BB5BB7" w:rsidRDefault="008C3072" w:rsidP="005C79B9">
            <w:pPr>
              <w:spacing w:line="276" w:lineRule="auto"/>
              <w:jc w:val="center"/>
              <w:rPr>
                <w:color w:val="000000"/>
              </w:rPr>
            </w:pPr>
            <w:r w:rsidRPr="00BB5BB7">
              <w:rPr>
                <w:color w:val="000000"/>
              </w:rPr>
              <w:t>4 ± 4</w:t>
            </w:r>
          </w:p>
        </w:tc>
      </w:tr>
      <w:tr w:rsidR="008C3072" w:rsidRPr="00530ED5" w14:paraId="42A57DAE" w14:textId="77777777" w:rsidTr="00BB5BB7">
        <w:trPr>
          <w:trHeight w:val="53"/>
          <w:jc w:val="center"/>
        </w:trPr>
        <w:tc>
          <w:tcPr>
            <w:tcW w:w="1525" w:type="dxa"/>
            <w:noWrap/>
            <w:vAlign w:val="center"/>
            <w:hideMark/>
          </w:tcPr>
          <w:p w14:paraId="40D0320A" w14:textId="77777777" w:rsidR="008C3072" w:rsidRPr="00BB5BB7" w:rsidRDefault="008C3072" w:rsidP="005C79B9">
            <w:pPr>
              <w:spacing w:line="276" w:lineRule="auto"/>
              <w:jc w:val="center"/>
              <w:rPr>
                <w:color w:val="000000"/>
              </w:rPr>
            </w:pPr>
            <w:r w:rsidRPr="00BB5BB7">
              <w:rPr>
                <w:color w:val="000000"/>
              </w:rPr>
              <w:t>5</w:t>
            </w:r>
          </w:p>
        </w:tc>
        <w:tc>
          <w:tcPr>
            <w:tcW w:w="1001" w:type="dxa"/>
            <w:noWrap/>
            <w:vAlign w:val="center"/>
            <w:hideMark/>
          </w:tcPr>
          <w:p w14:paraId="0E1C71CB" w14:textId="77777777" w:rsidR="008C3072" w:rsidRPr="00BB5BB7" w:rsidRDefault="008C3072" w:rsidP="005C79B9">
            <w:pPr>
              <w:spacing w:line="276" w:lineRule="auto"/>
              <w:jc w:val="center"/>
              <w:rPr>
                <w:color w:val="000000"/>
              </w:rPr>
            </w:pPr>
            <w:r w:rsidRPr="00BB5BB7">
              <w:rPr>
                <w:color w:val="000000"/>
              </w:rPr>
              <w:t>89</w:t>
            </w:r>
          </w:p>
        </w:tc>
        <w:tc>
          <w:tcPr>
            <w:tcW w:w="2328" w:type="dxa"/>
            <w:noWrap/>
            <w:vAlign w:val="center"/>
            <w:hideMark/>
          </w:tcPr>
          <w:p w14:paraId="74462926" w14:textId="77777777" w:rsidR="008C3072" w:rsidRPr="00BB5BB7" w:rsidRDefault="008C3072" w:rsidP="005C79B9">
            <w:pPr>
              <w:spacing w:line="276" w:lineRule="auto"/>
              <w:jc w:val="center"/>
              <w:rPr>
                <w:color w:val="000000"/>
              </w:rPr>
            </w:pPr>
            <w:r w:rsidRPr="00BB5BB7">
              <w:rPr>
                <w:color w:val="000000"/>
              </w:rPr>
              <w:t>5 ± 4.47</w:t>
            </w:r>
          </w:p>
        </w:tc>
      </w:tr>
      <w:tr w:rsidR="008C3072" w:rsidRPr="00530ED5" w14:paraId="7D765ACF" w14:textId="77777777" w:rsidTr="00BB5BB7">
        <w:trPr>
          <w:trHeight w:val="53"/>
          <w:jc w:val="center"/>
        </w:trPr>
        <w:tc>
          <w:tcPr>
            <w:tcW w:w="1525" w:type="dxa"/>
            <w:noWrap/>
            <w:vAlign w:val="center"/>
            <w:hideMark/>
          </w:tcPr>
          <w:p w14:paraId="61D3652F" w14:textId="77777777" w:rsidR="008C3072" w:rsidRPr="00BB5BB7" w:rsidRDefault="008C3072" w:rsidP="005C79B9">
            <w:pPr>
              <w:spacing w:line="276" w:lineRule="auto"/>
              <w:jc w:val="center"/>
              <w:rPr>
                <w:color w:val="000000"/>
              </w:rPr>
            </w:pPr>
            <w:r w:rsidRPr="00BB5BB7">
              <w:rPr>
                <w:color w:val="000000"/>
              </w:rPr>
              <w:t>6</w:t>
            </w:r>
          </w:p>
        </w:tc>
        <w:tc>
          <w:tcPr>
            <w:tcW w:w="1001" w:type="dxa"/>
            <w:noWrap/>
            <w:vAlign w:val="center"/>
            <w:hideMark/>
          </w:tcPr>
          <w:p w14:paraId="05DDA846" w14:textId="77777777" w:rsidR="008C3072" w:rsidRPr="00BB5BB7" w:rsidRDefault="008C3072" w:rsidP="005C79B9">
            <w:pPr>
              <w:spacing w:line="276" w:lineRule="auto"/>
              <w:jc w:val="center"/>
              <w:rPr>
                <w:color w:val="000000"/>
              </w:rPr>
            </w:pPr>
            <w:r w:rsidRPr="00BB5BB7">
              <w:rPr>
                <w:color w:val="000000"/>
              </w:rPr>
              <w:t>82</w:t>
            </w:r>
          </w:p>
        </w:tc>
        <w:tc>
          <w:tcPr>
            <w:tcW w:w="2328" w:type="dxa"/>
            <w:noWrap/>
            <w:vAlign w:val="center"/>
            <w:hideMark/>
          </w:tcPr>
          <w:p w14:paraId="238D43FF" w14:textId="77777777" w:rsidR="008C3072" w:rsidRPr="00BB5BB7" w:rsidRDefault="008C3072" w:rsidP="005C79B9">
            <w:pPr>
              <w:spacing w:line="276" w:lineRule="auto"/>
              <w:jc w:val="center"/>
              <w:rPr>
                <w:color w:val="000000"/>
              </w:rPr>
            </w:pPr>
            <w:r w:rsidRPr="00BB5BB7">
              <w:rPr>
                <w:color w:val="000000"/>
              </w:rPr>
              <w:t>6 ± 4.89</w:t>
            </w:r>
          </w:p>
        </w:tc>
      </w:tr>
      <w:tr w:rsidR="008C3072" w:rsidRPr="00530ED5" w14:paraId="5BF91BD4" w14:textId="77777777" w:rsidTr="00BB5BB7">
        <w:trPr>
          <w:trHeight w:val="53"/>
          <w:jc w:val="center"/>
        </w:trPr>
        <w:tc>
          <w:tcPr>
            <w:tcW w:w="1525" w:type="dxa"/>
            <w:noWrap/>
            <w:vAlign w:val="center"/>
            <w:hideMark/>
          </w:tcPr>
          <w:p w14:paraId="4086BAD9" w14:textId="77777777" w:rsidR="008C3072" w:rsidRPr="00BB5BB7" w:rsidRDefault="008C3072" w:rsidP="005C79B9">
            <w:pPr>
              <w:spacing w:line="276" w:lineRule="auto"/>
              <w:jc w:val="center"/>
              <w:rPr>
                <w:color w:val="000000"/>
              </w:rPr>
            </w:pPr>
            <w:r w:rsidRPr="00BB5BB7">
              <w:rPr>
                <w:color w:val="000000"/>
              </w:rPr>
              <w:t>7</w:t>
            </w:r>
          </w:p>
        </w:tc>
        <w:tc>
          <w:tcPr>
            <w:tcW w:w="1001" w:type="dxa"/>
            <w:noWrap/>
            <w:vAlign w:val="center"/>
            <w:hideMark/>
          </w:tcPr>
          <w:p w14:paraId="0BBAF638" w14:textId="77777777" w:rsidR="008C3072" w:rsidRPr="00BB5BB7" w:rsidRDefault="008C3072" w:rsidP="005C79B9">
            <w:pPr>
              <w:spacing w:line="276" w:lineRule="auto"/>
              <w:jc w:val="center"/>
              <w:rPr>
                <w:color w:val="000000"/>
              </w:rPr>
            </w:pPr>
            <w:r w:rsidRPr="00BB5BB7">
              <w:rPr>
                <w:color w:val="000000"/>
              </w:rPr>
              <w:t>76</w:t>
            </w:r>
          </w:p>
        </w:tc>
        <w:tc>
          <w:tcPr>
            <w:tcW w:w="2328" w:type="dxa"/>
            <w:noWrap/>
            <w:vAlign w:val="center"/>
            <w:hideMark/>
          </w:tcPr>
          <w:p w14:paraId="1E847E97" w14:textId="77777777" w:rsidR="008C3072" w:rsidRPr="00BB5BB7" w:rsidRDefault="008C3072" w:rsidP="005C79B9">
            <w:pPr>
              <w:spacing w:line="276" w:lineRule="auto"/>
              <w:jc w:val="center"/>
              <w:rPr>
                <w:color w:val="000000"/>
              </w:rPr>
            </w:pPr>
            <w:r w:rsidRPr="00BB5BB7">
              <w:rPr>
                <w:color w:val="000000"/>
              </w:rPr>
              <w:t>7 ± 5.29</w:t>
            </w:r>
          </w:p>
        </w:tc>
      </w:tr>
      <w:tr w:rsidR="008C3072" w:rsidRPr="00530ED5" w14:paraId="61FEB457" w14:textId="77777777" w:rsidTr="00BB5BB7">
        <w:trPr>
          <w:trHeight w:val="53"/>
          <w:jc w:val="center"/>
        </w:trPr>
        <w:tc>
          <w:tcPr>
            <w:tcW w:w="1525" w:type="dxa"/>
            <w:noWrap/>
            <w:vAlign w:val="center"/>
            <w:hideMark/>
          </w:tcPr>
          <w:p w14:paraId="7EAD7DF6" w14:textId="77777777" w:rsidR="008C3072" w:rsidRPr="00BB5BB7" w:rsidRDefault="008C3072" w:rsidP="005C79B9">
            <w:pPr>
              <w:spacing w:line="276" w:lineRule="auto"/>
              <w:jc w:val="center"/>
              <w:rPr>
                <w:color w:val="000000"/>
              </w:rPr>
            </w:pPr>
            <w:r w:rsidRPr="00BB5BB7">
              <w:rPr>
                <w:color w:val="000000"/>
              </w:rPr>
              <w:t>8</w:t>
            </w:r>
          </w:p>
        </w:tc>
        <w:tc>
          <w:tcPr>
            <w:tcW w:w="1001" w:type="dxa"/>
            <w:noWrap/>
            <w:vAlign w:val="center"/>
            <w:hideMark/>
          </w:tcPr>
          <w:p w14:paraId="60C6406C" w14:textId="77777777" w:rsidR="008C3072" w:rsidRPr="00BB5BB7" w:rsidRDefault="008C3072" w:rsidP="005C79B9">
            <w:pPr>
              <w:spacing w:line="276" w:lineRule="auto"/>
              <w:jc w:val="center"/>
              <w:rPr>
                <w:color w:val="000000"/>
              </w:rPr>
            </w:pPr>
            <w:r w:rsidRPr="00BB5BB7">
              <w:rPr>
                <w:color w:val="000000"/>
              </w:rPr>
              <w:t>71</w:t>
            </w:r>
          </w:p>
        </w:tc>
        <w:tc>
          <w:tcPr>
            <w:tcW w:w="2328" w:type="dxa"/>
            <w:noWrap/>
            <w:vAlign w:val="center"/>
            <w:hideMark/>
          </w:tcPr>
          <w:p w14:paraId="30A26B64" w14:textId="77777777" w:rsidR="008C3072" w:rsidRPr="00BB5BB7" w:rsidRDefault="008C3072" w:rsidP="005C79B9">
            <w:pPr>
              <w:spacing w:line="276" w:lineRule="auto"/>
              <w:jc w:val="center"/>
              <w:rPr>
                <w:color w:val="000000"/>
              </w:rPr>
            </w:pPr>
            <w:r w:rsidRPr="00BB5BB7">
              <w:rPr>
                <w:color w:val="000000"/>
              </w:rPr>
              <w:t>8 ± 5.65</w:t>
            </w:r>
          </w:p>
        </w:tc>
      </w:tr>
      <w:tr w:rsidR="008C3072" w:rsidRPr="00530ED5" w14:paraId="162142BF" w14:textId="77777777" w:rsidTr="00BB5BB7">
        <w:trPr>
          <w:trHeight w:val="53"/>
          <w:jc w:val="center"/>
        </w:trPr>
        <w:tc>
          <w:tcPr>
            <w:tcW w:w="1525" w:type="dxa"/>
            <w:noWrap/>
            <w:vAlign w:val="center"/>
            <w:hideMark/>
          </w:tcPr>
          <w:p w14:paraId="035965B8" w14:textId="77777777" w:rsidR="008C3072" w:rsidRPr="00BB5BB7" w:rsidRDefault="008C3072" w:rsidP="005C79B9">
            <w:pPr>
              <w:spacing w:line="276" w:lineRule="auto"/>
              <w:jc w:val="center"/>
              <w:rPr>
                <w:color w:val="000000"/>
              </w:rPr>
            </w:pPr>
            <w:r w:rsidRPr="00BB5BB7">
              <w:rPr>
                <w:color w:val="000000"/>
              </w:rPr>
              <w:t>9</w:t>
            </w:r>
          </w:p>
        </w:tc>
        <w:tc>
          <w:tcPr>
            <w:tcW w:w="1001" w:type="dxa"/>
            <w:noWrap/>
            <w:vAlign w:val="center"/>
            <w:hideMark/>
          </w:tcPr>
          <w:p w14:paraId="179FFDD7" w14:textId="77777777" w:rsidR="008C3072" w:rsidRPr="00BB5BB7" w:rsidRDefault="008C3072" w:rsidP="005C79B9">
            <w:pPr>
              <w:spacing w:line="276" w:lineRule="auto"/>
              <w:jc w:val="center"/>
              <w:rPr>
                <w:color w:val="000000"/>
              </w:rPr>
            </w:pPr>
            <w:r w:rsidRPr="00BB5BB7">
              <w:rPr>
                <w:color w:val="000000"/>
              </w:rPr>
              <w:t>67</w:t>
            </w:r>
          </w:p>
        </w:tc>
        <w:tc>
          <w:tcPr>
            <w:tcW w:w="2328" w:type="dxa"/>
            <w:noWrap/>
            <w:vAlign w:val="center"/>
            <w:hideMark/>
          </w:tcPr>
          <w:p w14:paraId="6FD9EB35" w14:textId="77777777" w:rsidR="008C3072" w:rsidRPr="00BB5BB7" w:rsidRDefault="008C3072" w:rsidP="005C79B9">
            <w:pPr>
              <w:spacing w:line="276" w:lineRule="auto"/>
              <w:jc w:val="center"/>
              <w:rPr>
                <w:color w:val="000000"/>
              </w:rPr>
            </w:pPr>
            <w:r w:rsidRPr="00BB5BB7">
              <w:rPr>
                <w:color w:val="000000"/>
              </w:rPr>
              <w:t>9 ± 6</w:t>
            </w:r>
          </w:p>
        </w:tc>
      </w:tr>
      <w:tr w:rsidR="008C3072" w:rsidRPr="00530ED5" w14:paraId="1D0C1CB2" w14:textId="77777777" w:rsidTr="00BB5BB7">
        <w:trPr>
          <w:trHeight w:val="53"/>
          <w:jc w:val="center"/>
        </w:trPr>
        <w:tc>
          <w:tcPr>
            <w:tcW w:w="1525" w:type="dxa"/>
            <w:noWrap/>
            <w:vAlign w:val="center"/>
            <w:hideMark/>
          </w:tcPr>
          <w:p w14:paraId="150A61D8" w14:textId="77777777" w:rsidR="008C3072" w:rsidRPr="00BB5BB7" w:rsidRDefault="008C3072" w:rsidP="005C79B9">
            <w:pPr>
              <w:spacing w:line="276" w:lineRule="auto"/>
              <w:jc w:val="center"/>
              <w:rPr>
                <w:color w:val="000000"/>
              </w:rPr>
            </w:pPr>
            <w:r w:rsidRPr="00BB5BB7">
              <w:rPr>
                <w:color w:val="000000"/>
              </w:rPr>
              <w:t>10</w:t>
            </w:r>
          </w:p>
        </w:tc>
        <w:tc>
          <w:tcPr>
            <w:tcW w:w="1001" w:type="dxa"/>
            <w:noWrap/>
            <w:vAlign w:val="center"/>
            <w:hideMark/>
          </w:tcPr>
          <w:p w14:paraId="4A5867BF" w14:textId="77777777" w:rsidR="008C3072" w:rsidRPr="00BB5BB7" w:rsidRDefault="008C3072" w:rsidP="005C79B9">
            <w:pPr>
              <w:spacing w:line="276" w:lineRule="auto"/>
              <w:jc w:val="center"/>
              <w:rPr>
                <w:color w:val="000000"/>
              </w:rPr>
            </w:pPr>
            <w:r w:rsidRPr="00BB5BB7">
              <w:rPr>
                <w:color w:val="000000"/>
              </w:rPr>
              <w:t>63</w:t>
            </w:r>
          </w:p>
        </w:tc>
        <w:tc>
          <w:tcPr>
            <w:tcW w:w="2328" w:type="dxa"/>
            <w:noWrap/>
            <w:vAlign w:val="center"/>
            <w:hideMark/>
          </w:tcPr>
          <w:p w14:paraId="3C90E0C8" w14:textId="77777777" w:rsidR="008C3072" w:rsidRPr="00BB5BB7" w:rsidRDefault="008C3072" w:rsidP="005C79B9">
            <w:pPr>
              <w:spacing w:line="276" w:lineRule="auto"/>
              <w:jc w:val="center"/>
              <w:rPr>
                <w:color w:val="000000"/>
              </w:rPr>
            </w:pPr>
            <w:r w:rsidRPr="00BB5BB7">
              <w:rPr>
                <w:color w:val="000000"/>
              </w:rPr>
              <w:t>10 ± 6.32</w:t>
            </w:r>
          </w:p>
        </w:tc>
      </w:tr>
      <w:tr w:rsidR="008C3072" w:rsidRPr="00530ED5" w14:paraId="2E2B90D2" w14:textId="77777777" w:rsidTr="00BB5BB7">
        <w:trPr>
          <w:trHeight w:val="53"/>
          <w:jc w:val="center"/>
        </w:trPr>
        <w:tc>
          <w:tcPr>
            <w:tcW w:w="1525" w:type="dxa"/>
            <w:noWrap/>
            <w:vAlign w:val="center"/>
            <w:hideMark/>
          </w:tcPr>
          <w:p w14:paraId="74B58971" w14:textId="77777777" w:rsidR="008C3072" w:rsidRPr="00BB5BB7" w:rsidRDefault="008C3072" w:rsidP="005C79B9">
            <w:pPr>
              <w:spacing w:line="276" w:lineRule="auto"/>
              <w:jc w:val="center"/>
              <w:rPr>
                <w:color w:val="000000"/>
              </w:rPr>
            </w:pPr>
            <w:r w:rsidRPr="00BB5BB7">
              <w:rPr>
                <w:color w:val="000000"/>
              </w:rPr>
              <w:t>15</w:t>
            </w:r>
          </w:p>
        </w:tc>
        <w:tc>
          <w:tcPr>
            <w:tcW w:w="1001" w:type="dxa"/>
            <w:noWrap/>
            <w:vAlign w:val="center"/>
            <w:hideMark/>
          </w:tcPr>
          <w:p w14:paraId="73669767" w14:textId="77777777" w:rsidR="008C3072" w:rsidRPr="00BB5BB7" w:rsidRDefault="008C3072" w:rsidP="005C79B9">
            <w:pPr>
              <w:spacing w:line="276" w:lineRule="auto"/>
              <w:jc w:val="center"/>
              <w:rPr>
                <w:color w:val="000000"/>
              </w:rPr>
            </w:pPr>
            <w:r w:rsidRPr="00BB5BB7">
              <w:rPr>
                <w:color w:val="000000"/>
              </w:rPr>
              <w:t>52</w:t>
            </w:r>
          </w:p>
        </w:tc>
        <w:tc>
          <w:tcPr>
            <w:tcW w:w="2328" w:type="dxa"/>
            <w:noWrap/>
            <w:vAlign w:val="center"/>
            <w:hideMark/>
          </w:tcPr>
          <w:p w14:paraId="41CB453A" w14:textId="77777777" w:rsidR="008C3072" w:rsidRPr="00BB5BB7" w:rsidRDefault="008C3072" w:rsidP="005C79B9">
            <w:pPr>
              <w:spacing w:line="276" w:lineRule="auto"/>
              <w:jc w:val="center"/>
              <w:rPr>
                <w:color w:val="000000"/>
              </w:rPr>
            </w:pPr>
            <w:r w:rsidRPr="00BB5BB7">
              <w:rPr>
                <w:color w:val="000000"/>
              </w:rPr>
              <w:t>15 ± 7.74</w:t>
            </w:r>
          </w:p>
        </w:tc>
      </w:tr>
      <w:tr w:rsidR="008C3072" w:rsidRPr="00530ED5" w14:paraId="524CD44F" w14:textId="77777777" w:rsidTr="00BB5BB7">
        <w:trPr>
          <w:trHeight w:val="53"/>
          <w:jc w:val="center"/>
        </w:trPr>
        <w:tc>
          <w:tcPr>
            <w:tcW w:w="1525" w:type="dxa"/>
            <w:noWrap/>
            <w:vAlign w:val="center"/>
            <w:hideMark/>
          </w:tcPr>
          <w:p w14:paraId="585F9E75" w14:textId="77777777" w:rsidR="008C3072" w:rsidRPr="00BB5BB7" w:rsidRDefault="008C3072" w:rsidP="005C79B9">
            <w:pPr>
              <w:spacing w:line="276" w:lineRule="auto"/>
              <w:jc w:val="center"/>
              <w:rPr>
                <w:color w:val="000000"/>
              </w:rPr>
            </w:pPr>
            <w:r w:rsidRPr="00BB5BB7">
              <w:rPr>
                <w:color w:val="000000"/>
              </w:rPr>
              <w:lastRenderedPageBreak/>
              <w:t>20</w:t>
            </w:r>
          </w:p>
        </w:tc>
        <w:tc>
          <w:tcPr>
            <w:tcW w:w="1001" w:type="dxa"/>
            <w:noWrap/>
            <w:vAlign w:val="center"/>
            <w:hideMark/>
          </w:tcPr>
          <w:p w14:paraId="674EC3FF" w14:textId="77777777" w:rsidR="008C3072" w:rsidRPr="00BB5BB7" w:rsidRDefault="008C3072" w:rsidP="005C79B9">
            <w:pPr>
              <w:spacing w:line="276" w:lineRule="auto"/>
              <w:jc w:val="center"/>
              <w:rPr>
                <w:color w:val="000000"/>
              </w:rPr>
            </w:pPr>
            <w:r w:rsidRPr="00BB5BB7">
              <w:rPr>
                <w:color w:val="000000"/>
              </w:rPr>
              <w:t>45</w:t>
            </w:r>
          </w:p>
        </w:tc>
        <w:tc>
          <w:tcPr>
            <w:tcW w:w="2328" w:type="dxa"/>
            <w:noWrap/>
            <w:vAlign w:val="center"/>
            <w:hideMark/>
          </w:tcPr>
          <w:p w14:paraId="53C1F124" w14:textId="77777777" w:rsidR="008C3072" w:rsidRPr="00BB5BB7" w:rsidRDefault="008C3072" w:rsidP="005C79B9">
            <w:pPr>
              <w:spacing w:line="276" w:lineRule="auto"/>
              <w:jc w:val="center"/>
              <w:rPr>
                <w:color w:val="000000"/>
              </w:rPr>
            </w:pPr>
            <w:r w:rsidRPr="00BB5BB7">
              <w:rPr>
                <w:color w:val="000000"/>
              </w:rPr>
              <w:t>20 ± 8.94</w:t>
            </w:r>
          </w:p>
        </w:tc>
      </w:tr>
      <w:tr w:rsidR="008C3072" w:rsidRPr="00530ED5" w14:paraId="18508FE2" w14:textId="77777777" w:rsidTr="00BB5BB7">
        <w:trPr>
          <w:trHeight w:val="53"/>
          <w:jc w:val="center"/>
        </w:trPr>
        <w:tc>
          <w:tcPr>
            <w:tcW w:w="1525" w:type="dxa"/>
            <w:noWrap/>
            <w:vAlign w:val="center"/>
            <w:hideMark/>
          </w:tcPr>
          <w:p w14:paraId="6879B98E" w14:textId="77777777" w:rsidR="008C3072" w:rsidRPr="00BB5BB7" w:rsidRDefault="008C3072" w:rsidP="005C79B9">
            <w:pPr>
              <w:spacing w:line="276" w:lineRule="auto"/>
              <w:jc w:val="center"/>
              <w:rPr>
                <w:color w:val="000000"/>
              </w:rPr>
            </w:pPr>
            <w:r w:rsidRPr="00BB5BB7">
              <w:rPr>
                <w:color w:val="000000"/>
              </w:rPr>
              <w:t>50</w:t>
            </w:r>
          </w:p>
        </w:tc>
        <w:tc>
          <w:tcPr>
            <w:tcW w:w="1001" w:type="dxa"/>
            <w:noWrap/>
            <w:vAlign w:val="center"/>
            <w:hideMark/>
          </w:tcPr>
          <w:p w14:paraId="20D07B24" w14:textId="77777777" w:rsidR="008C3072" w:rsidRPr="00BB5BB7" w:rsidRDefault="008C3072" w:rsidP="005C79B9">
            <w:pPr>
              <w:spacing w:line="276" w:lineRule="auto"/>
              <w:jc w:val="center"/>
              <w:rPr>
                <w:color w:val="000000"/>
              </w:rPr>
            </w:pPr>
            <w:r w:rsidRPr="00BB5BB7">
              <w:rPr>
                <w:color w:val="000000"/>
              </w:rPr>
              <w:t>28</w:t>
            </w:r>
          </w:p>
        </w:tc>
        <w:tc>
          <w:tcPr>
            <w:tcW w:w="2328" w:type="dxa"/>
            <w:noWrap/>
            <w:vAlign w:val="center"/>
            <w:hideMark/>
          </w:tcPr>
          <w:p w14:paraId="7910E5E6" w14:textId="77777777" w:rsidR="008C3072" w:rsidRPr="00BB5BB7" w:rsidRDefault="008C3072" w:rsidP="005C79B9">
            <w:pPr>
              <w:spacing w:line="276" w:lineRule="auto"/>
              <w:jc w:val="center"/>
              <w:rPr>
                <w:color w:val="000000"/>
              </w:rPr>
            </w:pPr>
            <w:r w:rsidRPr="00BB5BB7">
              <w:rPr>
                <w:color w:val="000000"/>
              </w:rPr>
              <w:t>50 ± 14.1</w:t>
            </w:r>
          </w:p>
        </w:tc>
      </w:tr>
      <w:tr w:rsidR="008C3072" w:rsidRPr="00530ED5" w14:paraId="020924C8" w14:textId="77777777" w:rsidTr="00BB5BB7">
        <w:trPr>
          <w:trHeight w:val="53"/>
          <w:jc w:val="center"/>
        </w:trPr>
        <w:tc>
          <w:tcPr>
            <w:tcW w:w="1525" w:type="dxa"/>
            <w:noWrap/>
            <w:vAlign w:val="center"/>
            <w:hideMark/>
          </w:tcPr>
          <w:p w14:paraId="65AC9728" w14:textId="77777777" w:rsidR="008C3072" w:rsidRPr="00BB5BB7" w:rsidRDefault="008C3072" w:rsidP="005C79B9">
            <w:pPr>
              <w:spacing w:line="276" w:lineRule="auto"/>
              <w:jc w:val="center"/>
              <w:rPr>
                <w:color w:val="000000"/>
              </w:rPr>
            </w:pPr>
            <w:r w:rsidRPr="00BB5BB7">
              <w:rPr>
                <w:color w:val="000000"/>
              </w:rPr>
              <w:t>100</w:t>
            </w:r>
          </w:p>
        </w:tc>
        <w:tc>
          <w:tcPr>
            <w:tcW w:w="1001" w:type="dxa"/>
            <w:noWrap/>
            <w:vAlign w:val="center"/>
            <w:hideMark/>
          </w:tcPr>
          <w:p w14:paraId="292FD35E" w14:textId="77777777" w:rsidR="008C3072" w:rsidRPr="00BB5BB7" w:rsidRDefault="008C3072" w:rsidP="005C79B9">
            <w:pPr>
              <w:spacing w:line="276" w:lineRule="auto"/>
              <w:jc w:val="center"/>
              <w:rPr>
                <w:color w:val="000000"/>
              </w:rPr>
            </w:pPr>
            <w:r w:rsidRPr="00BB5BB7">
              <w:rPr>
                <w:color w:val="000000"/>
              </w:rPr>
              <w:t>20</w:t>
            </w:r>
          </w:p>
        </w:tc>
        <w:tc>
          <w:tcPr>
            <w:tcW w:w="2328" w:type="dxa"/>
            <w:noWrap/>
            <w:vAlign w:val="center"/>
            <w:hideMark/>
          </w:tcPr>
          <w:p w14:paraId="2ACC7DF7" w14:textId="77777777" w:rsidR="008C3072" w:rsidRPr="00BB5BB7" w:rsidRDefault="008C3072" w:rsidP="005C79B9">
            <w:pPr>
              <w:spacing w:line="276" w:lineRule="auto"/>
              <w:jc w:val="center"/>
              <w:rPr>
                <w:color w:val="000000"/>
              </w:rPr>
            </w:pPr>
            <w:r w:rsidRPr="00BB5BB7">
              <w:rPr>
                <w:color w:val="000000"/>
              </w:rPr>
              <w:t>100 ± 20</w:t>
            </w:r>
          </w:p>
        </w:tc>
      </w:tr>
      <w:tr w:rsidR="008C3072" w:rsidRPr="00530ED5" w14:paraId="26A2B6C7" w14:textId="77777777" w:rsidTr="00BB5BB7">
        <w:trPr>
          <w:trHeight w:val="53"/>
          <w:jc w:val="center"/>
        </w:trPr>
        <w:tc>
          <w:tcPr>
            <w:tcW w:w="1525" w:type="dxa"/>
            <w:noWrap/>
            <w:vAlign w:val="center"/>
            <w:hideMark/>
          </w:tcPr>
          <w:p w14:paraId="33D4BB0A" w14:textId="77777777" w:rsidR="008C3072" w:rsidRPr="00BB5BB7" w:rsidRDefault="008C3072" w:rsidP="005C79B9">
            <w:pPr>
              <w:spacing w:line="276" w:lineRule="auto"/>
              <w:jc w:val="center"/>
              <w:rPr>
                <w:color w:val="000000"/>
              </w:rPr>
            </w:pPr>
            <w:r w:rsidRPr="00BB5BB7">
              <w:rPr>
                <w:color w:val="000000"/>
              </w:rPr>
              <w:t>200</w:t>
            </w:r>
          </w:p>
        </w:tc>
        <w:tc>
          <w:tcPr>
            <w:tcW w:w="1001" w:type="dxa"/>
            <w:noWrap/>
            <w:vAlign w:val="center"/>
            <w:hideMark/>
          </w:tcPr>
          <w:p w14:paraId="031832D3" w14:textId="77777777" w:rsidR="008C3072" w:rsidRPr="00BB5BB7" w:rsidRDefault="008C3072" w:rsidP="005C79B9">
            <w:pPr>
              <w:spacing w:line="276" w:lineRule="auto"/>
              <w:jc w:val="center"/>
              <w:rPr>
                <w:color w:val="000000"/>
              </w:rPr>
            </w:pPr>
            <w:r w:rsidRPr="00BB5BB7">
              <w:rPr>
                <w:color w:val="000000"/>
              </w:rPr>
              <w:t>14</w:t>
            </w:r>
          </w:p>
        </w:tc>
        <w:tc>
          <w:tcPr>
            <w:tcW w:w="2328" w:type="dxa"/>
            <w:noWrap/>
            <w:vAlign w:val="center"/>
            <w:hideMark/>
          </w:tcPr>
          <w:p w14:paraId="52627802" w14:textId="77777777" w:rsidR="008C3072" w:rsidRPr="00BB5BB7" w:rsidRDefault="008C3072" w:rsidP="005C79B9">
            <w:pPr>
              <w:spacing w:line="276" w:lineRule="auto"/>
              <w:jc w:val="center"/>
              <w:rPr>
                <w:color w:val="000000"/>
              </w:rPr>
            </w:pPr>
            <w:r w:rsidRPr="00BB5BB7">
              <w:rPr>
                <w:color w:val="000000"/>
              </w:rPr>
              <w:t>200 ± 28.28</w:t>
            </w:r>
          </w:p>
        </w:tc>
      </w:tr>
      <w:tr w:rsidR="008C3072" w:rsidRPr="00530ED5" w14:paraId="1BAAE9F4" w14:textId="77777777" w:rsidTr="00BB5BB7">
        <w:trPr>
          <w:trHeight w:val="53"/>
          <w:jc w:val="center"/>
        </w:trPr>
        <w:tc>
          <w:tcPr>
            <w:tcW w:w="1525" w:type="dxa"/>
            <w:noWrap/>
            <w:vAlign w:val="center"/>
            <w:hideMark/>
          </w:tcPr>
          <w:p w14:paraId="4B4AB6CD" w14:textId="77777777" w:rsidR="008C3072" w:rsidRPr="00BB5BB7" w:rsidRDefault="008C3072" w:rsidP="005C79B9">
            <w:pPr>
              <w:spacing w:line="276" w:lineRule="auto"/>
              <w:jc w:val="center"/>
              <w:rPr>
                <w:color w:val="000000"/>
              </w:rPr>
            </w:pPr>
            <w:r w:rsidRPr="00BB5BB7">
              <w:rPr>
                <w:color w:val="000000"/>
              </w:rPr>
              <w:t>400</w:t>
            </w:r>
          </w:p>
        </w:tc>
        <w:tc>
          <w:tcPr>
            <w:tcW w:w="1001" w:type="dxa"/>
            <w:noWrap/>
            <w:vAlign w:val="center"/>
            <w:hideMark/>
          </w:tcPr>
          <w:p w14:paraId="0C53AD65" w14:textId="77777777" w:rsidR="008C3072" w:rsidRPr="00BB5BB7" w:rsidRDefault="008C3072" w:rsidP="005C79B9">
            <w:pPr>
              <w:spacing w:line="276" w:lineRule="auto"/>
              <w:jc w:val="center"/>
              <w:rPr>
                <w:color w:val="000000"/>
              </w:rPr>
            </w:pPr>
            <w:r w:rsidRPr="00BB5BB7">
              <w:rPr>
                <w:color w:val="000000"/>
              </w:rPr>
              <w:t>10</w:t>
            </w:r>
          </w:p>
        </w:tc>
        <w:tc>
          <w:tcPr>
            <w:tcW w:w="2328" w:type="dxa"/>
            <w:noWrap/>
            <w:vAlign w:val="center"/>
            <w:hideMark/>
          </w:tcPr>
          <w:p w14:paraId="012FA3C8" w14:textId="77777777" w:rsidR="008C3072" w:rsidRPr="00BB5BB7" w:rsidRDefault="008C3072" w:rsidP="005C79B9">
            <w:pPr>
              <w:spacing w:line="276" w:lineRule="auto"/>
              <w:jc w:val="center"/>
              <w:rPr>
                <w:color w:val="000000"/>
              </w:rPr>
            </w:pPr>
            <w:r w:rsidRPr="00BB5BB7">
              <w:rPr>
                <w:color w:val="000000"/>
              </w:rPr>
              <w:t>400 ± 40</w:t>
            </w:r>
          </w:p>
        </w:tc>
      </w:tr>
      <w:tr w:rsidR="008C3072" w:rsidRPr="00530ED5" w14:paraId="17DF7841" w14:textId="77777777" w:rsidTr="00BB5BB7">
        <w:trPr>
          <w:trHeight w:val="212"/>
          <w:jc w:val="center"/>
        </w:trPr>
        <w:tc>
          <w:tcPr>
            <w:tcW w:w="1525" w:type="dxa"/>
            <w:noWrap/>
            <w:vAlign w:val="center"/>
            <w:hideMark/>
          </w:tcPr>
          <w:p w14:paraId="06DDF542" w14:textId="77777777" w:rsidR="008C3072" w:rsidRPr="00BB5BB7" w:rsidRDefault="008C3072" w:rsidP="005C79B9">
            <w:pPr>
              <w:spacing w:line="276" w:lineRule="auto"/>
              <w:jc w:val="center"/>
              <w:rPr>
                <w:color w:val="000000"/>
              </w:rPr>
            </w:pPr>
            <w:r w:rsidRPr="00BB5BB7">
              <w:rPr>
                <w:color w:val="000000"/>
              </w:rPr>
              <w:t>500</w:t>
            </w:r>
          </w:p>
        </w:tc>
        <w:tc>
          <w:tcPr>
            <w:tcW w:w="1001" w:type="dxa"/>
            <w:noWrap/>
            <w:vAlign w:val="center"/>
            <w:hideMark/>
          </w:tcPr>
          <w:p w14:paraId="0C16AC20" w14:textId="77777777" w:rsidR="008C3072" w:rsidRPr="00BB5BB7" w:rsidRDefault="008C3072" w:rsidP="005C79B9">
            <w:pPr>
              <w:spacing w:line="276" w:lineRule="auto"/>
              <w:jc w:val="center"/>
              <w:rPr>
                <w:color w:val="000000"/>
              </w:rPr>
            </w:pPr>
            <w:r w:rsidRPr="00BB5BB7">
              <w:rPr>
                <w:color w:val="000000"/>
              </w:rPr>
              <w:t>9</w:t>
            </w:r>
          </w:p>
        </w:tc>
        <w:tc>
          <w:tcPr>
            <w:tcW w:w="2328" w:type="dxa"/>
            <w:noWrap/>
            <w:vAlign w:val="center"/>
            <w:hideMark/>
          </w:tcPr>
          <w:p w14:paraId="5CD5F9DD" w14:textId="77777777" w:rsidR="008C3072" w:rsidRPr="00BB5BB7" w:rsidRDefault="008C3072" w:rsidP="005C79B9">
            <w:pPr>
              <w:spacing w:line="276" w:lineRule="auto"/>
              <w:jc w:val="center"/>
              <w:rPr>
                <w:color w:val="000000"/>
              </w:rPr>
            </w:pPr>
            <w:r w:rsidRPr="00BB5BB7">
              <w:rPr>
                <w:color w:val="000000"/>
              </w:rPr>
              <w:t>500 ± 44.7</w:t>
            </w:r>
          </w:p>
        </w:tc>
      </w:tr>
      <w:tr w:rsidR="008C3072" w:rsidRPr="00530ED5" w14:paraId="4D4DEBE3" w14:textId="77777777" w:rsidTr="00BB5BB7">
        <w:trPr>
          <w:trHeight w:val="53"/>
          <w:jc w:val="center"/>
        </w:trPr>
        <w:tc>
          <w:tcPr>
            <w:tcW w:w="1525" w:type="dxa"/>
            <w:noWrap/>
            <w:vAlign w:val="center"/>
            <w:hideMark/>
          </w:tcPr>
          <w:p w14:paraId="7315130D" w14:textId="77777777" w:rsidR="008C3072" w:rsidRPr="00BB5BB7" w:rsidRDefault="008C3072" w:rsidP="005C79B9">
            <w:pPr>
              <w:spacing w:line="276" w:lineRule="auto"/>
              <w:jc w:val="center"/>
              <w:rPr>
                <w:color w:val="000000"/>
              </w:rPr>
            </w:pPr>
            <w:r w:rsidRPr="00BB5BB7">
              <w:rPr>
                <w:color w:val="000000"/>
              </w:rPr>
              <w:t>1000</w:t>
            </w:r>
          </w:p>
        </w:tc>
        <w:tc>
          <w:tcPr>
            <w:tcW w:w="1001" w:type="dxa"/>
            <w:noWrap/>
            <w:vAlign w:val="center"/>
            <w:hideMark/>
          </w:tcPr>
          <w:p w14:paraId="0A88D7D5" w14:textId="77777777" w:rsidR="008C3072" w:rsidRPr="00BB5BB7" w:rsidRDefault="008C3072" w:rsidP="005C79B9">
            <w:pPr>
              <w:spacing w:line="276" w:lineRule="auto"/>
              <w:jc w:val="center"/>
              <w:rPr>
                <w:color w:val="000000"/>
              </w:rPr>
            </w:pPr>
            <w:r w:rsidRPr="00BB5BB7">
              <w:rPr>
                <w:color w:val="000000"/>
              </w:rPr>
              <w:t>6</w:t>
            </w:r>
          </w:p>
        </w:tc>
        <w:tc>
          <w:tcPr>
            <w:tcW w:w="2328" w:type="dxa"/>
            <w:noWrap/>
            <w:vAlign w:val="center"/>
            <w:hideMark/>
          </w:tcPr>
          <w:p w14:paraId="3ECCAE77" w14:textId="77777777" w:rsidR="008C3072" w:rsidRPr="00BB5BB7" w:rsidRDefault="008C3072" w:rsidP="005C79B9">
            <w:pPr>
              <w:spacing w:line="276" w:lineRule="auto"/>
              <w:jc w:val="center"/>
              <w:rPr>
                <w:color w:val="000000"/>
              </w:rPr>
            </w:pPr>
            <w:r w:rsidRPr="00BB5BB7">
              <w:rPr>
                <w:color w:val="000000"/>
              </w:rPr>
              <w:t>1000 ± 63.2</w:t>
            </w:r>
          </w:p>
        </w:tc>
      </w:tr>
    </w:tbl>
    <w:p w14:paraId="46378BB7" w14:textId="6C63CFB7" w:rsidR="008C3072" w:rsidRDefault="008C3072" w:rsidP="00BB5BB7">
      <w:pPr>
        <w:tabs>
          <w:tab w:val="num" w:pos="360"/>
        </w:tabs>
        <w:rPr>
          <w:rFonts w:eastAsia="Times New Roman"/>
          <w:b/>
          <w:lang w:val="es-ES" w:eastAsia="es-ES"/>
        </w:rPr>
      </w:pPr>
    </w:p>
    <w:p w14:paraId="5BF7D0A2" w14:textId="77777777" w:rsidR="008C3072" w:rsidRPr="00F02BDC" w:rsidRDefault="008C3072" w:rsidP="008C3072">
      <w:pPr>
        <w:pStyle w:val="Ttulo3"/>
        <w:rPr>
          <w:lang w:eastAsia="es-ES"/>
        </w:rPr>
      </w:pPr>
      <w:r w:rsidRPr="00F02BDC">
        <w:rPr>
          <w:lang w:eastAsia="es-ES"/>
        </w:rPr>
        <w:t xml:space="preserve">Límite de detección </w:t>
      </w:r>
    </w:p>
    <w:p w14:paraId="4D0BB8EF" w14:textId="77777777" w:rsidR="008C3072" w:rsidRPr="00F02BDC" w:rsidRDefault="008C3072" w:rsidP="008C3072">
      <w:pPr>
        <w:rPr>
          <w:rFonts w:eastAsia="Times New Roman"/>
          <w:lang w:val="es-ES" w:eastAsia="es-ES"/>
        </w:rPr>
      </w:pPr>
    </w:p>
    <w:p w14:paraId="55C279BF" w14:textId="0227B164" w:rsidR="008C3072" w:rsidRPr="00F02BDC" w:rsidRDefault="008C3072" w:rsidP="008C3072">
      <w:pPr>
        <w:rPr>
          <w:rFonts w:eastAsia="Times New Roman"/>
          <w:lang w:val="es-ES" w:eastAsia="es-ES"/>
        </w:rPr>
      </w:pPr>
      <w:r w:rsidRPr="00F02BDC">
        <w:rPr>
          <w:rFonts w:eastAsia="Times New Roman"/>
          <w:lang w:val="es-ES" w:eastAsia="es-ES"/>
        </w:rPr>
        <w:t xml:space="preserve">El límite de detección es una característica de funcionamiento importante en los estudios de </w:t>
      </w:r>
      <w:r>
        <w:rPr>
          <w:rFonts w:eastAsia="Times New Roman"/>
          <w:lang w:val="es-ES" w:eastAsia="es-ES"/>
        </w:rPr>
        <w:t>zooplancton</w:t>
      </w:r>
      <w:r w:rsidRPr="00F02BDC">
        <w:rPr>
          <w:rFonts w:eastAsia="Times New Roman"/>
          <w:lang w:val="es-ES" w:eastAsia="es-ES"/>
        </w:rPr>
        <w:t>. Para un taxón determinado (asumiendo la distribución aleatoria), el límite de detección puede determinarse mediante est</w:t>
      </w:r>
      <w:r>
        <w:rPr>
          <w:rFonts w:eastAsia="Times New Roman"/>
          <w:lang w:val="es-ES" w:eastAsia="es-ES"/>
        </w:rPr>
        <w:t>adística de Poisson, conforme a:</w:t>
      </w:r>
    </w:p>
    <w:p w14:paraId="20C574D2" w14:textId="77777777" w:rsidR="008C3072" w:rsidRPr="00F02BDC" w:rsidRDefault="008C3072" w:rsidP="008C3072">
      <w:pPr>
        <w:rPr>
          <w:rFonts w:eastAsia="Times New Roman"/>
          <w:lang w:val="es-ES" w:eastAsia="es-ES"/>
        </w:rPr>
      </w:pPr>
    </w:p>
    <w:p w14:paraId="521F6D5C" w14:textId="77777777" w:rsidR="008C3072" w:rsidRPr="00F02BDC" w:rsidRDefault="008C3072" w:rsidP="008C3072">
      <w:pPr>
        <w:rPr>
          <w:rFonts w:eastAsia="Times New Roman"/>
          <w:lang w:val="es-ES" w:eastAsia="es-ES"/>
        </w:rPr>
      </w:pPr>
      <m:oMathPara>
        <m:oMath>
          <m:r>
            <m:rPr>
              <m:sty m:val="p"/>
            </m:rPr>
            <w:rPr>
              <w:rFonts w:ascii="Cambria Math" w:eastAsia="Times New Roman" w:hAnsi="Cambria Math"/>
              <w:lang w:val="es-ES" w:eastAsia="es-ES"/>
            </w:rPr>
            <m:t xml:space="preserve">ndet=-Ln </m:t>
          </m:r>
          <m:d>
            <m:dPr>
              <m:ctrlPr>
                <w:rPr>
                  <w:rFonts w:ascii="Cambria Math" w:eastAsia="Times New Roman" w:hAnsi="Cambria Math"/>
                  <w:lang w:val="es-ES" w:eastAsia="es-ES"/>
                </w:rPr>
              </m:ctrlPr>
            </m:dPr>
            <m:e>
              <m:r>
                <m:rPr>
                  <m:sty m:val="p"/>
                </m:rPr>
                <w:rPr>
                  <w:rFonts w:ascii="Cambria Math" w:eastAsia="Times New Roman" w:hAnsi="Cambria Math"/>
                  <w:lang w:val="es-ES" w:eastAsia="es-ES"/>
                </w:rPr>
                <m:t>α</m:t>
              </m:r>
            </m:e>
          </m:d>
          <m:r>
            <m:rPr>
              <m:sty m:val="p"/>
            </m:rPr>
            <w:rPr>
              <w:rFonts w:ascii="Cambria Math" w:eastAsia="Times New Roman" w:hAnsi="Cambria Math"/>
              <w:lang w:val="es-ES" w:eastAsia="es-ES"/>
            </w:rPr>
            <m:t>* ftotal /(V* fcontados)</m:t>
          </m:r>
        </m:oMath>
      </m:oMathPara>
    </w:p>
    <w:p w14:paraId="1AB350CB" w14:textId="77777777" w:rsidR="008C3072" w:rsidRPr="00F02BDC" w:rsidRDefault="008C3072" w:rsidP="008C3072">
      <w:pPr>
        <w:rPr>
          <w:rFonts w:eastAsia="Times New Roman"/>
          <w:b/>
          <w:lang w:val="es-ES" w:eastAsia="es-ES"/>
        </w:rPr>
      </w:pPr>
    </w:p>
    <w:p w14:paraId="6C2F4493" w14:textId="77777777" w:rsidR="008C3072" w:rsidRDefault="008C3072" w:rsidP="008C3072">
      <w:pPr>
        <w:rPr>
          <w:lang w:val="es-ES"/>
        </w:rPr>
      </w:pPr>
      <w:r w:rsidRPr="00834823">
        <w:rPr>
          <w:lang w:val="es-ES"/>
        </w:rPr>
        <w:t>Donde:</w:t>
      </w:r>
    </w:p>
    <w:p w14:paraId="6C66AA85" w14:textId="77777777" w:rsidR="008C3072" w:rsidRPr="00834823" w:rsidRDefault="008C3072" w:rsidP="008C3072">
      <w:pPr>
        <w:rPr>
          <w:lang w:val="es-ES"/>
        </w:rPr>
      </w:pPr>
    </w:p>
    <w:p w14:paraId="39A8988B" w14:textId="77777777" w:rsidR="008C3072" w:rsidRPr="00834823" w:rsidRDefault="008C3072" w:rsidP="008C3072">
      <w:pPr>
        <w:rPr>
          <w:lang w:val="es-ES"/>
        </w:rPr>
      </w:pPr>
      <w:r>
        <w:rPr>
          <w:lang w:val="es-ES"/>
        </w:rPr>
        <w:t xml:space="preserve">α </w:t>
      </w:r>
      <w:r w:rsidRPr="00834823">
        <w:rPr>
          <w:lang w:val="es-ES"/>
        </w:rPr>
        <w:t>= Nivel de significancia.</w:t>
      </w:r>
    </w:p>
    <w:p w14:paraId="13F0D973" w14:textId="77777777" w:rsidR="008C3072" w:rsidRPr="00834823" w:rsidRDefault="008C3072" w:rsidP="008C3072">
      <w:pPr>
        <w:rPr>
          <w:lang w:val="es-ES"/>
        </w:rPr>
      </w:pPr>
      <w:proofErr w:type="spellStart"/>
      <w:r w:rsidRPr="00834823">
        <w:rPr>
          <w:lang w:val="es-ES"/>
        </w:rPr>
        <w:t>n</w:t>
      </w:r>
      <w:r>
        <w:rPr>
          <w:lang w:val="es-ES"/>
        </w:rPr>
        <w:t>det</w:t>
      </w:r>
      <w:proofErr w:type="spellEnd"/>
      <w:r>
        <w:rPr>
          <w:lang w:val="es-ES"/>
        </w:rPr>
        <w:t xml:space="preserve"> </w:t>
      </w:r>
      <w:r w:rsidRPr="00834823">
        <w:rPr>
          <w:lang w:val="es-ES"/>
        </w:rPr>
        <w:t>=</w:t>
      </w:r>
      <w:r>
        <w:rPr>
          <w:lang w:val="es-ES"/>
        </w:rPr>
        <w:t xml:space="preserve"> L</w:t>
      </w:r>
      <w:r w:rsidRPr="00834823">
        <w:rPr>
          <w:lang w:val="es-ES"/>
        </w:rPr>
        <w:t>ímite de detección.</w:t>
      </w:r>
    </w:p>
    <w:p w14:paraId="19D2D929" w14:textId="77777777" w:rsidR="008C3072" w:rsidRPr="00834823" w:rsidRDefault="008C3072" w:rsidP="008C3072">
      <w:pPr>
        <w:rPr>
          <w:lang w:val="es-ES"/>
        </w:rPr>
      </w:pPr>
      <w:proofErr w:type="spellStart"/>
      <w:r w:rsidRPr="00834823">
        <w:rPr>
          <w:lang w:val="es-ES"/>
        </w:rPr>
        <w:t>ftotal</w:t>
      </w:r>
      <w:proofErr w:type="spellEnd"/>
      <w:r>
        <w:rPr>
          <w:lang w:val="es-ES"/>
        </w:rPr>
        <w:t xml:space="preserve"> </w:t>
      </w:r>
      <w:r w:rsidRPr="00834823">
        <w:rPr>
          <w:lang w:val="es-ES"/>
        </w:rPr>
        <w:t>=</w:t>
      </w:r>
      <w:r>
        <w:rPr>
          <w:lang w:val="es-ES"/>
        </w:rPr>
        <w:t xml:space="preserve"> N</w:t>
      </w:r>
      <w:r w:rsidRPr="00834823">
        <w:rPr>
          <w:lang w:val="es-ES"/>
        </w:rPr>
        <w:t>úmero total de campos microscópicos en la cámara.</w:t>
      </w:r>
    </w:p>
    <w:p w14:paraId="48E1BF34" w14:textId="77777777" w:rsidR="008C3072" w:rsidRPr="00834823" w:rsidRDefault="008C3072" w:rsidP="008C3072">
      <w:pPr>
        <w:rPr>
          <w:lang w:val="es-ES"/>
        </w:rPr>
      </w:pPr>
      <w:proofErr w:type="spellStart"/>
      <w:r w:rsidRPr="00834823">
        <w:rPr>
          <w:lang w:val="es-ES"/>
        </w:rPr>
        <w:t>F</w:t>
      </w:r>
      <w:r>
        <w:rPr>
          <w:lang w:val="es-ES"/>
        </w:rPr>
        <w:t>contados</w:t>
      </w:r>
      <w:proofErr w:type="spellEnd"/>
      <w:r>
        <w:rPr>
          <w:lang w:val="es-ES"/>
        </w:rPr>
        <w:t xml:space="preserve"> </w:t>
      </w:r>
      <w:r w:rsidRPr="00834823">
        <w:rPr>
          <w:lang w:val="es-ES"/>
        </w:rPr>
        <w:t>=</w:t>
      </w:r>
      <w:r>
        <w:rPr>
          <w:lang w:val="es-ES"/>
        </w:rPr>
        <w:t xml:space="preserve"> N</w:t>
      </w:r>
      <w:r w:rsidRPr="00834823">
        <w:rPr>
          <w:lang w:val="es-ES"/>
        </w:rPr>
        <w:t>úmero de campos contados.</w:t>
      </w:r>
    </w:p>
    <w:p w14:paraId="17710868" w14:textId="77777777" w:rsidR="008C3072" w:rsidRPr="00834823" w:rsidRDefault="008C3072" w:rsidP="008C3072">
      <w:pPr>
        <w:rPr>
          <w:lang w:val="es-ES"/>
        </w:rPr>
      </w:pPr>
      <w:r>
        <w:rPr>
          <w:lang w:val="es-ES"/>
        </w:rPr>
        <w:t xml:space="preserve">V </w:t>
      </w:r>
      <w:r w:rsidRPr="00834823">
        <w:rPr>
          <w:lang w:val="es-ES"/>
        </w:rPr>
        <w:t xml:space="preserve">= </w:t>
      </w:r>
      <w:r>
        <w:rPr>
          <w:lang w:val="es-ES"/>
        </w:rPr>
        <w:t>V</w:t>
      </w:r>
      <w:r w:rsidRPr="00834823">
        <w:rPr>
          <w:lang w:val="es-ES"/>
        </w:rPr>
        <w:t>olumen submuestra en la cámara.</w:t>
      </w:r>
    </w:p>
    <w:p w14:paraId="396E3C4F" w14:textId="0F39FBDB" w:rsidR="00CE3742" w:rsidRDefault="00CE3742" w:rsidP="000D4A5B">
      <w:pPr>
        <w:rPr>
          <w:lang w:val="es-ES"/>
        </w:rPr>
      </w:pPr>
    </w:p>
    <w:p w14:paraId="3E7FCB56" w14:textId="4B92FFCC" w:rsidR="003354FC" w:rsidRDefault="003354FC" w:rsidP="000D4A5B">
      <w:pPr>
        <w:rPr>
          <w:lang w:val="es-ES"/>
        </w:rPr>
      </w:pPr>
    </w:p>
    <w:p w14:paraId="616C0129" w14:textId="48A07F04" w:rsidR="003354FC" w:rsidRDefault="003354FC" w:rsidP="000D4A5B">
      <w:pPr>
        <w:rPr>
          <w:lang w:val="es-ES"/>
        </w:rPr>
      </w:pPr>
    </w:p>
    <w:p w14:paraId="50358B80" w14:textId="61457593" w:rsidR="003354FC" w:rsidRDefault="003354FC" w:rsidP="000D4A5B">
      <w:pPr>
        <w:rPr>
          <w:lang w:val="es-ES"/>
        </w:rPr>
      </w:pPr>
    </w:p>
    <w:p w14:paraId="40BC7726" w14:textId="4569B58E" w:rsidR="003354FC" w:rsidRDefault="003354FC" w:rsidP="000D4A5B">
      <w:pPr>
        <w:rPr>
          <w:lang w:val="es-ES"/>
        </w:rPr>
      </w:pPr>
    </w:p>
    <w:p w14:paraId="0366F443" w14:textId="607A426B" w:rsidR="003354FC" w:rsidRDefault="003354FC" w:rsidP="000D4A5B">
      <w:pPr>
        <w:rPr>
          <w:lang w:val="es-ES"/>
        </w:rPr>
      </w:pPr>
    </w:p>
    <w:p w14:paraId="4D52EF24" w14:textId="5BD40F79" w:rsidR="003354FC" w:rsidRDefault="003354FC" w:rsidP="000D4A5B">
      <w:pPr>
        <w:rPr>
          <w:lang w:val="es-ES"/>
        </w:rPr>
      </w:pPr>
    </w:p>
    <w:p w14:paraId="71627370" w14:textId="7AC6B204" w:rsidR="003354FC" w:rsidRDefault="003354FC" w:rsidP="000D4A5B">
      <w:pPr>
        <w:rPr>
          <w:lang w:val="es-ES"/>
        </w:rPr>
      </w:pPr>
    </w:p>
    <w:p w14:paraId="33A84C33" w14:textId="56896758" w:rsidR="003354FC" w:rsidRDefault="003354FC" w:rsidP="000D4A5B">
      <w:pPr>
        <w:rPr>
          <w:lang w:val="es-ES"/>
        </w:rPr>
      </w:pPr>
    </w:p>
    <w:p w14:paraId="704E7D7F" w14:textId="635B53B6" w:rsidR="003354FC" w:rsidRDefault="003354FC" w:rsidP="000D4A5B">
      <w:pPr>
        <w:rPr>
          <w:lang w:val="es-ES"/>
        </w:rPr>
      </w:pPr>
    </w:p>
    <w:p w14:paraId="41A765D4" w14:textId="7BEA2D00" w:rsidR="003354FC" w:rsidRDefault="003354FC" w:rsidP="000D4A5B">
      <w:pPr>
        <w:rPr>
          <w:lang w:val="es-ES"/>
        </w:rPr>
      </w:pPr>
    </w:p>
    <w:p w14:paraId="61CD53CE" w14:textId="1967C863" w:rsidR="003354FC" w:rsidRDefault="003354FC" w:rsidP="000D4A5B">
      <w:pPr>
        <w:rPr>
          <w:lang w:val="es-ES"/>
        </w:rPr>
      </w:pPr>
    </w:p>
    <w:p w14:paraId="3D7F466C" w14:textId="50D3C3EF" w:rsidR="003354FC" w:rsidRDefault="003354FC" w:rsidP="000D4A5B">
      <w:pPr>
        <w:rPr>
          <w:lang w:val="es-ES"/>
        </w:rPr>
      </w:pPr>
    </w:p>
    <w:p w14:paraId="67109225" w14:textId="77777777" w:rsidR="003354FC" w:rsidRDefault="003354FC" w:rsidP="000D4A5B">
      <w:pPr>
        <w:rPr>
          <w:lang w:val="es-ES"/>
        </w:rPr>
      </w:pPr>
    </w:p>
    <w:p w14:paraId="1270784A" w14:textId="6131E651" w:rsidR="00004433" w:rsidRPr="00004433" w:rsidRDefault="00DC7FF4" w:rsidP="000D4A5B">
      <w:pPr>
        <w:pStyle w:val="Ttulo2"/>
      </w:pPr>
      <w:r>
        <w:t>Flujograma y Descripción de actividades</w:t>
      </w:r>
    </w:p>
    <w:p w14:paraId="7ABA0970" w14:textId="77777777" w:rsidR="00004433" w:rsidRDefault="00004433" w:rsidP="000D4A5B">
      <w:pPr>
        <w:rPr>
          <w:lang w:val="es-ES"/>
        </w:rPr>
      </w:pPr>
    </w:p>
    <w:p w14:paraId="711AFCF2" w14:textId="0F333E1D" w:rsidR="001F198D" w:rsidRPr="00D05F0F" w:rsidRDefault="00D05F0F" w:rsidP="000D4A5B">
      <w:pPr>
        <w:pStyle w:val="Ttulo3"/>
      </w:pPr>
      <w:r w:rsidRPr="00D05F0F">
        <w:t xml:space="preserve">Análisis de la comunidad </w:t>
      </w:r>
      <w:proofErr w:type="spellStart"/>
      <w:r w:rsidRPr="00D05F0F">
        <w:t>microzooplanctónica</w:t>
      </w:r>
      <w:proofErr w:type="spellEnd"/>
      <w:r w:rsidRPr="00D05F0F">
        <w:t xml:space="preserve"> (20- 200 µm)</w:t>
      </w:r>
    </w:p>
    <w:p w14:paraId="09762A38" w14:textId="47FBE287" w:rsidR="001F198D" w:rsidRDefault="001F198D" w:rsidP="000D4A5B">
      <w:pPr>
        <w:rPr>
          <w:lang w:val="es-ES"/>
        </w:rPr>
      </w:pPr>
    </w:p>
    <w:p w14:paraId="6A896A2A" w14:textId="17E434B7" w:rsidR="00D05F0F" w:rsidRPr="001A7DDC" w:rsidRDefault="00D05F0F" w:rsidP="000D4A5B">
      <w:pPr>
        <w:pStyle w:val="Ttulo4"/>
        <w:rPr>
          <w:lang w:val="es-ES"/>
        </w:rPr>
      </w:pPr>
      <w:r w:rsidRPr="001A7DDC">
        <w:rPr>
          <w:lang w:val="es-ES"/>
        </w:rPr>
        <w:t>Análisis en cámaras Sedgwick-Rafter</w:t>
      </w:r>
    </w:p>
    <w:p w14:paraId="40E4D373" w14:textId="40C3BB5F" w:rsidR="00D05F0F" w:rsidRPr="00BB53C0" w:rsidRDefault="00D05F0F" w:rsidP="000D4A5B">
      <w:pPr>
        <w:pStyle w:val="Ttulo5"/>
      </w:pPr>
      <w:r w:rsidRPr="001A7DDC">
        <w:t>Concentración de las muestras</w:t>
      </w:r>
    </w:p>
    <w:p w14:paraId="50D13DDC" w14:textId="77777777" w:rsidR="003354FC" w:rsidRDefault="003354FC" w:rsidP="003354FC">
      <w:pPr>
        <w:pStyle w:val="Prrafodelista"/>
        <w:ind w:left="0"/>
        <w:rPr>
          <w:sz w:val="18"/>
        </w:rPr>
      </w:pPr>
    </w:p>
    <w:p w14:paraId="1E60AE8F" w14:textId="75AB1046" w:rsidR="003354FC" w:rsidRDefault="00561077" w:rsidP="00561077">
      <w:pPr>
        <w:pStyle w:val="Prrafodelista"/>
        <w:ind w:left="0"/>
        <w:rPr>
          <w:sz w:val="18"/>
        </w:rPr>
      </w:pPr>
      <w:r w:rsidRPr="00561077">
        <w:rPr>
          <w:sz w:val="18"/>
        </w:rPr>
        <w:t xml:space="preserve">Tabla </w:t>
      </w:r>
      <w:r w:rsidRPr="00561077">
        <w:rPr>
          <w:sz w:val="18"/>
        </w:rPr>
        <w:fldChar w:fldCharType="begin"/>
      </w:r>
      <w:r w:rsidRPr="00561077">
        <w:rPr>
          <w:sz w:val="18"/>
        </w:rPr>
        <w:instrText xml:space="preserve"> SEQ Tabla \* ARABIC </w:instrText>
      </w:r>
      <w:r w:rsidRPr="00561077">
        <w:rPr>
          <w:sz w:val="18"/>
        </w:rPr>
        <w:fldChar w:fldCharType="separate"/>
      </w:r>
      <w:r w:rsidR="00107604">
        <w:rPr>
          <w:noProof/>
          <w:sz w:val="18"/>
        </w:rPr>
        <w:t>3</w:t>
      </w:r>
      <w:r w:rsidRPr="00561077">
        <w:rPr>
          <w:sz w:val="18"/>
        </w:rPr>
        <w:fldChar w:fldCharType="end"/>
      </w:r>
      <w:r>
        <w:rPr>
          <w:sz w:val="18"/>
        </w:rPr>
        <w:t>.</w:t>
      </w:r>
    </w:p>
    <w:p w14:paraId="3B891AC7" w14:textId="6A05D303" w:rsidR="007D1B7C" w:rsidRDefault="007D1B7C" w:rsidP="007D1B7C">
      <w:pPr>
        <w:pStyle w:val="Prrafodelista"/>
        <w:ind w:left="0"/>
        <w:rPr>
          <w:sz w:val="18"/>
        </w:rPr>
      </w:pPr>
      <w:r w:rsidRPr="007767FD">
        <w:rPr>
          <w:sz w:val="18"/>
        </w:rPr>
        <w:t>Flujograma y descripción de actividades para</w:t>
      </w:r>
      <w:r>
        <w:rPr>
          <w:sz w:val="18"/>
        </w:rPr>
        <w:t xml:space="preserve"> </w:t>
      </w:r>
      <w:r w:rsidRPr="007D1B7C">
        <w:rPr>
          <w:sz w:val="18"/>
        </w:rPr>
        <w:t>Concentración de las muestras</w:t>
      </w:r>
      <w:r>
        <w:rPr>
          <w:sz w:val="18"/>
        </w:rPr>
        <w:t xml:space="preserve"> (</w:t>
      </w:r>
      <w:r w:rsidRPr="007D1B7C">
        <w:rPr>
          <w:sz w:val="18"/>
        </w:rPr>
        <w:t>Sedgwick-Rafter</w:t>
      </w:r>
      <w:r>
        <w:rPr>
          <w:sz w:val="18"/>
        </w:rPr>
        <w:t>)</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DC7FF4" w14:paraId="192CBDD7" w14:textId="77777777" w:rsidTr="007D1B7C">
        <w:trPr>
          <w:trHeight w:val="340"/>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C967116" w14:textId="77777777" w:rsidR="001C163B" w:rsidRPr="00DC7FF4" w:rsidRDefault="001C163B" w:rsidP="00BB5BB7">
            <w:pPr>
              <w:jc w:val="center"/>
              <w:rPr>
                <w:b/>
              </w:rPr>
            </w:pPr>
            <w:r w:rsidRPr="00DC7FF4">
              <w:rPr>
                <w:b/>
              </w:rPr>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27D3FA4" w14:textId="77777777" w:rsidR="001C163B" w:rsidRPr="00DC7FF4" w:rsidRDefault="001C163B" w:rsidP="00BB5BB7">
            <w:pPr>
              <w:jc w:val="center"/>
              <w:rPr>
                <w:b/>
              </w:rPr>
            </w:pPr>
            <w:r w:rsidRPr="00DC7FF4">
              <w:rPr>
                <w:b/>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9FF7115" w14:textId="77777777" w:rsidR="001C163B" w:rsidRPr="00DC7FF4" w:rsidRDefault="001C163B" w:rsidP="00BB5BB7">
            <w:pPr>
              <w:jc w:val="center"/>
              <w:rPr>
                <w:b/>
              </w:rPr>
            </w:pPr>
            <w:r w:rsidRPr="00DC7FF4">
              <w:rPr>
                <w:b/>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7A23228" w14:textId="77777777" w:rsidR="001C163B" w:rsidRPr="00DC7FF4" w:rsidRDefault="001C163B" w:rsidP="00BB5BB7">
            <w:pPr>
              <w:jc w:val="center"/>
              <w:rPr>
                <w:b/>
              </w:rPr>
            </w:pPr>
            <w:r w:rsidRPr="00DC7FF4">
              <w:rPr>
                <w:b/>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46B085E" w14:textId="77777777" w:rsidR="001C163B" w:rsidRPr="00DC7FF4" w:rsidRDefault="001C163B" w:rsidP="00BB5BB7">
            <w:pPr>
              <w:jc w:val="center"/>
              <w:rPr>
                <w:b/>
              </w:rPr>
            </w:pPr>
            <w:r w:rsidRPr="00DC7FF4">
              <w:rPr>
                <w:b/>
              </w:rPr>
              <w:t>REGISTRO</w:t>
            </w:r>
          </w:p>
        </w:tc>
      </w:tr>
      <w:tr w:rsidR="001C163B" w:rsidRPr="001C163B" w14:paraId="65B1D38B" w14:textId="77777777" w:rsidTr="007D1B7C">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47BA3B7" w14:textId="77777777" w:rsidR="001C163B" w:rsidRPr="001C163B" w:rsidRDefault="001C163B" w:rsidP="000D4A5B"/>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76448FAD" w14:textId="77777777" w:rsidR="001C163B" w:rsidRPr="00DC7FF4" w:rsidRDefault="001C163B" w:rsidP="000D4A5B">
            <w:pPr>
              <w:rPr>
                <w:sz w:val="18"/>
                <w:szCs w:val="18"/>
              </w:rPr>
            </w:pPr>
            <w:r w:rsidRPr="00DC7FF4">
              <w:rPr>
                <w:noProof/>
                <w:sz w:val="18"/>
                <w:szCs w:val="18"/>
                <w:lang w:eastAsia="es-CO"/>
              </w:rPr>
              <mc:AlternateContent>
                <mc:Choice Requires="wps">
                  <w:drawing>
                    <wp:anchor distT="0" distB="0" distL="114300" distR="114300" simplePos="0" relativeHeight="252124160" behindDoc="0" locked="0" layoutInCell="1" allowOverlap="1" wp14:anchorId="0AF1F08D" wp14:editId="0BEDBAAE">
                      <wp:simplePos x="0" y="0"/>
                      <wp:positionH relativeFrom="column">
                        <wp:posOffset>390525</wp:posOffset>
                      </wp:positionH>
                      <wp:positionV relativeFrom="paragraph">
                        <wp:posOffset>45719</wp:posOffset>
                      </wp:positionV>
                      <wp:extent cx="827405" cy="295275"/>
                      <wp:effectExtent l="0" t="0" r="10795" b="28575"/>
                      <wp:wrapNone/>
                      <wp:docPr id="38" name="5 Rectángulo redondeado"/>
                      <wp:cNvGraphicFramePr/>
                      <a:graphic xmlns:a="http://schemas.openxmlformats.org/drawingml/2006/main">
                        <a:graphicData uri="http://schemas.microsoft.com/office/word/2010/wordprocessingShape">
                          <wps:wsp>
                            <wps:cNvSpPr/>
                            <wps:spPr>
                              <a:xfrm>
                                <a:off x="0" y="0"/>
                                <a:ext cx="827405" cy="295275"/>
                              </a:xfrm>
                              <a:prstGeom prst="roundRect">
                                <a:avLst/>
                              </a:prstGeom>
                              <a:solidFill>
                                <a:sysClr val="window" lastClr="FFFFFF"/>
                              </a:solidFill>
                              <a:ln w="3175" cap="flat" cmpd="sng" algn="ctr">
                                <a:solidFill>
                                  <a:sysClr val="windowText" lastClr="000000"/>
                                </a:solidFill>
                                <a:prstDash val="solid"/>
                              </a:ln>
                              <a:effectLst/>
                            </wps:spPr>
                            <wps:txbx>
                              <w:txbxContent>
                                <w:p w14:paraId="68829FC4" w14:textId="77777777" w:rsidR="00623673" w:rsidRPr="00E95ED2" w:rsidRDefault="00623673" w:rsidP="00AC4A08">
                                  <w:pPr>
                                    <w:jc w:val="center"/>
                                    <w:rPr>
                                      <w:sz w:val="18"/>
                                    </w:rPr>
                                  </w:pPr>
                                  <w:r w:rsidRPr="00E95ED2">
                                    <w:rPr>
                                      <w:sz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1F08D" id="5 Rectángulo redondeado" o:spid="_x0000_s1028" style="position:absolute;left:0;text-align:left;margin-left:30.75pt;margin-top:3.6pt;width:65.15pt;height:23.2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" fillcolor="window" strokecolor="windowText" strokeweight=".25pt">
                      <v:textbox>
                        <w:txbxContent>
                          <w:p w14:paraId="68829FC4" w14:textId="77777777" w:rsidR="00623673" w:rsidRPr="00E95ED2" w:rsidRDefault="00623673" w:rsidP="00AC4A08">
                            <w:pPr>
                              <w:jc w:val="center"/>
                              <w:rPr>
                                <w:sz w:val="18"/>
                              </w:rPr>
                            </w:pPr>
                            <w:r w:rsidRPr="00E95ED2">
                              <w:rPr>
                                <w:sz w:val="18"/>
                              </w:rPr>
                              <w:t>Inicio</w:t>
                            </w:r>
                          </w:p>
                        </w:txbxContent>
                      </v:textbox>
                    </v:roundrect>
                  </w:pict>
                </mc:Fallback>
              </mc:AlternateContent>
            </w:r>
            <w:r w:rsidRPr="00DC7FF4">
              <w:rPr>
                <w:noProof/>
                <w:sz w:val="18"/>
                <w:szCs w:val="18"/>
                <w:lang w:eastAsia="es-CO"/>
              </w:rPr>
              <mc:AlternateContent>
                <mc:Choice Requires="wps">
                  <w:drawing>
                    <wp:anchor distT="0" distB="0" distL="114300" distR="114300" simplePos="0" relativeHeight="252133376" behindDoc="0" locked="0" layoutInCell="1" allowOverlap="1" wp14:anchorId="41A4BD7C" wp14:editId="68061689">
                      <wp:simplePos x="0" y="0"/>
                      <wp:positionH relativeFrom="column">
                        <wp:posOffset>823356</wp:posOffset>
                      </wp:positionH>
                      <wp:positionV relativeFrom="paragraph">
                        <wp:posOffset>275598</wp:posOffset>
                      </wp:positionV>
                      <wp:extent cx="0" cy="159476"/>
                      <wp:effectExtent l="76200" t="0" r="57150" b="50165"/>
                      <wp:wrapNone/>
                      <wp:docPr id="39" name="Conector recto de flecha 39"/>
                      <wp:cNvGraphicFramePr/>
                      <a:graphic xmlns:a="http://schemas.openxmlformats.org/drawingml/2006/main">
                        <a:graphicData uri="http://schemas.microsoft.com/office/word/2010/wordprocessingShape">
                          <wps:wsp>
                            <wps:cNvCnPr/>
                            <wps:spPr>
                              <a:xfrm>
                                <a:off x="0" y="0"/>
                                <a:ext cx="0" cy="15947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2E884361" id="_x0000_t32" coordsize="21600,21600" o:spt="32" o:oned="t" path="m,l21600,21600e" filled="f">
                      <v:path arrowok="t" fillok="f" o:connecttype="none"/>
                      <o:lock v:ext="edit" shapetype="t"/>
                    </v:shapetype>
                    <v:shape id="Conector recto de flecha 39" o:spid="_x0000_s1026" type="#_x0000_t32" style="position:absolute;margin-left:64.85pt;margin-top:21.7pt;width:0;height:12.5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">
                      <v:stroke endarrow="block"/>
                    </v:shape>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48C4C7" w14:textId="77777777" w:rsidR="001C163B" w:rsidRPr="00DC7FF4" w:rsidRDefault="001C163B" w:rsidP="000D4A5B">
            <w:pPr>
              <w:rPr>
                <w:b/>
                <w:sz w:val="18"/>
                <w:szCs w:val="18"/>
              </w:rPr>
            </w:pPr>
            <w:r w:rsidRPr="00DC7FF4">
              <w:rPr>
                <w:sz w:val="18"/>
                <w:szCs w:val="18"/>
              </w:rPr>
              <w:t>INICIO</w:t>
            </w:r>
          </w:p>
        </w:tc>
      </w:tr>
      <w:tr w:rsidR="001E1335" w:rsidRPr="00DC7FF4" w14:paraId="5D096A7B"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20D5FBF" w14:textId="77777777" w:rsidR="001E1335" w:rsidRPr="00DC7FF4" w:rsidRDefault="001E1335" w:rsidP="001E1335">
            <w:pPr>
              <w:rPr>
                <w:sz w:val="18"/>
                <w:szCs w:val="18"/>
              </w:rPr>
            </w:pPr>
            <w:r w:rsidRPr="00DC7FF4">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61F23F1" w14:textId="77777777" w:rsidR="001E1335" w:rsidRPr="00DC7FF4" w:rsidRDefault="001E1335" w:rsidP="001E1335">
            <w:pPr>
              <w:rPr>
                <w:sz w:val="18"/>
                <w:szCs w:val="18"/>
              </w:rPr>
            </w:pPr>
            <w:r w:rsidRPr="00DC7FF4">
              <w:rPr>
                <w:noProof/>
                <w:sz w:val="18"/>
                <w:szCs w:val="18"/>
                <w:lang w:eastAsia="es-CO"/>
              </w:rPr>
              <mc:AlternateContent>
                <mc:Choice Requires="wps">
                  <w:drawing>
                    <wp:anchor distT="0" distB="0" distL="114300" distR="114300" simplePos="0" relativeHeight="252413952" behindDoc="0" locked="0" layoutInCell="1" allowOverlap="1" wp14:anchorId="4C9B7377" wp14:editId="02A97314">
                      <wp:simplePos x="0" y="0"/>
                      <wp:positionH relativeFrom="column">
                        <wp:posOffset>301625</wp:posOffset>
                      </wp:positionH>
                      <wp:positionV relativeFrom="paragraph">
                        <wp:posOffset>63747</wp:posOffset>
                      </wp:positionV>
                      <wp:extent cx="1007745" cy="238125"/>
                      <wp:effectExtent l="0" t="0" r="20955" b="28575"/>
                      <wp:wrapThrough wrapText="bothSides">
                        <wp:wrapPolygon edited="0">
                          <wp:start x="0" y="0"/>
                          <wp:lineTo x="0" y="22464"/>
                          <wp:lineTo x="21641" y="22464"/>
                          <wp:lineTo x="21641" y="0"/>
                          <wp:lineTo x="0" y="0"/>
                        </wp:wrapPolygon>
                      </wp:wrapThrough>
                      <wp:docPr id="296"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0145DE7" w14:textId="77777777" w:rsidR="00623673" w:rsidRPr="004E4296" w:rsidRDefault="00623673" w:rsidP="00DC7FF4">
                                  <w:pPr>
                                    <w:jc w:val="center"/>
                                    <w:rPr>
                                      <w:sz w:val="18"/>
                                    </w:rPr>
                                  </w:pPr>
                                  <w:r w:rsidRPr="004E4296">
                                    <w:rPr>
                                      <w:sz w:val="18"/>
                                    </w:rPr>
                                    <w:t>Mantener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C9B7377" id="6 Rectángulo" o:spid="_x0000_s1029" style="position:absolute;left:0;text-align:left;margin-left:23.75pt;margin-top:5pt;width:79.35pt;height:18.7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" fillcolor="window" strokecolor="windowText" strokeweight=".25pt">
                      <v:textbox>
                        <w:txbxContent>
                          <w:p w14:paraId="60145DE7" w14:textId="77777777" w:rsidR="00623673" w:rsidRPr="004E4296" w:rsidRDefault="00623673" w:rsidP="00DC7FF4">
                            <w:pPr>
                              <w:jc w:val="center"/>
                              <w:rPr>
                                <w:sz w:val="18"/>
                              </w:rPr>
                            </w:pPr>
                            <w:r w:rsidRPr="004E4296">
                              <w:rPr>
                                <w:sz w:val="18"/>
                              </w:rPr>
                              <w:t>Mantener</w:t>
                            </w:r>
                          </w:p>
                        </w:txbxContent>
                      </v:textbox>
                      <w10:wrap type="through"/>
                    </v:rect>
                  </w:pict>
                </mc:Fallback>
              </mc:AlternateContent>
            </w:r>
            <w:r w:rsidRPr="00DC7FF4">
              <w:rPr>
                <w:noProof/>
                <w:sz w:val="18"/>
                <w:szCs w:val="18"/>
                <w:lang w:eastAsia="es-CO"/>
              </w:rPr>
              <mc:AlternateContent>
                <mc:Choice Requires="wps">
                  <w:drawing>
                    <wp:anchor distT="0" distB="0" distL="114300" distR="114300" simplePos="0" relativeHeight="252410880" behindDoc="0" locked="0" layoutInCell="1" allowOverlap="1" wp14:anchorId="39B06762" wp14:editId="3F7AFF62">
                      <wp:simplePos x="0" y="0"/>
                      <wp:positionH relativeFrom="column">
                        <wp:posOffset>805180</wp:posOffset>
                      </wp:positionH>
                      <wp:positionV relativeFrom="paragraph">
                        <wp:posOffset>73850</wp:posOffset>
                      </wp:positionV>
                      <wp:extent cx="0" cy="169545"/>
                      <wp:effectExtent l="76200" t="0" r="57150" b="59055"/>
                      <wp:wrapNone/>
                      <wp:docPr id="294" name="Conector recto de flecha 294"/>
                      <wp:cNvGraphicFramePr/>
                      <a:graphic xmlns:a="http://schemas.openxmlformats.org/drawingml/2006/main">
                        <a:graphicData uri="http://schemas.microsoft.com/office/word/2010/wordprocessingShape">
                          <wps:wsp>
                            <wps:cNvCnPr/>
                            <wps:spPr>
                              <a:xfrm>
                                <a:off x="0" y="0"/>
                                <a:ext cx="0" cy="169545"/>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61B62113" id="Conector recto de flecha 294" o:spid="_x0000_s1026" type="#_x0000_t32" style="position:absolute;margin-left:63.4pt;margin-top:5.8pt;width:0;height:13.3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">
                      <v:stroke endarrow="block"/>
                    </v:shape>
                  </w:pict>
                </mc:Fallback>
              </mc:AlternateContent>
            </w:r>
          </w:p>
          <w:p w14:paraId="73B28A46" w14:textId="77777777" w:rsidR="001E1335" w:rsidRPr="00DC7FF4" w:rsidRDefault="001E1335" w:rsidP="001E1335">
            <w:pPr>
              <w:rPr>
                <w:sz w:val="18"/>
                <w:szCs w:val="18"/>
              </w:rPr>
            </w:pPr>
            <w:r w:rsidRPr="00DC7FF4">
              <w:rPr>
                <w:noProof/>
                <w:sz w:val="18"/>
                <w:szCs w:val="18"/>
                <w:lang w:eastAsia="es-CO"/>
              </w:rPr>
              <mc:AlternateContent>
                <mc:Choice Requires="wps">
                  <w:drawing>
                    <wp:anchor distT="0" distB="0" distL="114300" distR="114300" simplePos="0" relativeHeight="252419072" behindDoc="0" locked="0" layoutInCell="1" allowOverlap="1" wp14:anchorId="6CA428D7" wp14:editId="70BFC2ED">
                      <wp:simplePos x="0" y="0"/>
                      <wp:positionH relativeFrom="column">
                        <wp:posOffset>811085</wp:posOffset>
                      </wp:positionH>
                      <wp:positionV relativeFrom="paragraph">
                        <wp:posOffset>128905</wp:posOffset>
                      </wp:positionV>
                      <wp:extent cx="0" cy="225013"/>
                      <wp:effectExtent l="76200" t="0" r="57150" b="60960"/>
                      <wp:wrapNone/>
                      <wp:docPr id="40" name="Conector recto de flecha 40"/>
                      <wp:cNvGraphicFramePr/>
                      <a:graphic xmlns:a="http://schemas.openxmlformats.org/drawingml/2006/main">
                        <a:graphicData uri="http://schemas.microsoft.com/office/word/2010/wordprocessingShape">
                          <wps:wsp>
                            <wps:cNvCnPr/>
                            <wps:spPr>
                              <a:xfrm>
                                <a:off x="0" y="0"/>
                                <a:ext cx="0" cy="22501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0796AFF4" id="Conector recto de flecha 40" o:spid="_x0000_s1026" type="#_x0000_t32" style="position:absolute;margin-left:63.85pt;margin-top:10.15pt;width:0;height:17.7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6F8256" w14:textId="77777777" w:rsidR="001E1335" w:rsidRPr="00DC7FF4" w:rsidRDefault="001E1335" w:rsidP="001E1335">
            <w:pPr>
              <w:rPr>
                <w:sz w:val="18"/>
                <w:szCs w:val="18"/>
              </w:rPr>
            </w:pPr>
            <w:r w:rsidRPr="00DC7FF4">
              <w:rPr>
                <w:sz w:val="18"/>
                <w:szCs w:val="18"/>
              </w:rPr>
              <w:t>Mantener la muestra en completa quietud tras su arribo al laboratorio.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7E7EE18" w14:textId="764EE551"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7A5C1D1" w14:textId="77777777" w:rsidR="001E1335" w:rsidRPr="00DC7FF4" w:rsidRDefault="001E1335" w:rsidP="001E1335">
            <w:pPr>
              <w:rPr>
                <w:sz w:val="18"/>
                <w:szCs w:val="18"/>
              </w:rPr>
            </w:pPr>
            <w:r w:rsidRPr="00DC7FF4">
              <w:rPr>
                <w:sz w:val="18"/>
                <w:szCs w:val="18"/>
              </w:rPr>
              <w:t>No aplica</w:t>
            </w:r>
          </w:p>
        </w:tc>
      </w:tr>
      <w:tr w:rsidR="001E1335" w:rsidRPr="00DC7FF4" w14:paraId="252828E5"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46DEAE" w14:textId="77777777" w:rsidR="001E1335" w:rsidRPr="00DC7FF4" w:rsidRDefault="001E1335" w:rsidP="001E1335">
            <w:pPr>
              <w:rPr>
                <w:sz w:val="18"/>
                <w:szCs w:val="18"/>
              </w:rPr>
            </w:pPr>
            <w:r w:rsidRPr="00DC7FF4">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2D98590" w14:textId="1186803A" w:rsidR="001E1335" w:rsidRPr="00DC7FF4" w:rsidRDefault="00561077"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14976" behindDoc="0" locked="0" layoutInCell="1" allowOverlap="1" wp14:anchorId="07A60400" wp14:editId="432A7B69">
                      <wp:simplePos x="0" y="0"/>
                      <wp:positionH relativeFrom="column">
                        <wp:posOffset>296545</wp:posOffset>
                      </wp:positionH>
                      <wp:positionV relativeFrom="paragraph">
                        <wp:posOffset>78740</wp:posOffset>
                      </wp:positionV>
                      <wp:extent cx="1007745" cy="238125"/>
                      <wp:effectExtent l="0" t="0" r="20955" b="28575"/>
                      <wp:wrapThrough wrapText="bothSides">
                        <wp:wrapPolygon edited="0">
                          <wp:start x="0" y="0"/>
                          <wp:lineTo x="0" y="22464"/>
                          <wp:lineTo x="21641" y="22464"/>
                          <wp:lineTo x="21641" y="0"/>
                          <wp:lineTo x="0" y="0"/>
                        </wp:wrapPolygon>
                      </wp:wrapThrough>
                      <wp:docPr id="41"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64FFAC3" w14:textId="77777777" w:rsidR="00623673" w:rsidRPr="004E4296" w:rsidRDefault="00623673" w:rsidP="00DC7FF4">
                                  <w:pPr>
                                    <w:jc w:val="center"/>
                                    <w:rPr>
                                      <w:sz w:val="18"/>
                                    </w:rPr>
                                  </w:pPr>
                                  <w:r w:rsidRPr="004E4296">
                                    <w:rPr>
                                      <w:sz w:val="18"/>
                                    </w:rPr>
                                    <w:t>Precipitar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A60400" id="_x0000_s1030" style="position:absolute;left:0;text-align:left;margin-left:23.35pt;margin-top:6.2pt;width:79.35pt;height:18.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" fillcolor="window" strokecolor="windowText" strokeweight=".25pt">
                      <v:textbox>
                        <w:txbxContent>
                          <w:p w14:paraId="664FFAC3" w14:textId="77777777" w:rsidR="00623673" w:rsidRPr="004E4296" w:rsidRDefault="00623673" w:rsidP="00DC7FF4">
                            <w:pPr>
                              <w:jc w:val="center"/>
                              <w:rPr>
                                <w:sz w:val="18"/>
                              </w:rPr>
                            </w:pPr>
                            <w:r w:rsidRPr="004E4296">
                              <w:rPr>
                                <w:sz w:val="18"/>
                              </w:rPr>
                              <w:t>Precipitar</w:t>
                            </w:r>
                          </w:p>
                        </w:txbxContent>
                      </v:textbox>
                      <w10:wrap type="through"/>
                    </v:rect>
                  </w:pict>
                </mc:Fallback>
              </mc:AlternateContent>
            </w:r>
            <w:r w:rsidR="001E1335" w:rsidRPr="00DC7FF4">
              <w:rPr>
                <w:noProof/>
                <w:sz w:val="18"/>
                <w:szCs w:val="18"/>
                <w:lang w:eastAsia="es-CO"/>
              </w:rPr>
              <mc:AlternateContent>
                <mc:Choice Requires="wps">
                  <w:drawing>
                    <wp:anchor distT="0" distB="0" distL="114300" distR="114300" simplePos="0" relativeHeight="252411904" behindDoc="0" locked="0" layoutInCell="1" allowOverlap="1" wp14:anchorId="5D455FE4" wp14:editId="47D3B2FD">
                      <wp:simplePos x="0" y="0"/>
                      <wp:positionH relativeFrom="column">
                        <wp:posOffset>805180</wp:posOffset>
                      </wp:positionH>
                      <wp:positionV relativeFrom="paragraph">
                        <wp:posOffset>278130</wp:posOffset>
                      </wp:positionV>
                      <wp:extent cx="0" cy="203200"/>
                      <wp:effectExtent l="76200" t="0" r="57150" b="63500"/>
                      <wp:wrapNone/>
                      <wp:docPr id="233" name="Conector recto de flecha 233"/>
                      <wp:cNvGraphicFramePr/>
                      <a:graphic xmlns:a="http://schemas.openxmlformats.org/drawingml/2006/main">
                        <a:graphicData uri="http://schemas.microsoft.com/office/word/2010/wordprocessingShape">
                          <wps:wsp>
                            <wps:cNvCnPr/>
                            <wps:spPr>
                              <a:xfrm>
                                <a:off x="0" y="0"/>
                                <a:ext cx="0" cy="203200"/>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type w14:anchorId="6AED2156" id="_x0000_t32" coordsize="21600,21600" o:spt="32" o:oned="t" path="m,l21600,21600e" filled="f">
                      <v:path arrowok="t" fillok="f" o:connecttype="none"/>
                      <o:lock v:ext="edit" shapetype="t"/>
                    </v:shapetype>
                    <v:shape id="Conector recto de flecha 233" o:spid="_x0000_s1026" type="#_x0000_t32" style="position:absolute;margin-left:63.4pt;margin-top:21.9pt;width:0;height:16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E5C2AC" w14:textId="77777777" w:rsidR="001E1335" w:rsidRPr="00DC7FF4" w:rsidRDefault="001E1335" w:rsidP="001E1335">
            <w:pPr>
              <w:rPr>
                <w:sz w:val="18"/>
                <w:szCs w:val="18"/>
              </w:rPr>
            </w:pPr>
            <w:r w:rsidRPr="00DC7FF4">
              <w:rPr>
                <w:sz w:val="18"/>
                <w:szCs w:val="18"/>
              </w:rPr>
              <w:t>Precipitar la muestra durante 48 h</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6A26C3" w14:textId="2D7F9A7F"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5DDE5B" w14:textId="77777777" w:rsidR="001E1335" w:rsidRPr="00DC7FF4" w:rsidRDefault="001E1335" w:rsidP="001E1335">
            <w:pPr>
              <w:rPr>
                <w:sz w:val="18"/>
                <w:szCs w:val="18"/>
              </w:rPr>
            </w:pPr>
            <w:r w:rsidRPr="00DC7FF4">
              <w:rPr>
                <w:sz w:val="18"/>
                <w:szCs w:val="18"/>
              </w:rPr>
              <w:t>No aplica</w:t>
            </w:r>
          </w:p>
        </w:tc>
      </w:tr>
      <w:tr w:rsidR="001E1335" w:rsidRPr="00DC7FF4" w14:paraId="49163CEF"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0B598E2" w14:textId="77777777" w:rsidR="001E1335" w:rsidRPr="00DC7FF4" w:rsidRDefault="001E1335" w:rsidP="001E1335">
            <w:pPr>
              <w:rPr>
                <w:sz w:val="18"/>
                <w:szCs w:val="18"/>
              </w:rPr>
            </w:pPr>
            <w:r w:rsidRPr="00DC7FF4">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1B6D8B7" w14:textId="7B15E1DB" w:rsidR="001E1335" w:rsidRPr="00DC7FF4" w:rsidRDefault="001E1335"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16000" behindDoc="0" locked="0" layoutInCell="1" allowOverlap="1" wp14:anchorId="4B5626CF" wp14:editId="431BA28C">
                      <wp:simplePos x="0" y="0"/>
                      <wp:positionH relativeFrom="column">
                        <wp:posOffset>296545</wp:posOffset>
                      </wp:positionH>
                      <wp:positionV relativeFrom="paragraph">
                        <wp:posOffset>59055</wp:posOffset>
                      </wp:positionV>
                      <wp:extent cx="1007745" cy="238125"/>
                      <wp:effectExtent l="0" t="0" r="20955" b="28575"/>
                      <wp:wrapThrough wrapText="bothSides">
                        <wp:wrapPolygon edited="0">
                          <wp:start x="0" y="0"/>
                          <wp:lineTo x="0" y="22464"/>
                          <wp:lineTo x="21641" y="22464"/>
                          <wp:lineTo x="21641" y="0"/>
                          <wp:lineTo x="0" y="0"/>
                        </wp:wrapPolygon>
                      </wp:wrapThrough>
                      <wp:docPr id="311"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21FF5047" w14:textId="77777777" w:rsidR="00623673" w:rsidRPr="004E4296" w:rsidRDefault="00623673" w:rsidP="00DC7FF4">
                                  <w:pPr>
                                    <w:jc w:val="center"/>
                                    <w:rPr>
                                      <w:sz w:val="18"/>
                                    </w:rPr>
                                  </w:pPr>
                                  <w:r w:rsidRPr="004E4296">
                                    <w:rPr>
                                      <w:sz w:val="18"/>
                                    </w:rPr>
                                    <w:t>Extraer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5626CF" id="_x0000_s1031" style="position:absolute;left:0;text-align:left;margin-left:23.35pt;margin-top:4.65pt;width:79.35pt;height:18.75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" fillcolor="window" strokecolor="windowText" strokeweight=".25pt">
                      <v:textbox>
                        <w:txbxContent>
                          <w:p w14:paraId="21FF5047" w14:textId="77777777" w:rsidR="00623673" w:rsidRPr="004E4296" w:rsidRDefault="00623673" w:rsidP="00DC7FF4">
                            <w:pPr>
                              <w:jc w:val="center"/>
                              <w:rPr>
                                <w:sz w:val="18"/>
                              </w:rPr>
                            </w:pPr>
                            <w:r w:rsidRPr="004E4296">
                              <w:rPr>
                                <w:sz w:val="18"/>
                              </w:rPr>
                              <w:t>Extraer</w:t>
                            </w:r>
                          </w:p>
                        </w:txbxContent>
                      </v:textbox>
                      <w10:wrap type="through"/>
                    </v:rect>
                  </w:pict>
                </mc:Fallback>
              </mc:AlternateContent>
            </w:r>
            <w:r w:rsidRPr="00DC7FF4">
              <w:rPr>
                <w:b/>
                <w:noProof/>
                <w:sz w:val="18"/>
                <w:szCs w:val="18"/>
                <w:lang w:eastAsia="es-CO"/>
              </w:rPr>
              <mc:AlternateContent>
                <mc:Choice Requires="wps">
                  <w:drawing>
                    <wp:anchor distT="0" distB="0" distL="114300" distR="114300" simplePos="0" relativeHeight="252412928" behindDoc="0" locked="0" layoutInCell="1" allowOverlap="1" wp14:anchorId="1637BC6A" wp14:editId="7343E308">
                      <wp:simplePos x="0" y="0"/>
                      <wp:positionH relativeFrom="column">
                        <wp:posOffset>805180</wp:posOffset>
                      </wp:positionH>
                      <wp:positionV relativeFrom="paragraph">
                        <wp:posOffset>307150</wp:posOffset>
                      </wp:positionV>
                      <wp:extent cx="0" cy="142875"/>
                      <wp:effectExtent l="76200" t="0" r="57150" b="47625"/>
                      <wp:wrapNone/>
                      <wp:docPr id="42" name="Conector recto de flecha 42"/>
                      <wp:cNvGraphicFramePr/>
                      <a:graphic xmlns:a="http://schemas.openxmlformats.org/drawingml/2006/main">
                        <a:graphicData uri="http://schemas.microsoft.com/office/word/2010/wordprocessingShape">
                          <wps:wsp>
                            <wps:cNvCnPr/>
                            <wps:spPr>
                              <a:xfrm>
                                <a:off x="0" y="0"/>
                                <a:ext cx="0" cy="142875"/>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1CCD82FB" id="Conector recto de flecha 42" o:spid="_x0000_s1026" type="#_x0000_t32" style="position:absolute;margin-left:63.4pt;margin-top:24.2pt;width:0;height:11.2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EA4AA4F" w14:textId="77777777" w:rsidR="001E1335" w:rsidRPr="00DC7FF4" w:rsidRDefault="001E1335" w:rsidP="001E1335">
            <w:pPr>
              <w:rPr>
                <w:sz w:val="18"/>
                <w:szCs w:val="18"/>
              </w:rPr>
            </w:pPr>
            <w:r w:rsidRPr="00DC7FF4">
              <w:rPr>
                <w:sz w:val="18"/>
                <w:szCs w:val="18"/>
              </w:rPr>
              <w:t>Extraer el sobrenadante utilizando una pipeta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E26A3FF" w14:textId="015D3A0B"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6E1485" w14:textId="77777777" w:rsidR="001E1335" w:rsidRPr="00DC7FF4" w:rsidRDefault="001E1335" w:rsidP="001E1335">
            <w:pPr>
              <w:rPr>
                <w:sz w:val="18"/>
                <w:szCs w:val="18"/>
              </w:rPr>
            </w:pPr>
            <w:r w:rsidRPr="00DC7FF4">
              <w:rPr>
                <w:sz w:val="18"/>
                <w:szCs w:val="18"/>
              </w:rPr>
              <w:t>No aplica</w:t>
            </w:r>
          </w:p>
        </w:tc>
      </w:tr>
      <w:tr w:rsidR="001E1335" w:rsidRPr="00DC7FF4" w14:paraId="7ECC82EB"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2C7829" w14:textId="77777777" w:rsidR="001E1335" w:rsidRPr="00DC7FF4" w:rsidRDefault="001E1335" w:rsidP="001E1335">
            <w:pPr>
              <w:rPr>
                <w:sz w:val="18"/>
                <w:szCs w:val="18"/>
              </w:rPr>
            </w:pPr>
            <w:r w:rsidRPr="00DC7FF4">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60AA6D8" w14:textId="77777777" w:rsidR="001E1335" w:rsidRPr="00DC7FF4" w:rsidRDefault="001E1335"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17024" behindDoc="0" locked="0" layoutInCell="1" allowOverlap="1" wp14:anchorId="0E699069" wp14:editId="02D5D235">
                      <wp:simplePos x="0" y="0"/>
                      <wp:positionH relativeFrom="column">
                        <wp:posOffset>296545</wp:posOffset>
                      </wp:positionH>
                      <wp:positionV relativeFrom="paragraph">
                        <wp:posOffset>43625</wp:posOffset>
                      </wp:positionV>
                      <wp:extent cx="1007745" cy="238125"/>
                      <wp:effectExtent l="0" t="0" r="20955" b="28575"/>
                      <wp:wrapThrough wrapText="bothSides">
                        <wp:wrapPolygon edited="0">
                          <wp:start x="0" y="0"/>
                          <wp:lineTo x="0" y="22464"/>
                          <wp:lineTo x="21641" y="22464"/>
                          <wp:lineTo x="21641" y="0"/>
                          <wp:lineTo x="0" y="0"/>
                        </wp:wrapPolygon>
                      </wp:wrapThrough>
                      <wp:docPr id="43"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4A7D02AB" w14:textId="77777777" w:rsidR="00623673" w:rsidRPr="004E4296" w:rsidRDefault="00623673" w:rsidP="00DC7FF4">
                                  <w:pPr>
                                    <w:jc w:val="center"/>
                                    <w:rPr>
                                      <w:sz w:val="18"/>
                                    </w:rPr>
                                  </w:pPr>
                                  <w:r w:rsidRPr="004E4296">
                                    <w:rPr>
                                      <w:sz w:val="18"/>
                                    </w:rPr>
                                    <w:t>Revisar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699069" id="_x0000_s1032" style="position:absolute;left:0;text-align:left;margin-left:23.35pt;margin-top:3.45pt;width:79.35pt;height:18.7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" fillcolor="window" strokecolor="windowText" strokeweight=".25pt">
                      <v:textbox>
                        <w:txbxContent>
                          <w:p w14:paraId="4A7D02AB" w14:textId="77777777" w:rsidR="00623673" w:rsidRPr="004E4296" w:rsidRDefault="00623673" w:rsidP="00DC7FF4">
                            <w:pPr>
                              <w:jc w:val="center"/>
                              <w:rPr>
                                <w:sz w:val="18"/>
                              </w:rPr>
                            </w:pPr>
                            <w:r w:rsidRPr="004E4296">
                              <w:rPr>
                                <w:sz w:val="18"/>
                              </w:rPr>
                              <w:t>Revisar</w:t>
                            </w:r>
                          </w:p>
                        </w:txbxContent>
                      </v:textbox>
                      <w10:wrap type="through"/>
                    </v:rect>
                  </w:pict>
                </mc:Fallback>
              </mc:AlternateContent>
            </w:r>
            <w:r w:rsidRPr="00DC7FF4">
              <w:rPr>
                <w:b/>
                <w:noProof/>
                <w:sz w:val="18"/>
                <w:szCs w:val="18"/>
                <w:lang w:eastAsia="es-CO"/>
              </w:rPr>
              <mc:AlternateContent>
                <mc:Choice Requires="wps">
                  <w:drawing>
                    <wp:anchor distT="0" distB="0" distL="114300" distR="114300" simplePos="0" relativeHeight="252418048" behindDoc="0" locked="0" layoutInCell="1" allowOverlap="1" wp14:anchorId="5FEDE85C" wp14:editId="44F7F89A">
                      <wp:simplePos x="0" y="0"/>
                      <wp:positionH relativeFrom="column">
                        <wp:posOffset>814705</wp:posOffset>
                      </wp:positionH>
                      <wp:positionV relativeFrom="paragraph">
                        <wp:posOffset>288735</wp:posOffset>
                      </wp:positionV>
                      <wp:extent cx="0" cy="142875"/>
                      <wp:effectExtent l="76200" t="0" r="57150" b="47625"/>
                      <wp:wrapNone/>
                      <wp:docPr id="45" name="Conector recto de flecha 45"/>
                      <wp:cNvGraphicFramePr/>
                      <a:graphic xmlns:a="http://schemas.openxmlformats.org/drawingml/2006/main">
                        <a:graphicData uri="http://schemas.microsoft.com/office/word/2010/wordprocessingShape">
                          <wps:wsp>
                            <wps:cNvCnPr/>
                            <wps:spPr>
                              <a:xfrm>
                                <a:off x="0" y="0"/>
                                <a:ext cx="0" cy="142875"/>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6D7F06D8" id="Conector recto de flecha 45" o:spid="_x0000_s1026" type="#_x0000_t32" style="position:absolute;margin-left:64.15pt;margin-top:22.75pt;width:0;height:11.25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1AF8051" w14:textId="77777777" w:rsidR="001E1335" w:rsidRPr="00DC7FF4" w:rsidRDefault="001E1335" w:rsidP="001E1335">
            <w:pPr>
              <w:rPr>
                <w:sz w:val="18"/>
                <w:szCs w:val="18"/>
              </w:rPr>
            </w:pPr>
            <w:r w:rsidRPr="00DC7FF4">
              <w:rPr>
                <w:sz w:val="18"/>
                <w:szCs w:val="18"/>
              </w:rPr>
              <w:t>Revisar una alícuota del sobrenadante cada 10 o 5 alícuotas extraídas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4DA60B7" w14:textId="3E759CC6"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8BD3CA6" w14:textId="77777777" w:rsidR="001E1335" w:rsidRPr="00DC7FF4" w:rsidRDefault="001E1335" w:rsidP="001E1335">
            <w:pPr>
              <w:rPr>
                <w:sz w:val="18"/>
                <w:szCs w:val="18"/>
              </w:rPr>
            </w:pPr>
            <w:r w:rsidRPr="00DC7FF4">
              <w:rPr>
                <w:sz w:val="18"/>
                <w:szCs w:val="18"/>
              </w:rPr>
              <w:t>No aplica</w:t>
            </w:r>
          </w:p>
        </w:tc>
      </w:tr>
      <w:tr w:rsidR="001E1335" w:rsidRPr="00DC7FF4" w14:paraId="2C988356" w14:textId="77777777" w:rsidTr="007D1B7C">
        <w:trPr>
          <w:trHeight w:val="1152"/>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C770AE" w14:textId="77777777" w:rsidR="001E1335" w:rsidRPr="00DC7FF4" w:rsidRDefault="001E1335" w:rsidP="001E1335">
            <w:pPr>
              <w:rPr>
                <w:sz w:val="18"/>
                <w:szCs w:val="18"/>
              </w:rPr>
            </w:pPr>
            <w:r w:rsidRPr="00DC7FF4">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C3A67B4" w14:textId="1279407C" w:rsidR="001E1335" w:rsidRPr="00DC7FF4" w:rsidRDefault="00561077" w:rsidP="001E1335">
            <w:pPr>
              <w:rPr>
                <w:noProof/>
                <w:sz w:val="18"/>
                <w:szCs w:val="18"/>
                <w:lang w:val="en-US"/>
              </w:rPr>
            </w:pPr>
            <w:r w:rsidRPr="00DC7FF4">
              <w:rPr>
                <w:noProof/>
                <w:sz w:val="18"/>
                <w:szCs w:val="18"/>
                <w:lang w:eastAsia="es-CO"/>
              </w:rPr>
              <mc:AlternateContent>
                <mc:Choice Requires="wps">
                  <w:drawing>
                    <wp:anchor distT="45720" distB="45720" distL="114300" distR="114300" simplePos="0" relativeHeight="252432384" behindDoc="0" locked="0" layoutInCell="1" allowOverlap="1" wp14:anchorId="748AEC95" wp14:editId="14FB818C">
                      <wp:simplePos x="0" y="0"/>
                      <wp:positionH relativeFrom="column">
                        <wp:posOffset>411728</wp:posOffset>
                      </wp:positionH>
                      <wp:positionV relativeFrom="paragraph">
                        <wp:posOffset>99115</wp:posOffset>
                      </wp:positionV>
                      <wp:extent cx="809625" cy="647700"/>
                      <wp:effectExtent l="0" t="0" r="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647700"/>
                              </a:xfrm>
                              <a:prstGeom prst="rect">
                                <a:avLst/>
                              </a:prstGeom>
                              <a:noFill/>
                              <a:ln w="9525">
                                <a:noFill/>
                                <a:miter lim="800000"/>
                                <a:headEnd/>
                                <a:tailEnd/>
                              </a:ln>
                            </wps:spPr>
                            <wps:txbx>
                              <w:txbxContent>
                                <w:p w14:paraId="71A882B6" w14:textId="77777777" w:rsidR="00623673" w:rsidRPr="00DC7FF4" w:rsidRDefault="00623673" w:rsidP="00DC7FF4">
                                  <w:pPr>
                                    <w:jc w:val="center"/>
                                    <w:rPr>
                                      <w:sz w:val="18"/>
                                      <w:szCs w:val="18"/>
                                    </w:rPr>
                                  </w:pPr>
                                  <w:r w:rsidRPr="00DC7FF4">
                                    <w:rPr>
                                      <w:sz w:val="18"/>
                                      <w:szCs w:val="18"/>
                                    </w:rPr>
                                    <w:t>¿Se dificulta la extracción?</w:t>
                                  </w:r>
                                </w:p>
                                <w:p w14:paraId="68AB6DBC" w14:textId="77777777" w:rsidR="00623673" w:rsidRPr="00DC7FF4" w:rsidRDefault="00623673" w:rsidP="00DC7FF4">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AEC95" id="Cuadro de texto 2" o:spid="_x0000_s1033" type="#_x0000_t202" style="position:absolute;left:0;text-align:left;margin-left:32.4pt;margin-top:7.8pt;width:63.75pt;height:51pt;z-index:25243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" filled="f" stroked="f">
                      <v:textbox>
                        <w:txbxContent>
                          <w:p w14:paraId="71A882B6" w14:textId="77777777" w:rsidR="00623673" w:rsidRPr="00DC7FF4" w:rsidRDefault="00623673" w:rsidP="00DC7FF4">
                            <w:pPr>
                              <w:jc w:val="center"/>
                              <w:rPr>
                                <w:sz w:val="18"/>
                                <w:szCs w:val="18"/>
                              </w:rPr>
                            </w:pPr>
                            <w:r w:rsidRPr="00DC7FF4">
                              <w:rPr>
                                <w:sz w:val="18"/>
                                <w:szCs w:val="18"/>
                              </w:rPr>
                              <w:t>¿Se dificulta la extracción?</w:t>
                            </w:r>
                          </w:p>
                          <w:p w14:paraId="68AB6DBC" w14:textId="77777777" w:rsidR="00623673" w:rsidRPr="00DC7FF4" w:rsidRDefault="00623673" w:rsidP="00DC7FF4">
                            <w:pPr>
                              <w:jc w:val="center"/>
                              <w:rPr>
                                <w:sz w:val="18"/>
                                <w:szCs w:val="18"/>
                              </w:rPr>
                            </w:pPr>
                          </w:p>
                        </w:txbxContent>
                      </v:textbox>
                      <w10:wrap type="square"/>
                    </v:shape>
                  </w:pict>
                </mc:Fallback>
              </mc:AlternateContent>
            </w:r>
            <w:r w:rsidRPr="00DC7FF4">
              <w:rPr>
                <w:noProof/>
                <w:sz w:val="18"/>
                <w:szCs w:val="18"/>
                <w:lang w:eastAsia="es-CO"/>
              </w:rPr>
              <mc:AlternateContent>
                <mc:Choice Requires="wps">
                  <w:drawing>
                    <wp:anchor distT="0" distB="0" distL="114300" distR="114300" simplePos="0" relativeHeight="252408832" behindDoc="0" locked="0" layoutInCell="1" allowOverlap="1" wp14:anchorId="718B4ACD" wp14:editId="33B5EC6A">
                      <wp:simplePos x="0" y="0"/>
                      <wp:positionH relativeFrom="column">
                        <wp:posOffset>239809</wp:posOffset>
                      </wp:positionH>
                      <wp:positionV relativeFrom="paragraph">
                        <wp:posOffset>-17725</wp:posOffset>
                      </wp:positionV>
                      <wp:extent cx="1181100" cy="793630"/>
                      <wp:effectExtent l="0" t="0" r="19050" b="26035"/>
                      <wp:wrapNone/>
                      <wp:docPr id="55" name="Rombo 55"/>
                      <wp:cNvGraphicFramePr/>
                      <a:graphic xmlns:a="http://schemas.openxmlformats.org/drawingml/2006/main">
                        <a:graphicData uri="http://schemas.microsoft.com/office/word/2010/wordprocessingShape">
                          <wps:wsp>
                            <wps:cNvSpPr/>
                            <wps:spPr>
                              <a:xfrm>
                                <a:off x="0" y="0"/>
                                <a:ext cx="1181100" cy="793630"/>
                              </a:xfrm>
                              <a:prstGeom prst="diamond">
                                <a:avLst/>
                              </a:prstGeom>
                              <a:noFill/>
                              <a:ln w="3175" cap="flat" cmpd="sng" algn="ctr">
                                <a:solidFill>
                                  <a:sysClr val="windowText" lastClr="000000"/>
                                </a:solidFill>
                                <a:prstDash val="solid"/>
                              </a:ln>
                              <a:effectLst/>
                            </wps:spPr>
                            <wps:txbx>
                              <w:txbxContent>
                                <w:p w14:paraId="0E96556D" w14:textId="77777777" w:rsidR="00623673" w:rsidRPr="00E516E7"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8B4ACD" id="_x0000_t4" coordsize="21600,21600" o:spt="4" path="m10800,l,10800,10800,21600,21600,10800xe">
                      <v:stroke joinstyle="miter"/>
                      <v:path gradientshapeok="t" o:connecttype="rect" textboxrect="5400,5400,16200,16200"/>
                    </v:shapetype>
                    <v:shape id="Rombo 55" o:spid="_x0000_s1034" type="#_x0000_t4" style="position:absolute;left:0;text-align:left;margin-left:18.9pt;margin-top:-1.4pt;width:93pt;height:62.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" filled="f" strokecolor="windowText" strokeweight=".25pt">
                      <v:textbox>
                        <w:txbxContent>
                          <w:p w14:paraId="0E96556D" w14:textId="77777777" w:rsidR="00623673" w:rsidRPr="00E516E7" w:rsidRDefault="00623673" w:rsidP="000D4A5B"/>
                        </w:txbxContent>
                      </v:textbox>
                    </v:shape>
                  </w:pict>
                </mc:Fallback>
              </mc:AlternateContent>
            </w:r>
            <w:r w:rsidRPr="00DC7FF4">
              <w:rPr>
                <w:noProof/>
                <w:sz w:val="18"/>
                <w:szCs w:val="18"/>
                <w:lang w:eastAsia="es-CO"/>
              </w:rPr>
              <mc:AlternateContent>
                <mc:Choice Requires="wps">
                  <w:drawing>
                    <wp:anchor distT="45720" distB="45720" distL="114300" distR="114300" simplePos="0" relativeHeight="252428288" behindDoc="0" locked="0" layoutInCell="1" allowOverlap="1" wp14:anchorId="58B99597" wp14:editId="4F554E55">
                      <wp:simplePos x="0" y="0"/>
                      <wp:positionH relativeFrom="column">
                        <wp:posOffset>199390</wp:posOffset>
                      </wp:positionH>
                      <wp:positionV relativeFrom="paragraph">
                        <wp:posOffset>597535</wp:posOffset>
                      </wp:positionV>
                      <wp:extent cx="304800" cy="238125"/>
                      <wp:effectExtent l="0" t="0" r="0" b="254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38125"/>
                              </a:xfrm>
                              <a:prstGeom prst="rect">
                                <a:avLst/>
                              </a:prstGeom>
                              <a:noFill/>
                              <a:ln w="9525">
                                <a:noFill/>
                                <a:miter lim="800000"/>
                                <a:headEnd/>
                                <a:tailEnd/>
                              </a:ln>
                            </wps:spPr>
                            <wps:txbx>
                              <w:txbxContent>
                                <w:p w14:paraId="2533223F" w14:textId="77777777" w:rsidR="00623673" w:rsidRPr="009C79E6" w:rsidRDefault="00623673" w:rsidP="000D4A5B">
                                  <w:r w:rsidRPr="009C79E6">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99597" id="_x0000_s1035" type="#_x0000_t202" style="position:absolute;left:0;text-align:left;margin-left:15.7pt;margin-top:47.05pt;width:24pt;height:18.75pt;z-index:25242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" filled="f" stroked="f">
                      <v:textbox>
                        <w:txbxContent>
                          <w:p w14:paraId="2533223F" w14:textId="77777777" w:rsidR="00623673" w:rsidRPr="009C79E6" w:rsidRDefault="00623673" w:rsidP="000D4A5B">
                            <w:r w:rsidRPr="009C79E6">
                              <w:t>Si</w:t>
                            </w:r>
                          </w:p>
                        </w:txbxContent>
                      </v:textbox>
                      <w10:wrap type="square"/>
                    </v:shape>
                  </w:pict>
                </mc:Fallback>
              </mc:AlternateContent>
            </w:r>
            <w:r w:rsidR="00417D64" w:rsidRPr="00DC7FF4">
              <w:rPr>
                <w:noProof/>
                <w:sz w:val="18"/>
                <w:szCs w:val="18"/>
                <w:lang w:eastAsia="es-CO"/>
              </w:rPr>
              <mc:AlternateContent>
                <mc:Choice Requires="wps">
                  <w:drawing>
                    <wp:anchor distT="0" distB="0" distL="114300" distR="114300" simplePos="0" relativeHeight="252425216" behindDoc="0" locked="0" layoutInCell="1" allowOverlap="1" wp14:anchorId="68EA4192" wp14:editId="49570883">
                      <wp:simplePos x="0" y="0"/>
                      <wp:positionH relativeFrom="column">
                        <wp:posOffset>1410335</wp:posOffset>
                      </wp:positionH>
                      <wp:positionV relativeFrom="paragraph">
                        <wp:posOffset>441696</wp:posOffset>
                      </wp:positionV>
                      <wp:extent cx="77470" cy="0"/>
                      <wp:effectExtent l="0" t="76200" r="17780" b="95250"/>
                      <wp:wrapNone/>
                      <wp:docPr id="54" name="Conector recto de flecha 54"/>
                      <wp:cNvGraphicFramePr/>
                      <a:graphic xmlns:a="http://schemas.openxmlformats.org/drawingml/2006/main">
                        <a:graphicData uri="http://schemas.microsoft.com/office/word/2010/wordprocessingShape">
                          <wps:wsp>
                            <wps:cNvCnPr/>
                            <wps:spPr>
                              <a:xfrm>
                                <a:off x="0" y="0"/>
                                <a:ext cx="7747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A341CC5" id="Conector recto de flecha 54" o:spid="_x0000_s1026" type="#_x0000_t32" style="position:absolute;margin-left:111.05pt;margin-top:34.8pt;width:6.1pt;height:0;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">
                      <v:stroke endarrow="block"/>
                    </v:shape>
                  </w:pict>
                </mc:Fallback>
              </mc:AlternateContent>
            </w:r>
            <w:r w:rsidR="00417D64" w:rsidRPr="00DC7FF4">
              <w:rPr>
                <w:noProof/>
                <w:sz w:val="18"/>
                <w:szCs w:val="18"/>
                <w:lang w:eastAsia="es-CO"/>
              </w:rPr>
              <mc:AlternateContent>
                <mc:Choice Requires="wps">
                  <w:drawing>
                    <wp:anchor distT="0" distB="0" distL="114300" distR="114300" simplePos="0" relativeHeight="252424192" behindDoc="0" locked="0" layoutInCell="1" allowOverlap="1" wp14:anchorId="6130902B" wp14:editId="5F129370">
                      <wp:simplePos x="0" y="0"/>
                      <wp:positionH relativeFrom="column">
                        <wp:posOffset>1472565</wp:posOffset>
                      </wp:positionH>
                      <wp:positionV relativeFrom="paragraph">
                        <wp:posOffset>326761</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3" name="Elipse 53"/>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31BEB70F"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30902B" id="Elipse 53" o:spid="_x0000_s1036" style="position:absolute;left:0;text-align:left;margin-left:115.95pt;margin-top:25.75pt;width:16.5pt;height:16.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" filled="f" strokecolor="windowText" strokeweight=".25pt">
                      <v:textbox>
                        <w:txbxContent>
                          <w:p w14:paraId="31BEB70F" w14:textId="77777777" w:rsidR="00623673" w:rsidRPr="008B0E34" w:rsidRDefault="00623673" w:rsidP="000D4A5B"/>
                        </w:txbxContent>
                      </v:textbox>
                      <w10:wrap type="through"/>
                    </v:oval>
                  </w:pict>
                </mc:Fallback>
              </mc:AlternateContent>
            </w:r>
            <w:r w:rsidR="00417D64" w:rsidRPr="00DC7FF4">
              <w:rPr>
                <w:noProof/>
                <w:sz w:val="18"/>
                <w:szCs w:val="18"/>
                <w:lang w:eastAsia="es-CO"/>
              </w:rPr>
              <mc:AlternateContent>
                <mc:Choice Requires="wps">
                  <w:drawing>
                    <wp:anchor distT="45720" distB="45720" distL="114300" distR="114300" simplePos="0" relativeHeight="252426240" behindDoc="0" locked="0" layoutInCell="1" allowOverlap="1" wp14:anchorId="31A3EBFF" wp14:editId="70DC283C">
                      <wp:simplePos x="0" y="0"/>
                      <wp:positionH relativeFrom="column">
                        <wp:posOffset>1467485</wp:posOffset>
                      </wp:positionH>
                      <wp:positionV relativeFrom="paragraph">
                        <wp:posOffset>293634</wp:posOffset>
                      </wp:positionV>
                      <wp:extent cx="219075" cy="24765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4BBB4CDB" w14:textId="1A5CABF1" w:rsidR="00623673" w:rsidRPr="00EA37D9" w:rsidRDefault="00623673" w:rsidP="000D4A5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3EBFF" id="_x0000_s1037" type="#_x0000_t202" style="position:absolute;left:0;text-align:left;margin-left:115.55pt;margin-top:23.1pt;width:17.25pt;height:19.5pt;z-index:25242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" filled="f" stroked="f">
                      <v:textbox>
                        <w:txbxContent>
                          <w:p w14:paraId="4BBB4CDB" w14:textId="1A5CABF1" w:rsidR="00623673" w:rsidRPr="00EA37D9" w:rsidRDefault="00623673" w:rsidP="000D4A5B">
                            <w:r>
                              <w:t>1</w:t>
                            </w:r>
                          </w:p>
                        </w:txbxContent>
                      </v:textbox>
                      <w10:wrap type="square"/>
                    </v:shape>
                  </w:pict>
                </mc:Fallback>
              </mc:AlternateContent>
            </w:r>
            <w:r w:rsidR="00417D64" w:rsidRPr="00DC7FF4">
              <w:rPr>
                <w:noProof/>
                <w:sz w:val="18"/>
                <w:szCs w:val="18"/>
                <w:lang w:eastAsia="es-CO"/>
              </w:rPr>
              <mc:AlternateContent>
                <mc:Choice Requires="wps">
                  <w:drawing>
                    <wp:anchor distT="45720" distB="45720" distL="114300" distR="114300" simplePos="0" relativeHeight="252427264" behindDoc="0" locked="0" layoutInCell="1" allowOverlap="1" wp14:anchorId="14F75528" wp14:editId="024F0DD1">
                      <wp:simplePos x="0" y="0"/>
                      <wp:positionH relativeFrom="column">
                        <wp:posOffset>1281430</wp:posOffset>
                      </wp:positionH>
                      <wp:positionV relativeFrom="paragraph">
                        <wp:posOffset>92375</wp:posOffset>
                      </wp:positionV>
                      <wp:extent cx="400050" cy="24765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0FB4BC57"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75528" id="_x0000_s1038" type="#_x0000_t202" style="position:absolute;left:0;text-align:left;margin-left:100.9pt;margin-top:7.25pt;width:31.5pt;height:19.5pt;z-index:25242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" filled="f" stroked="f">
                      <v:textbox>
                        <w:txbxContent>
                          <w:p w14:paraId="0FB4BC57" w14:textId="77777777" w:rsidR="00623673" w:rsidRPr="009C79E6" w:rsidRDefault="00623673" w:rsidP="000D4A5B">
                            <w:r w:rsidRPr="009C79E6">
                              <w:t>No</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D90618C" w14:textId="5065FC28" w:rsidR="001E1335" w:rsidRPr="00DC7FF4" w:rsidRDefault="001E1335" w:rsidP="001E1335">
            <w:pPr>
              <w:rPr>
                <w:sz w:val="18"/>
                <w:szCs w:val="18"/>
              </w:rPr>
            </w:pPr>
            <w:r w:rsidRPr="00DC7FF4">
              <w:rPr>
                <w:sz w:val="18"/>
                <w:szCs w:val="18"/>
              </w:rPr>
              <w:t>Ante un menor volumen de muest</w:t>
            </w:r>
            <w:r w:rsidR="00417D64">
              <w:rPr>
                <w:sz w:val="18"/>
                <w:szCs w:val="18"/>
              </w:rPr>
              <w:t>ra ¿se dificulta la extracción?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FB0988" w14:textId="0CA75B30"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A97FCC" w14:textId="77777777" w:rsidR="001E1335" w:rsidRPr="00DC7FF4" w:rsidRDefault="001E1335" w:rsidP="001E1335">
            <w:pPr>
              <w:rPr>
                <w:sz w:val="18"/>
                <w:szCs w:val="18"/>
              </w:rPr>
            </w:pPr>
            <w:r w:rsidRPr="00DC7FF4">
              <w:rPr>
                <w:sz w:val="18"/>
                <w:szCs w:val="18"/>
              </w:rPr>
              <w:t>No aplica</w:t>
            </w:r>
          </w:p>
        </w:tc>
      </w:tr>
      <w:tr w:rsidR="001E1335" w:rsidRPr="00DC7FF4" w14:paraId="15D4E000" w14:textId="77777777" w:rsidTr="007D1B7C">
        <w:trPr>
          <w:trHeight w:val="32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F345FE" w14:textId="77777777" w:rsidR="001E1335" w:rsidRPr="00DC7FF4" w:rsidRDefault="001E1335" w:rsidP="001E1335">
            <w:pPr>
              <w:rPr>
                <w:sz w:val="18"/>
                <w:szCs w:val="18"/>
              </w:rPr>
            </w:pPr>
            <w:r w:rsidRPr="00DC7FF4">
              <w:rPr>
                <w:sz w:val="18"/>
                <w:szCs w:val="18"/>
              </w:rPr>
              <w:t>6</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BEA4F12" w14:textId="1EA3F6C0" w:rsidR="001E1335" w:rsidRPr="00DC7FF4" w:rsidRDefault="00561077" w:rsidP="00417D64">
            <w:pPr>
              <w:rPr>
                <w:noProof/>
                <w:sz w:val="18"/>
                <w:szCs w:val="18"/>
                <w:lang w:val="en-US"/>
              </w:rPr>
            </w:pPr>
            <w:r w:rsidRPr="00DC7FF4">
              <w:rPr>
                <w:noProof/>
                <w:sz w:val="18"/>
                <w:szCs w:val="18"/>
                <w:lang w:eastAsia="es-CO"/>
              </w:rPr>
              <mc:AlternateContent>
                <mc:Choice Requires="wps">
                  <w:drawing>
                    <wp:anchor distT="0" distB="0" distL="114300" distR="114300" simplePos="0" relativeHeight="252448768" behindDoc="0" locked="0" layoutInCell="1" allowOverlap="1" wp14:anchorId="27B9C338" wp14:editId="157F1680">
                      <wp:simplePos x="0" y="0"/>
                      <wp:positionH relativeFrom="column">
                        <wp:posOffset>842010</wp:posOffset>
                      </wp:positionH>
                      <wp:positionV relativeFrom="paragraph">
                        <wp:posOffset>364490</wp:posOffset>
                      </wp:positionV>
                      <wp:extent cx="0" cy="252000"/>
                      <wp:effectExtent l="76200" t="0" r="57150" b="53340"/>
                      <wp:wrapNone/>
                      <wp:docPr id="511" name="Conector recto de flecha 511"/>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66F62B6" id="Conector recto de flecha 511" o:spid="_x0000_s1026" type="#_x0000_t32" style="position:absolute;margin-left:66.3pt;margin-top:28.7pt;width:0;height:19.85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49792" behindDoc="0" locked="0" layoutInCell="1" allowOverlap="1" wp14:anchorId="7808FAFE" wp14:editId="24F8A7AC">
                      <wp:simplePos x="0" y="0"/>
                      <wp:positionH relativeFrom="column">
                        <wp:posOffset>852363</wp:posOffset>
                      </wp:positionH>
                      <wp:positionV relativeFrom="paragraph">
                        <wp:posOffset>-113720</wp:posOffset>
                      </wp:positionV>
                      <wp:extent cx="0" cy="222885"/>
                      <wp:effectExtent l="76200" t="0" r="57150" b="62865"/>
                      <wp:wrapNone/>
                      <wp:docPr id="512" name="Conector recto de flecha 512"/>
                      <wp:cNvGraphicFramePr/>
                      <a:graphic xmlns:a="http://schemas.openxmlformats.org/drawingml/2006/main">
                        <a:graphicData uri="http://schemas.microsoft.com/office/word/2010/wordprocessingShape">
                          <wps:wsp>
                            <wps:cNvCnPr/>
                            <wps:spPr>
                              <a:xfrm>
                                <a:off x="0" y="0"/>
                                <a:ext cx="0" cy="22288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E375DED" id="Conector recto de flecha 512" o:spid="_x0000_s1026" type="#_x0000_t32" style="position:absolute;margin-left:67.1pt;margin-top:-8.95pt;width:0;height:17.5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20096" behindDoc="0" locked="0" layoutInCell="1" allowOverlap="1" wp14:anchorId="69BCB5AB" wp14:editId="14710712">
                      <wp:simplePos x="0" y="0"/>
                      <wp:positionH relativeFrom="column">
                        <wp:posOffset>334645</wp:posOffset>
                      </wp:positionH>
                      <wp:positionV relativeFrom="paragraph">
                        <wp:posOffset>126365</wp:posOffset>
                      </wp:positionV>
                      <wp:extent cx="1007745" cy="238125"/>
                      <wp:effectExtent l="0" t="0" r="20955" b="28575"/>
                      <wp:wrapThrough wrapText="bothSides">
                        <wp:wrapPolygon edited="0">
                          <wp:start x="0" y="0"/>
                          <wp:lineTo x="0" y="22464"/>
                          <wp:lineTo x="21641" y="22464"/>
                          <wp:lineTo x="21641" y="0"/>
                          <wp:lineTo x="0" y="0"/>
                        </wp:wrapPolygon>
                      </wp:wrapThrough>
                      <wp:docPr id="34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F5FB0B7" w14:textId="77777777" w:rsidR="00623673" w:rsidRPr="004E4296" w:rsidRDefault="00623673" w:rsidP="00DC7FF4">
                                  <w:pPr>
                                    <w:jc w:val="center"/>
                                    <w:rPr>
                                      <w:sz w:val="18"/>
                                    </w:rPr>
                                  </w:pPr>
                                  <w:r w:rsidRPr="004E4296">
                                    <w:rPr>
                                      <w:sz w:val="18"/>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BCB5AB" id="_x0000_s1039" style="position:absolute;left:0;text-align:left;margin-left:26.35pt;margin-top:9.95pt;width:79.35pt;height:18.7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dCx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" fillcolor="window" strokecolor="windowText" strokeweight=".25pt">
                      <v:textbox>
                        <w:txbxContent>
                          <w:p w14:paraId="1F5FB0B7" w14:textId="77777777" w:rsidR="00623673" w:rsidRPr="004E4296" w:rsidRDefault="00623673" w:rsidP="00DC7FF4">
                            <w:pPr>
                              <w:jc w:val="center"/>
                              <w:rPr>
                                <w:sz w:val="18"/>
                              </w:rPr>
                            </w:pPr>
                            <w:r w:rsidRPr="004E4296">
                              <w:rPr>
                                <w:sz w:val="18"/>
                              </w:rPr>
                              <w:t>Verter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E821A3" w14:textId="77777777" w:rsidR="001E1335" w:rsidRPr="00DC7FF4" w:rsidRDefault="001E1335" w:rsidP="001E1335">
            <w:pPr>
              <w:rPr>
                <w:sz w:val="18"/>
                <w:szCs w:val="18"/>
              </w:rPr>
            </w:pPr>
            <w:r w:rsidRPr="00DC7FF4">
              <w:rPr>
                <w:sz w:val="18"/>
                <w:szCs w:val="18"/>
              </w:rPr>
              <w:t>Verter el contenido restante en uno o varios tubos Falcon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25F1141" w14:textId="4A890AA4"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425B670" w14:textId="77777777" w:rsidR="001E1335" w:rsidRPr="00DC7FF4" w:rsidRDefault="001E1335" w:rsidP="001E1335">
            <w:pPr>
              <w:rPr>
                <w:sz w:val="18"/>
                <w:szCs w:val="18"/>
              </w:rPr>
            </w:pPr>
            <w:r w:rsidRPr="00DC7FF4">
              <w:rPr>
                <w:sz w:val="18"/>
                <w:szCs w:val="18"/>
              </w:rPr>
              <w:t>No aplica</w:t>
            </w:r>
          </w:p>
        </w:tc>
      </w:tr>
      <w:tr w:rsidR="001E1335" w:rsidRPr="00DC7FF4" w14:paraId="3235C64D" w14:textId="77777777" w:rsidTr="007D1B7C">
        <w:trPr>
          <w:trHeight w:val="32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2A21666" w14:textId="77777777" w:rsidR="001E1335" w:rsidRPr="00DC7FF4" w:rsidRDefault="001E1335" w:rsidP="001E1335">
            <w:pPr>
              <w:rPr>
                <w:sz w:val="18"/>
                <w:szCs w:val="18"/>
              </w:rPr>
            </w:pPr>
            <w:r w:rsidRPr="00DC7FF4">
              <w:rPr>
                <w:sz w:val="18"/>
                <w:szCs w:val="18"/>
              </w:rPr>
              <w:t>7</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F421BF3" w14:textId="653FBE87" w:rsidR="001E1335" w:rsidRPr="00DC7FF4" w:rsidRDefault="001E1335"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34432" behindDoc="0" locked="0" layoutInCell="1" allowOverlap="1" wp14:anchorId="5ADE8520" wp14:editId="2E9094E8">
                      <wp:simplePos x="0" y="0"/>
                      <wp:positionH relativeFrom="column">
                        <wp:posOffset>835231</wp:posOffset>
                      </wp:positionH>
                      <wp:positionV relativeFrom="paragraph">
                        <wp:posOffset>299258</wp:posOffset>
                      </wp:positionV>
                      <wp:extent cx="0" cy="201262"/>
                      <wp:effectExtent l="76200" t="0" r="57150" b="66040"/>
                      <wp:wrapNone/>
                      <wp:docPr id="61" name="Conector recto de flecha 61"/>
                      <wp:cNvGraphicFramePr/>
                      <a:graphic xmlns:a="http://schemas.openxmlformats.org/drawingml/2006/main">
                        <a:graphicData uri="http://schemas.microsoft.com/office/word/2010/wordprocessingShape">
                          <wps:wsp>
                            <wps:cNvCnPr/>
                            <wps:spPr>
                              <a:xfrm>
                                <a:off x="0" y="0"/>
                                <a:ext cx="0" cy="20126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A8290FE" id="Conector recto de flecha 61" o:spid="_x0000_s1026" type="#_x0000_t32" style="position:absolute;margin-left:65.75pt;margin-top:23.55pt;width:0;height:15.85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21120" behindDoc="0" locked="0" layoutInCell="1" allowOverlap="1" wp14:anchorId="6E3A1EE1" wp14:editId="46BF872A">
                      <wp:simplePos x="0" y="0"/>
                      <wp:positionH relativeFrom="column">
                        <wp:posOffset>324105</wp:posOffset>
                      </wp:positionH>
                      <wp:positionV relativeFrom="paragraph">
                        <wp:posOffset>61446</wp:posOffset>
                      </wp:positionV>
                      <wp:extent cx="1007745" cy="238125"/>
                      <wp:effectExtent l="0" t="0" r="20955" b="28575"/>
                      <wp:wrapThrough wrapText="bothSides">
                        <wp:wrapPolygon edited="0">
                          <wp:start x="0" y="0"/>
                          <wp:lineTo x="0" y="22464"/>
                          <wp:lineTo x="21641" y="22464"/>
                          <wp:lineTo x="21641" y="0"/>
                          <wp:lineTo x="0" y="0"/>
                        </wp:wrapPolygon>
                      </wp:wrapThrough>
                      <wp:docPr id="6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2EE7A281" w14:textId="77777777" w:rsidR="00623673" w:rsidRPr="004E4296" w:rsidRDefault="00623673" w:rsidP="00DC7FF4">
                                  <w:pPr>
                                    <w:jc w:val="center"/>
                                    <w:rPr>
                                      <w:sz w:val="18"/>
                                    </w:rPr>
                                  </w:pPr>
                                  <w:r w:rsidRPr="004E4296">
                                    <w:rPr>
                                      <w:sz w:val="18"/>
                                    </w:rPr>
                                    <w:t>Sedimentar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3A1EE1" id="_x0000_s1040" style="position:absolute;left:0;text-align:left;margin-left:25.5pt;margin-top:4.85pt;width:79.35pt;height:18.75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" fillcolor="window" strokecolor="windowText" strokeweight=".25pt">
                      <v:textbox>
                        <w:txbxContent>
                          <w:p w14:paraId="2EE7A281" w14:textId="77777777" w:rsidR="00623673" w:rsidRPr="004E4296" w:rsidRDefault="00623673" w:rsidP="00DC7FF4">
                            <w:pPr>
                              <w:jc w:val="center"/>
                              <w:rPr>
                                <w:sz w:val="18"/>
                              </w:rPr>
                            </w:pPr>
                            <w:r w:rsidRPr="004E4296">
                              <w:rPr>
                                <w:sz w:val="18"/>
                              </w:rPr>
                              <w:t>Sedimentar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6370B66" w14:textId="77777777" w:rsidR="001E1335" w:rsidRPr="00DC7FF4" w:rsidRDefault="001E1335" w:rsidP="001E1335">
            <w:pPr>
              <w:rPr>
                <w:sz w:val="18"/>
                <w:szCs w:val="18"/>
              </w:rPr>
            </w:pPr>
            <w:r w:rsidRPr="00DC7FF4">
              <w:rPr>
                <w:sz w:val="18"/>
                <w:szCs w:val="18"/>
              </w:rPr>
              <w:t>Sedimentar nuevamente por 48 h</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8BD24E4" w14:textId="2F0EFFD6"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3D1AB1" w14:textId="77777777" w:rsidR="001E1335" w:rsidRPr="00DC7FF4" w:rsidRDefault="001E1335" w:rsidP="001E1335">
            <w:pPr>
              <w:rPr>
                <w:sz w:val="18"/>
                <w:szCs w:val="18"/>
              </w:rPr>
            </w:pPr>
            <w:r w:rsidRPr="00DC7FF4">
              <w:rPr>
                <w:sz w:val="18"/>
                <w:szCs w:val="18"/>
              </w:rPr>
              <w:t>No aplica</w:t>
            </w:r>
          </w:p>
        </w:tc>
      </w:tr>
      <w:tr w:rsidR="001E1335" w:rsidRPr="00DC7FF4" w14:paraId="0BEF2572"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05552F" w14:textId="77777777" w:rsidR="001E1335" w:rsidRPr="00DC7FF4" w:rsidRDefault="001E1335" w:rsidP="001E1335">
            <w:pPr>
              <w:rPr>
                <w:sz w:val="18"/>
                <w:szCs w:val="18"/>
              </w:rPr>
            </w:pPr>
            <w:r w:rsidRPr="00DC7FF4">
              <w:rPr>
                <w:sz w:val="18"/>
                <w:szCs w:val="18"/>
              </w:rPr>
              <w:t>8</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BA1C46A" w14:textId="3E9DAAFA" w:rsidR="001E1335" w:rsidRPr="00DC7FF4" w:rsidRDefault="00561077" w:rsidP="001E1335">
            <w:pPr>
              <w:rPr>
                <w:noProof/>
                <w:sz w:val="18"/>
                <w:szCs w:val="18"/>
                <w:lang w:val="en-US"/>
              </w:rPr>
            </w:pPr>
            <w:r w:rsidRPr="00DC7FF4">
              <w:rPr>
                <w:noProof/>
                <w:sz w:val="18"/>
                <w:szCs w:val="18"/>
                <w:lang w:eastAsia="es-CO"/>
              </w:rPr>
              <mc:AlternateContent>
                <mc:Choice Requires="wps">
                  <w:drawing>
                    <wp:anchor distT="45720" distB="45720" distL="114300" distR="114300" simplePos="0" relativeHeight="252439552" behindDoc="0" locked="0" layoutInCell="1" allowOverlap="1" wp14:anchorId="3CB11F9D" wp14:editId="68A7DBA8">
                      <wp:simplePos x="0" y="0"/>
                      <wp:positionH relativeFrom="column">
                        <wp:posOffset>359023</wp:posOffset>
                      </wp:positionH>
                      <wp:positionV relativeFrom="paragraph">
                        <wp:posOffset>812386</wp:posOffset>
                      </wp:positionV>
                      <wp:extent cx="419100" cy="238125"/>
                      <wp:effectExtent l="0" t="0" r="0" b="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38125"/>
                              </a:xfrm>
                              <a:prstGeom prst="rect">
                                <a:avLst/>
                              </a:prstGeom>
                              <a:noFill/>
                              <a:ln w="9525">
                                <a:noFill/>
                                <a:miter lim="800000"/>
                                <a:headEnd/>
                                <a:tailEnd/>
                              </a:ln>
                            </wps:spPr>
                            <wps:txbx>
                              <w:txbxContent>
                                <w:p w14:paraId="6D5EDE83" w14:textId="77777777" w:rsidR="00623673" w:rsidRPr="009C79E6" w:rsidRDefault="00623673" w:rsidP="000D4A5B">
                                  <w:r w:rsidRPr="009C79E6">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11F9D" id="_x0000_s1041" type="#_x0000_t202" style="position:absolute;left:0;text-align:left;margin-left:28.25pt;margin-top:63.95pt;width:33pt;height:18.75pt;z-index:25243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" filled="f" stroked="f">
                      <v:textbox>
                        <w:txbxContent>
                          <w:p w14:paraId="6D5EDE83" w14:textId="77777777" w:rsidR="00623673" w:rsidRPr="009C79E6" w:rsidRDefault="00623673" w:rsidP="000D4A5B">
                            <w:r w:rsidRPr="009C79E6">
                              <w:t>Si</w:t>
                            </w:r>
                          </w:p>
                        </w:txbxContent>
                      </v:textbox>
                      <w10:wrap type="square"/>
                    </v:shape>
                  </w:pict>
                </mc:Fallback>
              </mc:AlternateContent>
            </w:r>
            <w:r w:rsidRPr="00DC7FF4">
              <w:rPr>
                <w:noProof/>
                <w:sz w:val="18"/>
                <w:szCs w:val="18"/>
                <w:lang w:eastAsia="es-CO"/>
              </w:rPr>
              <mc:AlternateContent>
                <mc:Choice Requires="wps">
                  <w:drawing>
                    <wp:anchor distT="45720" distB="45720" distL="114300" distR="114300" simplePos="0" relativeHeight="252433408" behindDoc="0" locked="0" layoutInCell="1" allowOverlap="1" wp14:anchorId="26E2467D" wp14:editId="67BB7D52">
                      <wp:simplePos x="0" y="0"/>
                      <wp:positionH relativeFrom="column">
                        <wp:posOffset>391629</wp:posOffset>
                      </wp:positionH>
                      <wp:positionV relativeFrom="paragraph">
                        <wp:posOffset>143951</wp:posOffset>
                      </wp:positionV>
                      <wp:extent cx="866775" cy="665480"/>
                      <wp:effectExtent l="0" t="0" r="0" b="1270"/>
                      <wp:wrapSquare wrapText="bothSides"/>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65480"/>
                              </a:xfrm>
                              <a:prstGeom prst="rect">
                                <a:avLst/>
                              </a:prstGeom>
                              <a:noFill/>
                              <a:ln w="9525">
                                <a:noFill/>
                                <a:miter lim="800000"/>
                                <a:headEnd/>
                                <a:tailEnd/>
                              </a:ln>
                            </wps:spPr>
                            <wps:txbx>
                              <w:txbxContent>
                                <w:p w14:paraId="07A368DF" w14:textId="19C57C0E" w:rsidR="00623673" w:rsidRPr="00826FD2" w:rsidRDefault="00623673" w:rsidP="00DC7FF4">
                                  <w:pPr>
                                    <w:jc w:val="center"/>
                                    <w:rPr>
                                      <w:sz w:val="18"/>
                                      <w:szCs w:val="18"/>
                                    </w:rPr>
                                  </w:pPr>
                                  <w:r w:rsidRPr="00826FD2">
                                    <w:rPr>
                                      <w:sz w:val="18"/>
                                      <w:szCs w:val="18"/>
                                    </w:rPr>
                                    <w:t>¿</w:t>
                                  </w:r>
                                  <w:r w:rsidRPr="004E4296">
                                    <w:rPr>
                                      <w:sz w:val="18"/>
                                    </w:rPr>
                                    <w:t xml:space="preserve">El volumen concentrado es mayor a 20 </w:t>
                                  </w:r>
                                  <w:r>
                                    <w:rPr>
                                      <w:sz w:val="18"/>
                                    </w:rPr>
                                    <w:t>ml</w:t>
                                  </w:r>
                                  <w:r w:rsidRPr="004E4296">
                                    <w:rPr>
                                      <w:sz w:val="18"/>
                                    </w:rPr>
                                    <w:t>?</w:t>
                                  </w:r>
                                </w:p>
                                <w:p w14:paraId="22FADE2C" w14:textId="77777777" w:rsidR="00623673" w:rsidRPr="00826FD2" w:rsidRDefault="00623673" w:rsidP="000D4A5B">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2467D" id="_x0000_s1042" type="#_x0000_t202" style="position:absolute;left:0;text-align:left;margin-left:30.85pt;margin-top:11.35pt;width:68.25pt;height:52.4pt;z-index:25243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" filled="f" stroked="f">
                      <v:textbox>
                        <w:txbxContent>
                          <w:p w14:paraId="07A368DF" w14:textId="19C57C0E" w:rsidR="00623673" w:rsidRPr="00826FD2" w:rsidRDefault="00623673" w:rsidP="00DC7FF4">
                            <w:pPr>
                              <w:jc w:val="center"/>
                              <w:rPr>
                                <w:sz w:val="18"/>
                                <w:szCs w:val="18"/>
                              </w:rPr>
                            </w:pPr>
                            <w:r w:rsidRPr="00826FD2">
                              <w:rPr>
                                <w:sz w:val="18"/>
                                <w:szCs w:val="18"/>
                              </w:rPr>
                              <w:t>¿</w:t>
                            </w:r>
                            <w:r w:rsidRPr="004E4296">
                              <w:rPr>
                                <w:sz w:val="18"/>
                              </w:rPr>
                              <w:t xml:space="preserve">El volumen concentrado es mayor a 20 </w:t>
                            </w:r>
                            <w:r>
                              <w:rPr>
                                <w:sz w:val="18"/>
                              </w:rPr>
                              <w:t>ml</w:t>
                            </w:r>
                            <w:r w:rsidRPr="004E4296">
                              <w:rPr>
                                <w:sz w:val="18"/>
                              </w:rPr>
                              <w:t>?</w:t>
                            </w:r>
                          </w:p>
                          <w:p w14:paraId="22FADE2C" w14:textId="77777777" w:rsidR="00623673" w:rsidRPr="00826FD2" w:rsidRDefault="00623673" w:rsidP="000D4A5B">
                            <w:pPr>
                              <w:rPr>
                                <w:sz w:val="18"/>
                                <w:szCs w:val="18"/>
                              </w:rPr>
                            </w:pPr>
                          </w:p>
                        </w:txbxContent>
                      </v:textbox>
                      <w10:wrap type="square"/>
                    </v:shape>
                  </w:pict>
                </mc:Fallback>
              </mc:AlternateContent>
            </w:r>
            <w:r w:rsidRPr="00DC7FF4">
              <w:rPr>
                <w:noProof/>
                <w:sz w:val="18"/>
                <w:szCs w:val="18"/>
                <w:lang w:eastAsia="es-CO"/>
              </w:rPr>
              <mc:AlternateContent>
                <mc:Choice Requires="wps">
                  <w:drawing>
                    <wp:anchor distT="0" distB="0" distL="114300" distR="114300" simplePos="0" relativeHeight="252423168" behindDoc="0" locked="0" layoutInCell="1" allowOverlap="1" wp14:anchorId="0A7DEC72" wp14:editId="79569D13">
                      <wp:simplePos x="0" y="0"/>
                      <wp:positionH relativeFrom="column">
                        <wp:posOffset>849630</wp:posOffset>
                      </wp:positionH>
                      <wp:positionV relativeFrom="paragraph">
                        <wp:posOffset>915891</wp:posOffset>
                      </wp:positionV>
                      <wp:extent cx="0" cy="219075"/>
                      <wp:effectExtent l="76200" t="0" r="57150" b="47625"/>
                      <wp:wrapNone/>
                      <wp:docPr id="354" name="Conector recto de flecha 354"/>
                      <wp:cNvGraphicFramePr/>
                      <a:graphic xmlns:a="http://schemas.openxmlformats.org/drawingml/2006/main">
                        <a:graphicData uri="http://schemas.microsoft.com/office/word/2010/wordprocessingShape">
                          <wps:wsp>
                            <wps:cNvCnPr/>
                            <wps:spPr>
                              <a:xfrm>
                                <a:off x="0" y="0"/>
                                <a:ext cx="0" cy="2190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59E019D" id="Conector recto de flecha 354" o:spid="_x0000_s1026" type="#_x0000_t32" style="position:absolute;margin-left:66.9pt;margin-top:72.1pt;width:0;height:17.2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">
                      <v:stroke endarrow="block"/>
                    </v:shape>
                  </w:pict>
                </mc:Fallback>
              </mc:AlternateContent>
            </w:r>
            <w:r w:rsidRPr="00DC7FF4">
              <w:rPr>
                <w:noProof/>
                <w:sz w:val="18"/>
                <w:szCs w:val="18"/>
                <w:lang w:eastAsia="es-CO"/>
              </w:rPr>
              <mc:AlternateContent>
                <mc:Choice Requires="wps">
                  <w:drawing>
                    <wp:anchor distT="45720" distB="45720" distL="114300" distR="114300" simplePos="0" relativeHeight="252405760" behindDoc="0" locked="0" layoutInCell="1" allowOverlap="1" wp14:anchorId="36A938E9" wp14:editId="3D5B2EAC">
                      <wp:simplePos x="0" y="0"/>
                      <wp:positionH relativeFrom="column">
                        <wp:posOffset>1454150</wp:posOffset>
                      </wp:positionH>
                      <wp:positionV relativeFrom="paragraph">
                        <wp:posOffset>300769</wp:posOffset>
                      </wp:positionV>
                      <wp:extent cx="256540" cy="318135"/>
                      <wp:effectExtent l="0" t="0" r="0" b="5715"/>
                      <wp:wrapSquare wrapText="bothSides"/>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318135"/>
                              </a:xfrm>
                              <a:prstGeom prst="rect">
                                <a:avLst/>
                              </a:prstGeom>
                              <a:solidFill>
                                <a:srgbClr val="FFFFFF"/>
                              </a:solidFill>
                              <a:ln w="9525">
                                <a:noFill/>
                                <a:miter lim="800000"/>
                                <a:headEnd/>
                                <a:tailEnd/>
                              </a:ln>
                            </wps:spPr>
                            <wps:txbx>
                              <w:txbxContent>
                                <w:p w14:paraId="77B4A194" w14:textId="77777777" w:rsidR="00623673" w:rsidRPr="006D76B7" w:rsidRDefault="00623673" w:rsidP="000D4A5B">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938E9" id="_x0000_s1043" type="#_x0000_t202" style="position:absolute;left:0;text-align:left;margin-left:114.5pt;margin-top:23.7pt;width:20.2pt;height:25.05pt;z-index:25240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" stroked="f">
                      <v:textbox>
                        <w:txbxContent>
                          <w:p w14:paraId="77B4A194" w14:textId="77777777" w:rsidR="00623673" w:rsidRPr="006D76B7" w:rsidRDefault="00623673" w:rsidP="000D4A5B">
                            <w:r>
                              <w:t>2</w:t>
                            </w:r>
                          </w:p>
                        </w:txbxContent>
                      </v:textbox>
                      <w10:wrap type="square"/>
                    </v:shape>
                  </w:pict>
                </mc:Fallback>
              </mc:AlternateContent>
            </w:r>
            <w:r w:rsidRPr="00DC7FF4">
              <w:rPr>
                <w:noProof/>
                <w:sz w:val="18"/>
                <w:szCs w:val="18"/>
                <w:lang w:eastAsia="es-CO"/>
              </w:rPr>
              <mc:AlternateContent>
                <mc:Choice Requires="wps">
                  <w:drawing>
                    <wp:anchor distT="0" distB="0" distL="114300" distR="114300" simplePos="0" relativeHeight="252438528" behindDoc="0" locked="0" layoutInCell="1" allowOverlap="1" wp14:anchorId="6899C58E" wp14:editId="1BF82B13">
                      <wp:simplePos x="0" y="0"/>
                      <wp:positionH relativeFrom="column">
                        <wp:posOffset>1469390</wp:posOffset>
                      </wp:positionH>
                      <wp:positionV relativeFrom="paragraph">
                        <wp:posOffset>327439</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458" name="Elipse 458"/>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59C6C30F"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99C58E" id="Elipse 458" o:spid="_x0000_s1044" style="position:absolute;left:0;text-align:left;margin-left:115.7pt;margin-top:25.8pt;width:16.5pt;height:16.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" filled="f" strokecolor="windowText" strokeweight=".25pt">
                      <v:textbox>
                        <w:txbxContent>
                          <w:p w14:paraId="59C6C30F" w14:textId="77777777" w:rsidR="00623673" w:rsidRPr="008B0E34" w:rsidRDefault="00623673" w:rsidP="000D4A5B"/>
                        </w:txbxContent>
                      </v:textbox>
                      <w10:wrap type="through"/>
                    </v:oval>
                  </w:pict>
                </mc:Fallback>
              </mc:AlternateContent>
            </w:r>
            <w:r w:rsidRPr="00DC7FF4">
              <w:rPr>
                <w:noProof/>
                <w:sz w:val="18"/>
                <w:szCs w:val="18"/>
                <w:lang w:eastAsia="es-CO"/>
              </w:rPr>
              <mc:AlternateContent>
                <mc:Choice Requires="wps">
                  <w:drawing>
                    <wp:anchor distT="0" distB="0" distL="114300" distR="114300" simplePos="0" relativeHeight="252441600" behindDoc="0" locked="0" layoutInCell="1" allowOverlap="1" wp14:anchorId="3256A346" wp14:editId="01663266">
                      <wp:simplePos x="0" y="0"/>
                      <wp:positionH relativeFrom="column">
                        <wp:posOffset>1392555</wp:posOffset>
                      </wp:positionH>
                      <wp:positionV relativeFrom="paragraph">
                        <wp:posOffset>416146</wp:posOffset>
                      </wp:positionV>
                      <wp:extent cx="83185" cy="0"/>
                      <wp:effectExtent l="0" t="76200" r="12065" b="95250"/>
                      <wp:wrapNone/>
                      <wp:docPr id="475" name="Conector recto de flecha 475"/>
                      <wp:cNvGraphicFramePr/>
                      <a:graphic xmlns:a="http://schemas.openxmlformats.org/drawingml/2006/main">
                        <a:graphicData uri="http://schemas.microsoft.com/office/word/2010/wordprocessingShape">
                          <wps:wsp>
                            <wps:cNvCnPr/>
                            <wps:spPr>
                              <a:xfrm>
                                <a:off x="0" y="0"/>
                                <a:ext cx="8318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191E924" id="Conector recto de flecha 475" o:spid="_x0000_s1026" type="#_x0000_t32" style="position:absolute;margin-left:109.65pt;margin-top:32.75pt;width:6.55pt;height:0;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36480" behindDoc="0" locked="0" layoutInCell="1" allowOverlap="1" wp14:anchorId="5E0CEFC7" wp14:editId="75B93A33">
                      <wp:simplePos x="0" y="0"/>
                      <wp:positionH relativeFrom="column">
                        <wp:posOffset>241300</wp:posOffset>
                      </wp:positionH>
                      <wp:positionV relativeFrom="paragraph">
                        <wp:posOffset>434754</wp:posOffset>
                      </wp:positionV>
                      <wp:extent cx="93980" cy="0"/>
                      <wp:effectExtent l="0" t="76200" r="20320" b="95250"/>
                      <wp:wrapNone/>
                      <wp:docPr id="477" name="Conector recto de flecha 477"/>
                      <wp:cNvGraphicFramePr/>
                      <a:graphic xmlns:a="http://schemas.openxmlformats.org/drawingml/2006/main">
                        <a:graphicData uri="http://schemas.microsoft.com/office/word/2010/wordprocessingShape">
                          <wps:wsp>
                            <wps:cNvCnPr/>
                            <wps:spPr>
                              <a:xfrm>
                                <a:off x="0" y="0"/>
                                <a:ext cx="939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D80A462" id="Conector recto de flecha 477" o:spid="_x0000_s1026" type="#_x0000_t32" style="position:absolute;margin-left:19pt;margin-top:34.25pt;width:7.4pt;height:0;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">
                      <v:stroke endarrow="block"/>
                    </v:shape>
                  </w:pict>
                </mc:Fallback>
              </mc:AlternateContent>
            </w:r>
            <w:r w:rsidRPr="00DC7FF4">
              <w:rPr>
                <w:noProof/>
                <w:sz w:val="18"/>
                <w:szCs w:val="18"/>
                <w:lang w:eastAsia="es-CO"/>
              </w:rPr>
              <mc:AlternateContent>
                <mc:Choice Requires="wps">
                  <w:drawing>
                    <wp:anchor distT="45720" distB="45720" distL="114300" distR="114300" simplePos="0" relativeHeight="252407808" behindDoc="0" locked="0" layoutInCell="1" allowOverlap="1" wp14:anchorId="01579012" wp14:editId="01A95B92">
                      <wp:simplePos x="0" y="0"/>
                      <wp:positionH relativeFrom="column">
                        <wp:posOffset>-6985</wp:posOffset>
                      </wp:positionH>
                      <wp:positionV relativeFrom="paragraph">
                        <wp:posOffset>307754</wp:posOffset>
                      </wp:positionV>
                      <wp:extent cx="245110" cy="296545"/>
                      <wp:effectExtent l="0" t="0" r="2540" b="8255"/>
                      <wp:wrapSquare wrapText="bothSides"/>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96545"/>
                              </a:xfrm>
                              <a:prstGeom prst="rect">
                                <a:avLst/>
                              </a:prstGeom>
                              <a:solidFill>
                                <a:srgbClr val="FFFFFF"/>
                              </a:solidFill>
                              <a:ln w="9525">
                                <a:noFill/>
                                <a:miter lim="800000"/>
                                <a:headEnd/>
                                <a:tailEnd/>
                              </a:ln>
                            </wps:spPr>
                            <wps:txbx>
                              <w:txbxContent>
                                <w:p w14:paraId="241217F7" w14:textId="564BFFD4" w:rsidR="00623673" w:rsidRPr="00D924C2" w:rsidRDefault="00623673" w:rsidP="000D4A5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79012" id="_x0000_s1045" type="#_x0000_t202" style="position:absolute;left:0;text-align:left;margin-left:-.55pt;margin-top:24.25pt;width:19.3pt;height:23.35pt;z-index:25240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" stroked="f">
                      <v:textbox>
                        <w:txbxContent>
                          <w:p w14:paraId="241217F7" w14:textId="564BFFD4" w:rsidR="00623673" w:rsidRPr="00D924C2" w:rsidRDefault="00623673" w:rsidP="000D4A5B">
                            <w:r>
                              <w:t>1</w:t>
                            </w:r>
                          </w:p>
                        </w:txbxContent>
                      </v:textbox>
                      <w10:wrap type="square"/>
                    </v:shape>
                  </w:pict>
                </mc:Fallback>
              </mc:AlternateContent>
            </w:r>
            <w:r w:rsidRPr="00DC7FF4">
              <w:rPr>
                <w:noProof/>
                <w:sz w:val="18"/>
                <w:szCs w:val="18"/>
                <w:lang w:eastAsia="es-CO"/>
              </w:rPr>
              <mc:AlternateContent>
                <mc:Choice Requires="wps">
                  <w:drawing>
                    <wp:anchor distT="0" distB="0" distL="114300" distR="114300" simplePos="0" relativeHeight="252435456" behindDoc="0" locked="0" layoutInCell="1" allowOverlap="1" wp14:anchorId="060C8D9C" wp14:editId="6DE2E13B">
                      <wp:simplePos x="0" y="0"/>
                      <wp:positionH relativeFrom="column">
                        <wp:posOffset>1905</wp:posOffset>
                      </wp:positionH>
                      <wp:positionV relativeFrom="paragraph">
                        <wp:posOffset>339311</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478" name="Elipse 478"/>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387C7360" w14:textId="7888BC49"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C8D9C" id="Elipse 478" o:spid="_x0000_s1046" style="position:absolute;left:0;text-align:left;margin-left:.15pt;margin-top:26.7pt;width:16.5pt;height:16.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" filled="f" strokecolor="windowText" strokeweight=".25pt">
                      <v:textbox>
                        <w:txbxContent>
                          <w:p w14:paraId="387C7360" w14:textId="7888BC49" w:rsidR="00623673" w:rsidRPr="008B0E34" w:rsidRDefault="00623673" w:rsidP="000D4A5B"/>
                        </w:txbxContent>
                      </v:textbox>
                      <w10:wrap type="through"/>
                    </v:oval>
                  </w:pict>
                </mc:Fallback>
              </mc:AlternateContent>
            </w:r>
            <w:r w:rsidRPr="00DC7FF4">
              <w:rPr>
                <w:noProof/>
                <w:sz w:val="18"/>
                <w:szCs w:val="18"/>
                <w:lang w:eastAsia="es-CO"/>
              </w:rPr>
              <mc:AlternateContent>
                <mc:Choice Requires="wps">
                  <w:drawing>
                    <wp:anchor distT="0" distB="0" distL="114300" distR="114300" simplePos="0" relativeHeight="252431360" behindDoc="0" locked="0" layoutInCell="1" allowOverlap="1" wp14:anchorId="4FAC72A0" wp14:editId="03B7AB43">
                      <wp:simplePos x="0" y="0"/>
                      <wp:positionH relativeFrom="column">
                        <wp:posOffset>303751</wp:posOffset>
                      </wp:positionH>
                      <wp:positionV relativeFrom="paragraph">
                        <wp:posOffset>-42931</wp:posOffset>
                      </wp:positionV>
                      <wp:extent cx="1080654" cy="963681"/>
                      <wp:effectExtent l="0" t="0" r="24765" b="27305"/>
                      <wp:wrapNone/>
                      <wp:docPr id="60" name="Rombo 60"/>
                      <wp:cNvGraphicFramePr/>
                      <a:graphic xmlns:a="http://schemas.openxmlformats.org/drawingml/2006/main">
                        <a:graphicData uri="http://schemas.microsoft.com/office/word/2010/wordprocessingShape">
                          <wps:wsp>
                            <wps:cNvSpPr/>
                            <wps:spPr>
                              <a:xfrm>
                                <a:off x="0" y="0"/>
                                <a:ext cx="1080654" cy="963681"/>
                              </a:xfrm>
                              <a:prstGeom prst="diamond">
                                <a:avLst/>
                              </a:prstGeom>
                              <a:solidFill>
                                <a:sysClr val="window" lastClr="FFFFFF"/>
                              </a:solidFill>
                              <a:ln w="3175" cap="flat" cmpd="sng" algn="ctr">
                                <a:solidFill>
                                  <a:sysClr val="windowText" lastClr="000000"/>
                                </a:solidFill>
                                <a:prstDash val="solid"/>
                              </a:ln>
                              <a:effectLst/>
                            </wps:spPr>
                            <wps:txbx>
                              <w:txbxContent>
                                <w:p w14:paraId="4CECA080" w14:textId="77777777" w:rsidR="00623673" w:rsidRPr="00E516E7"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C72A0" id="Rombo 60" o:spid="_x0000_s1047" type="#_x0000_t4" style="position:absolute;left:0;text-align:left;margin-left:23.9pt;margin-top:-3.4pt;width:85.1pt;height:75.9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" fillcolor="window" strokecolor="windowText" strokeweight=".25pt">
                      <v:textbox>
                        <w:txbxContent>
                          <w:p w14:paraId="4CECA080" w14:textId="77777777" w:rsidR="00623673" w:rsidRPr="00E516E7" w:rsidRDefault="00623673" w:rsidP="000D4A5B"/>
                        </w:txbxContent>
                      </v:textbox>
                    </v:shape>
                  </w:pict>
                </mc:Fallback>
              </mc:AlternateContent>
            </w:r>
            <w:r w:rsidR="001E1335" w:rsidRPr="00DC7FF4">
              <w:rPr>
                <w:noProof/>
                <w:sz w:val="18"/>
                <w:szCs w:val="18"/>
                <w:lang w:eastAsia="es-CO"/>
              </w:rPr>
              <mc:AlternateContent>
                <mc:Choice Requires="wps">
                  <w:drawing>
                    <wp:anchor distT="45720" distB="45720" distL="114300" distR="114300" simplePos="0" relativeHeight="252442624" behindDoc="0" locked="0" layoutInCell="1" allowOverlap="1" wp14:anchorId="2CC06CCD" wp14:editId="1883237A">
                      <wp:simplePos x="0" y="0"/>
                      <wp:positionH relativeFrom="column">
                        <wp:posOffset>1226828</wp:posOffset>
                      </wp:positionH>
                      <wp:positionV relativeFrom="paragraph">
                        <wp:posOffset>176935</wp:posOffset>
                      </wp:positionV>
                      <wp:extent cx="400050" cy="247650"/>
                      <wp:effectExtent l="0" t="0" r="0" b="0"/>
                      <wp:wrapSquare wrapText="bothSides"/>
                      <wp:docPr id="4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691BACD7"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06CCD" id="_x0000_s1048" type="#_x0000_t202" style="position:absolute;left:0;text-align:left;margin-left:96.6pt;margin-top:13.95pt;width:31.5pt;height:19.5pt;z-index:25244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" filled="f" stroked="f">
                      <v:textbox>
                        <w:txbxContent>
                          <w:p w14:paraId="691BACD7" w14:textId="77777777" w:rsidR="00623673" w:rsidRPr="009C79E6" w:rsidRDefault="00623673" w:rsidP="000D4A5B">
                            <w:r w:rsidRPr="009C79E6">
                              <w:t>No</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D204846" w14:textId="1C3B20CE" w:rsidR="001E1335" w:rsidRPr="00DC7FF4" w:rsidRDefault="001E1335" w:rsidP="001E1335">
            <w:pPr>
              <w:rPr>
                <w:sz w:val="18"/>
                <w:szCs w:val="18"/>
              </w:rPr>
            </w:pPr>
            <w:r w:rsidRPr="00DC7FF4">
              <w:rPr>
                <w:sz w:val="18"/>
                <w:szCs w:val="18"/>
              </w:rPr>
              <w:t xml:space="preserve">¿El volumen concentrado es mayor a 20 </w:t>
            </w:r>
            <w:r w:rsidR="00561077">
              <w:rPr>
                <w:sz w:val="18"/>
                <w:szCs w:val="18"/>
              </w:rPr>
              <w:t>ml?</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A816D48" w14:textId="6915562E"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4A6AC7" w14:textId="77777777" w:rsidR="001E1335" w:rsidRPr="00DC7FF4" w:rsidRDefault="001E1335" w:rsidP="001E1335">
            <w:pPr>
              <w:rPr>
                <w:sz w:val="18"/>
                <w:szCs w:val="18"/>
              </w:rPr>
            </w:pPr>
            <w:r w:rsidRPr="00DC7FF4">
              <w:rPr>
                <w:sz w:val="18"/>
                <w:szCs w:val="18"/>
              </w:rPr>
              <w:t>No aplica</w:t>
            </w:r>
          </w:p>
        </w:tc>
      </w:tr>
      <w:tr w:rsidR="00561077" w:rsidRPr="00DC7FF4" w14:paraId="1AD2FD6F" w14:textId="77777777" w:rsidTr="007D1B7C">
        <w:trPr>
          <w:trHeight w:val="51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D3CC1D" w14:textId="77777777" w:rsidR="00561077" w:rsidRPr="00DC7FF4" w:rsidRDefault="00561077" w:rsidP="001E1335">
            <w:pPr>
              <w:rPr>
                <w:sz w:val="18"/>
                <w:szCs w:val="18"/>
              </w:rP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A4A2CA8" w14:textId="77777777" w:rsidR="00561077" w:rsidRPr="00DC7FF4" w:rsidRDefault="00561077" w:rsidP="001E1335">
            <w:pPr>
              <w:rPr>
                <w:noProof/>
                <w:sz w:val="18"/>
                <w:szCs w:val="18"/>
                <w:lang w:eastAsia="es-CO"/>
              </w:rPr>
            </w:pP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A01BBE" w14:textId="77777777" w:rsidR="00561077" w:rsidRPr="00DC7FF4" w:rsidRDefault="00561077"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54EFD0" w14:textId="77777777" w:rsidR="00561077" w:rsidRPr="00AB6455" w:rsidRDefault="00561077" w:rsidP="001E1335">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80C359" w14:textId="77777777" w:rsidR="00561077" w:rsidRPr="00DC7FF4" w:rsidRDefault="00561077" w:rsidP="001E1335">
            <w:pPr>
              <w:rPr>
                <w:sz w:val="18"/>
                <w:szCs w:val="18"/>
              </w:rPr>
            </w:pPr>
          </w:p>
        </w:tc>
      </w:tr>
      <w:tr w:rsidR="00561077" w:rsidRPr="00DC7FF4" w14:paraId="0C3808CA" w14:textId="77777777" w:rsidTr="007D1B7C">
        <w:trPr>
          <w:trHeight w:val="51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FAA1F8" w14:textId="77777777" w:rsidR="00561077" w:rsidRPr="00DC7FF4" w:rsidRDefault="00561077" w:rsidP="001E1335">
            <w:pPr>
              <w:rPr>
                <w:sz w:val="18"/>
                <w:szCs w:val="18"/>
              </w:rP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1248AE5" w14:textId="77777777" w:rsidR="00561077" w:rsidRPr="00DC7FF4" w:rsidRDefault="00561077" w:rsidP="001E1335">
            <w:pPr>
              <w:rPr>
                <w:noProof/>
                <w:sz w:val="18"/>
                <w:szCs w:val="18"/>
                <w:lang w:eastAsia="es-CO"/>
              </w:rPr>
            </w:pP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1F1714C" w14:textId="77777777" w:rsidR="00561077" w:rsidRPr="00DC7FF4" w:rsidRDefault="00561077"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943F0F" w14:textId="77777777" w:rsidR="00561077" w:rsidRPr="00AB6455" w:rsidRDefault="00561077" w:rsidP="001E1335">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044031B" w14:textId="77777777" w:rsidR="00561077" w:rsidRPr="00DC7FF4" w:rsidRDefault="00561077" w:rsidP="001E1335">
            <w:pPr>
              <w:rPr>
                <w:sz w:val="18"/>
                <w:szCs w:val="18"/>
              </w:rPr>
            </w:pPr>
          </w:p>
        </w:tc>
      </w:tr>
      <w:tr w:rsidR="001E1335" w:rsidRPr="00DC7FF4" w14:paraId="2A51F07C" w14:textId="77777777" w:rsidTr="007D1B7C">
        <w:trPr>
          <w:trHeight w:val="326"/>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07C2F06" w14:textId="77777777" w:rsidR="001E1335" w:rsidRPr="00DC7FF4" w:rsidRDefault="001E1335" w:rsidP="001E1335">
            <w:pPr>
              <w:rPr>
                <w:sz w:val="18"/>
                <w:szCs w:val="18"/>
              </w:rPr>
            </w:pPr>
            <w:r w:rsidRPr="00DC7FF4">
              <w:rPr>
                <w:sz w:val="18"/>
                <w:szCs w:val="18"/>
              </w:rPr>
              <w:t>9</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724E440" w14:textId="77D0B8F1" w:rsidR="001E1335" w:rsidRPr="00DC7FF4" w:rsidRDefault="001E1335"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43648" behindDoc="0" locked="0" layoutInCell="1" allowOverlap="1" wp14:anchorId="70B4B195" wp14:editId="08E9616C">
                      <wp:simplePos x="0" y="0"/>
                      <wp:positionH relativeFrom="column">
                        <wp:posOffset>847090</wp:posOffset>
                      </wp:positionH>
                      <wp:positionV relativeFrom="paragraph">
                        <wp:posOffset>284480</wp:posOffset>
                      </wp:positionV>
                      <wp:extent cx="0" cy="216000"/>
                      <wp:effectExtent l="76200" t="0" r="57150" b="50800"/>
                      <wp:wrapNone/>
                      <wp:docPr id="480" name="Conector recto de flecha 480"/>
                      <wp:cNvGraphicFramePr/>
                      <a:graphic xmlns:a="http://schemas.openxmlformats.org/drawingml/2006/main">
                        <a:graphicData uri="http://schemas.microsoft.com/office/word/2010/wordprocessingShape">
                          <wps:wsp>
                            <wps:cNvCnPr/>
                            <wps:spPr>
                              <a:xfrm>
                                <a:off x="0" y="0"/>
                                <a:ext cx="0" cy="216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26292489" id="Conector recto de flecha 480" o:spid="_x0000_s1026" type="#_x0000_t32" style="position:absolute;margin-left:66.7pt;margin-top:22.4pt;width:0;height:17pt;z-index:25244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22144" behindDoc="0" locked="0" layoutInCell="1" allowOverlap="1" wp14:anchorId="438DD465" wp14:editId="1D53F7A1">
                      <wp:simplePos x="0" y="0"/>
                      <wp:positionH relativeFrom="column">
                        <wp:posOffset>346265</wp:posOffset>
                      </wp:positionH>
                      <wp:positionV relativeFrom="paragraph">
                        <wp:posOffset>43180</wp:posOffset>
                      </wp:positionV>
                      <wp:extent cx="1007745" cy="238125"/>
                      <wp:effectExtent l="0" t="0" r="20955" b="28575"/>
                      <wp:wrapThrough wrapText="bothSides">
                        <wp:wrapPolygon edited="0">
                          <wp:start x="0" y="0"/>
                          <wp:lineTo x="0" y="22464"/>
                          <wp:lineTo x="21641" y="22464"/>
                          <wp:lineTo x="21641" y="0"/>
                          <wp:lineTo x="0" y="0"/>
                        </wp:wrapPolygon>
                      </wp:wrapThrough>
                      <wp:docPr id="34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E8AC94E" w14:textId="77777777" w:rsidR="00623673" w:rsidRPr="004E4296" w:rsidRDefault="00623673" w:rsidP="004E4296">
                                  <w:pPr>
                                    <w:jc w:val="center"/>
                                    <w:rPr>
                                      <w:sz w:val="18"/>
                                    </w:rPr>
                                  </w:pPr>
                                  <w:r w:rsidRPr="004E4296">
                                    <w:rPr>
                                      <w:sz w:val="18"/>
                                    </w:rPr>
                                    <w:t>Almacenar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8DD465" id="_x0000_s1049" style="position:absolute;left:0;text-align:left;margin-left:27.25pt;margin-top:3.4pt;width:79.35pt;height:18.75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ZYA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" fillcolor="window" strokecolor="windowText" strokeweight=".25pt">
                      <v:textbox>
                        <w:txbxContent>
                          <w:p w14:paraId="6E8AC94E" w14:textId="77777777" w:rsidR="00623673" w:rsidRPr="004E4296" w:rsidRDefault="00623673" w:rsidP="004E4296">
                            <w:pPr>
                              <w:jc w:val="center"/>
                              <w:rPr>
                                <w:sz w:val="18"/>
                              </w:rPr>
                            </w:pPr>
                            <w:r w:rsidRPr="004E4296">
                              <w:rPr>
                                <w:sz w:val="18"/>
                              </w:rPr>
                              <w:t>Almacenar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E89EF86" w14:textId="77777777" w:rsidR="001E1335" w:rsidRPr="00DC7FF4" w:rsidRDefault="001E1335" w:rsidP="001E1335">
            <w:pPr>
              <w:rPr>
                <w:sz w:val="18"/>
                <w:szCs w:val="18"/>
              </w:rPr>
            </w:pPr>
            <w:r w:rsidRPr="00DC7FF4">
              <w:rPr>
                <w:sz w:val="18"/>
                <w:szCs w:val="18"/>
              </w:rPr>
              <w:t>Almacenar en tubos Falcon rotulados adecuadamente</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B6BB3A" w14:textId="50F642E3"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93967D9" w14:textId="77777777" w:rsidR="001E1335" w:rsidRPr="00DC7FF4" w:rsidRDefault="001E1335" w:rsidP="001E1335">
            <w:pPr>
              <w:rPr>
                <w:sz w:val="18"/>
                <w:szCs w:val="18"/>
              </w:rPr>
            </w:pPr>
            <w:r w:rsidRPr="00DC7FF4">
              <w:rPr>
                <w:sz w:val="18"/>
                <w:szCs w:val="18"/>
              </w:rPr>
              <w:t>No aplica</w:t>
            </w:r>
          </w:p>
        </w:tc>
      </w:tr>
      <w:tr w:rsidR="001E1335" w:rsidRPr="001C163B" w14:paraId="199D439D" w14:textId="77777777" w:rsidTr="007D1B7C">
        <w:trPr>
          <w:trHeight w:val="57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F1F4FAA" w14:textId="77777777" w:rsidR="001E1335" w:rsidRPr="00E95ED2" w:rsidRDefault="001E1335" w:rsidP="001E1335">
            <w:pPr>
              <w:rPr>
                <w:sz w:val="18"/>
                <w:szCs w:val="18"/>
              </w:rPr>
            </w:pPr>
            <w:r w:rsidRPr="00E95ED2">
              <w:rPr>
                <w:sz w:val="18"/>
                <w:szCs w:val="18"/>
              </w:rPr>
              <w:lastRenderedPageBreak/>
              <w:t>10</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F3FF24A" w14:textId="3071338F" w:rsidR="001E1335" w:rsidRPr="001C163B" w:rsidRDefault="007D1B7C" w:rsidP="001E1335">
            <w:pPr>
              <w:rPr>
                <w:noProof/>
                <w:lang w:val="en-US"/>
              </w:rPr>
            </w:pPr>
            <w:r w:rsidRPr="001C163B">
              <w:rPr>
                <w:noProof/>
                <w:lang w:eastAsia="es-CO"/>
              </w:rPr>
              <mc:AlternateContent>
                <mc:Choice Requires="wps">
                  <w:drawing>
                    <wp:anchor distT="0" distB="0" distL="114300" distR="114300" simplePos="0" relativeHeight="252446720" behindDoc="0" locked="0" layoutInCell="1" allowOverlap="1" wp14:anchorId="3E5D28E9" wp14:editId="30223885">
                      <wp:simplePos x="0" y="0"/>
                      <wp:positionH relativeFrom="column">
                        <wp:posOffset>854075</wp:posOffset>
                      </wp:positionH>
                      <wp:positionV relativeFrom="paragraph">
                        <wp:posOffset>408305</wp:posOffset>
                      </wp:positionV>
                      <wp:extent cx="0" cy="144000"/>
                      <wp:effectExtent l="76200" t="0" r="57150" b="66040"/>
                      <wp:wrapNone/>
                      <wp:docPr id="491" name="Conector recto de flecha 491"/>
                      <wp:cNvGraphicFramePr/>
                      <a:graphic xmlns:a="http://schemas.openxmlformats.org/drawingml/2006/main">
                        <a:graphicData uri="http://schemas.microsoft.com/office/word/2010/wordprocessingShape">
                          <wps:wsp>
                            <wps:cNvCnPr/>
                            <wps:spPr>
                              <a:xfrm>
                                <a:off x="0" y="0"/>
                                <a:ext cx="0" cy="144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22241E5A" id="Conector recto de flecha 491" o:spid="_x0000_s1026" type="#_x0000_t32" style="position:absolute;margin-left:67.25pt;margin-top:32.15pt;width:0;height:11.35pt;z-index:25244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">
                      <v:stroke endarrow="block"/>
                    </v:shape>
                  </w:pict>
                </mc:Fallback>
              </mc:AlternateContent>
            </w:r>
            <w:r w:rsidR="00561077" w:rsidRPr="001C163B">
              <w:rPr>
                <w:noProof/>
                <w:lang w:eastAsia="es-CO"/>
              </w:rPr>
              <mc:AlternateContent>
                <mc:Choice Requires="wps">
                  <w:drawing>
                    <wp:anchor distT="0" distB="0" distL="114300" distR="114300" simplePos="0" relativeHeight="252445696" behindDoc="0" locked="0" layoutInCell="1" allowOverlap="1" wp14:anchorId="269495DC" wp14:editId="7D566AF9">
                      <wp:simplePos x="0" y="0"/>
                      <wp:positionH relativeFrom="column">
                        <wp:posOffset>345053</wp:posOffset>
                      </wp:positionH>
                      <wp:positionV relativeFrom="paragraph">
                        <wp:posOffset>182714</wp:posOffset>
                      </wp:positionV>
                      <wp:extent cx="1007745" cy="238125"/>
                      <wp:effectExtent l="0" t="0" r="20955" b="28575"/>
                      <wp:wrapThrough wrapText="bothSides">
                        <wp:wrapPolygon edited="0">
                          <wp:start x="0" y="0"/>
                          <wp:lineTo x="0" y="22464"/>
                          <wp:lineTo x="21641" y="22464"/>
                          <wp:lineTo x="21641" y="0"/>
                          <wp:lineTo x="0" y="0"/>
                        </wp:wrapPolygon>
                      </wp:wrapThrough>
                      <wp:docPr id="49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32673667" w14:textId="77777777" w:rsidR="00623673" w:rsidRPr="004E4296" w:rsidRDefault="00623673" w:rsidP="004E4296">
                                  <w:pPr>
                                    <w:jc w:val="center"/>
                                    <w:rPr>
                                      <w:sz w:val="18"/>
                                    </w:rPr>
                                  </w:pPr>
                                  <w:r w:rsidRPr="004E4296">
                                    <w:rPr>
                                      <w:sz w:val="18"/>
                                    </w:rPr>
                                    <w:t>Almacenar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9495DC" id="_x0000_s1050" style="position:absolute;left:0;text-align:left;margin-left:27.15pt;margin-top:14.4pt;width:79.35pt;height:18.7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0X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" fillcolor="window" strokecolor="windowText" strokeweight=".25pt">
                      <v:textbox>
                        <w:txbxContent>
                          <w:p w14:paraId="32673667" w14:textId="77777777" w:rsidR="00623673" w:rsidRPr="004E4296" w:rsidRDefault="00623673" w:rsidP="004E4296">
                            <w:pPr>
                              <w:jc w:val="center"/>
                              <w:rPr>
                                <w:sz w:val="18"/>
                              </w:rPr>
                            </w:pPr>
                            <w:r w:rsidRPr="004E4296">
                              <w:rPr>
                                <w:sz w:val="18"/>
                              </w:rPr>
                              <w:t>Almacenar</w:t>
                            </w:r>
                          </w:p>
                        </w:txbxContent>
                      </v:textbox>
                      <w10:wrap type="through"/>
                    </v:rect>
                  </w:pict>
                </mc:Fallback>
              </mc:AlternateContent>
            </w:r>
            <w:r w:rsidR="001E1335" w:rsidRPr="001C163B">
              <w:rPr>
                <w:noProof/>
                <w:lang w:eastAsia="es-CO"/>
              </w:rPr>
              <mc:AlternateContent>
                <mc:Choice Requires="wps">
                  <w:drawing>
                    <wp:anchor distT="0" distB="0" distL="114300" distR="114300" simplePos="0" relativeHeight="252444672" behindDoc="0" locked="0" layoutInCell="1" allowOverlap="1" wp14:anchorId="34596BFD" wp14:editId="6194E397">
                      <wp:simplePos x="0" y="0"/>
                      <wp:positionH relativeFrom="column">
                        <wp:posOffset>12485</wp:posOffset>
                      </wp:positionH>
                      <wp:positionV relativeFrom="paragraph">
                        <wp:posOffset>149860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489" name="Elipse 489"/>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54430736" w14:textId="77777777" w:rsidR="00623673" w:rsidRPr="004E4296" w:rsidRDefault="00623673" w:rsidP="000D4A5B">
                                  <w:pP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96BFD" id="Elipse 489" o:spid="_x0000_s1051" style="position:absolute;left:0;text-align:left;margin-left:1pt;margin-top:11.8pt;width:16.5pt;height:16.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" filled="f" strokecolor="windowText" strokeweight=".25pt">
                      <v:textbox>
                        <w:txbxContent>
                          <w:p w14:paraId="54430736" w14:textId="77777777" w:rsidR="00623673" w:rsidRPr="004E4296" w:rsidRDefault="00623673" w:rsidP="000D4A5B">
                            <w:pPr>
                              <w:rPr>
                                <w:sz w:val="18"/>
                              </w:rPr>
                            </w:pPr>
                          </w:p>
                        </w:txbxContent>
                      </v:textbox>
                      <w10:wrap type="through"/>
                    </v:oval>
                  </w:pict>
                </mc:Fallback>
              </mc:AlternateContent>
            </w:r>
            <w:r w:rsidR="001E1335" w:rsidRPr="001C163B">
              <w:rPr>
                <w:noProof/>
                <w:lang w:eastAsia="es-CO"/>
              </w:rPr>
              <mc:AlternateContent>
                <mc:Choice Requires="wps">
                  <w:drawing>
                    <wp:anchor distT="45720" distB="45720" distL="114300" distR="114300" simplePos="0" relativeHeight="252404736" behindDoc="0" locked="0" layoutInCell="1" allowOverlap="1" wp14:anchorId="746AE357" wp14:editId="43A06BD4">
                      <wp:simplePos x="0" y="0"/>
                      <wp:positionH relativeFrom="column">
                        <wp:posOffset>-8255</wp:posOffset>
                      </wp:positionH>
                      <wp:positionV relativeFrom="paragraph">
                        <wp:posOffset>129095</wp:posOffset>
                      </wp:positionV>
                      <wp:extent cx="308610" cy="2489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248920"/>
                              </a:xfrm>
                              <a:prstGeom prst="rect">
                                <a:avLst/>
                              </a:prstGeom>
                              <a:solidFill>
                                <a:srgbClr val="FFFFFF"/>
                              </a:solidFill>
                              <a:ln w="9525">
                                <a:noFill/>
                                <a:miter lim="800000"/>
                                <a:headEnd/>
                                <a:tailEnd/>
                              </a:ln>
                            </wps:spPr>
                            <wps:txbx>
                              <w:txbxContent>
                                <w:p w14:paraId="6E33E4AE" w14:textId="77777777" w:rsidR="00623673" w:rsidRPr="00700FBB" w:rsidRDefault="00623673" w:rsidP="000D4A5B">
                                  <w:r w:rsidRPr="00700FB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AE357" id="_x0000_s1052" type="#_x0000_t202" style="position:absolute;left:0;text-align:left;margin-left:-.65pt;margin-top:10.15pt;width:24.3pt;height:19.6pt;z-index:25240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fxEgIAAP0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" stroked="f">
                      <v:textbox>
                        <w:txbxContent>
                          <w:p w14:paraId="6E33E4AE" w14:textId="77777777" w:rsidR="00623673" w:rsidRPr="00700FBB" w:rsidRDefault="00623673" w:rsidP="000D4A5B">
                            <w:r w:rsidRPr="00700FBB">
                              <w:t>2</w:t>
                            </w:r>
                          </w:p>
                        </w:txbxContent>
                      </v:textbox>
                      <w10:wrap type="square"/>
                    </v:shape>
                  </w:pict>
                </mc:Fallback>
              </mc:AlternateContent>
            </w:r>
            <w:r w:rsidR="001E1335" w:rsidRPr="001C163B">
              <w:rPr>
                <w:noProof/>
                <w:lang w:eastAsia="es-CO"/>
              </w:rPr>
              <mc:AlternateContent>
                <mc:Choice Requires="wps">
                  <w:drawing>
                    <wp:anchor distT="0" distB="0" distL="114300" distR="114300" simplePos="0" relativeHeight="252447744" behindDoc="0" locked="0" layoutInCell="1" allowOverlap="1" wp14:anchorId="7C557B27" wp14:editId="0BD77337">
                      <wp:simplePos x="0" y="0"/>
                      <wp:positionH relativeFrom="column">
                        <wp:posOffset>216980</wp:posOffset>
                      </wp:positionH>
                      <wp:positionV relativeFrom="paragraph">
                        <wp:posOffset>247650</wp:posOffset>
                      </wp:positionV>
                      <wp:extent cx="178129" cy="0"/>
                      <wp:effectExtent l="0" t="76200" r="12700" b="95250"/>
                      <wp:wrapNone/>
                      <wp:docPr id="490" name="Conector recto de flecha 490"/>
                      <wp:cNvGraphicFramePr/>
                      <a:graphic xmlns:a="http://schemas.openxmlformats.org/drawingml/2006/main">
                        <a:graphicData uri="http://schemas.microsoft.com/office/word/2010/wordprocessingShape">
                          <wps:wsp>
                            <wps:cNvCnPr/>
                            <wps:spPr>
                              <a:xfrm>
                                <a:off x="0" y="0"/>
                                <a:ext cx="178129"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612F551" id="Conector recto de flecha 490" o:spid="_x0000_s1026" type="#_x0000_t32" style="position:absolute;margin-left:17.1pt;margin-top:19.5pt;width:14.05pt;height:0;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33EF04D" w14:textId="77777777" w:rsidR="001E1335" w:rsidRPr="004E4296" w:rsidRDefault="001E1335" w:rsidP="001E1335">
            <w:pPr>
              <w:rPr>
                <w:sz w:val="18"/>
              </w:rPr>
            </w:pPr>
            <w:r w:rsidRPr="004E4296">
              <w:rPr>
                <w:sz w:val="18"/>
              </w:rPr>
              <w:t>Almacenar en viales de borosilicato rotulados adecuadamente</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09597A3" w14:textId="0F01702F" w:rsidR="001E1335" w:rsidRPr="004E4296"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5E6FDA3" w14:textId="77777777" w:rsidR="001E1335" w:rsidRPr="004E4296" w:rsidRDefault="001E1335" w:rsidP="001E1335">
            <w:pPr>
              <w:rPr>
                <w:sz w:val="18"/>
              </w:rPr>
            </w:pPr>
            <w:r w:rsidRPr="004E4296">
              <w:rPr>
                <w:sz w:val="18"/>
              </w:rPr>
              <w:t>No aplica</w:t>
            </w:r>
          </w:p>
        </w:tc>
      </w:tr>
      <w:tr w:rsidR="001C163B" w:rsidRPr="001C163B" w14:paraId="62B9BF6F" w14:textId="77777777" w:rsidTr="007D1B7C">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1379901" w14:textId="77777777" w:rsidR="001C163B" w:rsidRPr="001C163B" w:rsidRDefault="001C163B" w:rsidP="000D4A5B"/>
        </w:tc>
        <w:tc>
          <w:tcPr>
            <w:tcW w:w="2830"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0CF59355" w14:textId="0F4A4CCE" w:rsidR="001C163B" w:rsidRPr="001C163B" w:rsidRDefault="001C163B" w:rsidP="000D4A5B">
            <w:pPr>
              <w:rPr>
                <w:noProof/>
                <w:lang w:val="en-US"/>
              </w:rPr>
            </w:pPr>
            <w:r w:rsidRPr="001C163B">
              <w:rPr>
                <w:noProof/>
                <w:lang w:eastAsia="es-CO"/>
              </w:rPr>
              <mc:AlternateContent>
                <mc:Choice Requires="wps">
                  <w:drawing>
                    <wp:anchor distT="0" distB="0" distL="114300" distR="114300" simplePos="0" relativeHeight="252166144" behindDoc="0" locked="0" layoutInCell="1" allowOverlap="1" wp14:anchorId="6ED83C03" wp14:editId="39593A71">
                      <wp:simplePos x="0" y="0"/>
                      <wp:positionH relativeFrom="column">
                        <wp:posOffset>504825</wp:posOffset>
                      </wp:positionH>
                      <wp:positionV relativeFrom="paragraph">
                        <wp:posOffset>107315</wp:posOffset>
                      </wp:positionV>
                      <wp:extent cx="681355" cy="252000"/>
                      <wp:effectExtent l="0" t="0" r="23495" b="15240"/>
                      <wp:wrapNone/>
                      <wp:docPr id="292" name="19 Rectángulo redondeado"/>
                      <wp:cNvGraphicFramePr/>
                      <a:graphic xmlns:a="http://schemas.openxmlformats.org/drawingml/2006/main">
                        <a:graphicData uri="http://schemas.microsoft.com/office/word/2010/wordprocessingShape">
                          <wps:wsp>
                            <wps:cNvSpPr/>
                            <wps:spPr>
                              <a:xfrm>
                                <a:off x="0" y="0"/>
                                <a:ext cx="681355" cy="252000"/>
                              </a:xfrm>
                              <a:prstGeom prst="roundRect">
                                <a:avLst/>
                              </a:prstGeom>
                              <a:solidFill>
                                <a:sysClr val="window" lastClr="FFFFFF"/>
                              </a:solidFill>
                              <a:ln w="3175" cap="flat" cmpd="sng" algn="ctr">
                                <a:solidFill>
                                  <a:sysClr val="windowText" lastClr="000000"/>
                                </a:solidFill>
                                <a:prstDash val="solid"/>
                              </a:ln>
                              <a:effectLst/>
                            </wps:spPr>
                            <wps:txbx>
                              <w:txbxContent>
                                <w:p w14:paraId="3648CA17" w14:textId="77777777" w:rsidR="00623673" w:rsidRPr="00612975" w:rsidRDefault="00623673" w:rsidP="00612975">
                                  <w:pPr>
                                    <w:jc w:val="center"/>
                                    <w:rPr>
                                      <w:sz w:val="18"/>
                                    </w:rPr>
                                  </w:pPr>
                                  <w:r w:rsidRPr="00612975">
                                    <w:rPr>
                                      <w:sz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D83C03" id="19 Rectángulo redondeado" o:spid="_x0000_s1053" style="position:absolute;left:0;text-align:left;margin-left:39.75pt;margin-top:8.45pt;width:53.65pt;height:19.85pt;z-index:252166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" fillcolor="window" strokecolor="windowText" strokeweight=".25pt">
                      <v:textbox>
                        <w:txbxContent>
                          <w:p w14:paraId="3648CA17" w14:textId="77777777" w:rsidR="00623673" w:rsidRPr="00612975" w:rsidRDefault="00623673" w:rsidP="00612975">
                            <w:pPr>
                              <w:jc w:val="center"/>
                              <w:rPr>
                                <w:sz w:val="18"/>
                              </w:rPr>
                            </w:pPr>
                            <w:r w:rsidRPr="00612975">
                              <w:rPr>
                                <w:sz w:val="18"/>
                              </w:rPr>
                              <w:t>Fin</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21E0CC" w14:textId="77777777" w:rsidR="001C163B" w:rsidRPr="001C163B" w:rsidRDefault="001C163B" w:rsidP="000D4A5B">
            <w:r w:rsidRPr="00612975">
              <w:rPr>
                <w:sz w:val="18"/>
              </w:rPr>
              <w:t>FIN</w:t>
            </w:r>
          </w:p>
        </w:tc>
      </w:tr>
    </w:tbl>
    <w:p w14:paraId="75335280" w14:textId="513E85A5" w:rsidR="00D05F0F" w:rsidRDefault="001C163B" w:rsidP="00E95ED2">
      <w:pPr>
        <w:pStyle w:val="Ttulo5"/>
      </w:pPr>
      <w:r w:rsidRPr="001C163B">
        <w:t>Extracción de alícuotas</w:t>
      </w:r>
    </w:p>
    <w:p w14:paraId="08566509" w14:textId="4FD87F11" w:rsidR="007D1B7C" w:rsidRPr="007D1B7C" w:rsidRDefault="007D1B7C" w:rsidP="007D1B7C">
      <w:pPr>
        <w:pStyle w:val="Prrafodelista"/>
        <w:ind w:left="0"/>
        <w:rPr>
          <w:sz w:val="18"/>
        </w:rPr>
      </w:pPr>
      <w:r w:rsidRPr="007D1B7C">
        <w:rPr>
          <w:sz w:val="18"/>
        </w:rPr>
        <w:t xml:space="preserve">Tabla </w:t>
      </w:r>
      <w:r w:rsidRPr="007D1B7C">
        <w:rPr>
          <w:sz w:val="18"/>
        </w:rPr>
        <w:fldChar w:fldCharType="begin"/>
      </w:r>
      <w:r w:rsidRPr="007D1B7C">
        <w:rPr>
          <w:sz w:val="18"/>
        </w:rPr>
        <w:instrText xml:space="preserve"> SEQ Tabla \* ARABIC </w:instrText>
      </w:r>
      <w:r w:rsidRPr="007D1B7C">
        <w:rPr>
          <w:sz w:val="18"/>
        </w:rPr>
        <w:fldChar w:fldCharType="separate"/>
      </w:r>
      <w:r w:rsidR="00107604">
        <w:rPr>
          <w:noProof/>
          <w:sz w:val="18"/>
        </w:rPr>
        <w:t>4</w:t>
      </w:r>
      <w:r w:rsidRPr="007D1B7C">
        <w:rPr>
          <w:sz w:val="18"/>
        </w:rPr>
        <w:fldChar w:fldCharType="end"/>
      </w:r>
    </w:p>
    <w:p w14:paraId="00C7847E" w14:textId="1DC67DC4" w:rsidR="00D05F0F" w:rsidRDefault="007D1B7C" w:rsidP="007D1B7C">
      <w:pPr>
        <w:pStyle w:val="Prrafodelista"/>
        <w:ind w:left="0"/>
        <w:rPr>
          <w:lang w:val="es-ES"/>
        </w:rPr>
      </w:pPr>
      <w:r w:rsidRPr="007767FD">
        <w:rPr>
          <w:sz w:val="18"/>
        </w:rPr>
        <w:t>Flujograma y descripción de actividades para</w:t>
      </w:r>
      <w:r>
        <w:rPr>
          <w:sz w:val="18"/>
        </w:rPr>
        <w:t xml:space="preserve"> la e</w:t>
      </w:r>
      <w:r w:rsidRPr="007D1B7C">
        <w:rPr>
          <w:sz w:val="18"/>
        </w:rPr>
        <w:t>xtracción de alícuotas</w:t>
      </w:r>
      <w:r>
        <w:rPr>
          <w:sz w:val="18"/>
        </w:rPr>
        <w:t xml:space="preserve"> (</w:t>
      </w:r>
      <w:r w:rsidRPr="007D1B7C">
        <w:rPr>
          <w:sz w:val="18"/>
        </w:rPr>
        <w:t>Sedgwick-Rafter</w:t>
      </w:r>
      <w:r>
        <w:rPr>
          <w:sz w:val="18"/>
        </w:rPr>
        <w:t>)</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E95ED2" w14:paraId="732E99D3" w14:textId="77777777" w:rsidTr="007D1B7C">
        <w:trPr>
          <w:trHeight w:val="340"/>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C79BFF4" w14:textId="77777777" w:rsidR="001C163B" w:rsidRPr="00E95ED2" w:rsidRDefault="001C163B" w:rsidP="007D1B7C">
            <w:pPr>
              <w:jc w:val="center"/>
              <w:rPr>
                <w:b/>
                <w:sz w:val="18"/>
              </w:rPr>
            </w:pPr>
            <w:r w:rsidRPr="00E95ED2">
              <w:rPr>
                <w:b/>
                <w:sz w:val="18"/>
              </w:rPr>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5C5EA68" w14:textId="77777777" w:rsidR="001C163B" w:rsidRPr="00E95ED2" w:rsidRDefault="001C163B" w:rsidP="00E95ED2">
            <w:pPr>
              <w:jc w:val="center"/>
              <w:rPr>
                <w:b/>
                <w:sz w:val="18"/>
              </w:rPr>
            </w:pPr>
            <w:r w:rsidRPr="00E95ED2">
              <w:rPr>
                <w:b/>
                <w:sz w:val="18"/>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4BE4782" w14:textId="77777777" w:rsidR="001C163B" w:rsidRPr="00E95ED2" w:rsidRDefault="001C163B" w:rsidP="00E95ED2">
            <w:pPr>
              <w:jc w:val="center"/>
              <w:rPr>
                <w:b/>
                <w:sz w:val="18"/>
              </w:rPr>
            </w:pPr>
            <w:r w:rsidRPr="00E95ED2">
              <w:rPr>
                <w:b/>
                <w:sz w:val="18"/>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2CA3B1D" w14:textId="77777777" w:rsidR="001C163B" w:rsidRPr="00E95ED2" w:rsidRDefault="001C163B" w:rsidP="00E95ED2">
            <w:pPr>
              <w:jc w:val="center"/>
              <w:rPr>
                <w:b/>
                <w:sz w:val="18"/>
              </w:rPr>
            </w:pPr>
            <w:r w:rsidRPr="00E95ED2">
              <w:rPr>
                <w:b/>
                <w:sz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34AAF29" w14:textId="77777777" w:rsidR="001C163B" w:rsidRPr="00E95ED2" w:rsidRDefault="001C163B" w:rsidP="00E95ED2">
            <w:pPr>
              <w:jc w:val="center"/>
              <w:rPr>
                <w:b/>
                <w:sz w:val="18"/>
              </w:rPr>
            </w:pPr>
            <w:r w:rsidRPr="00E95ED2">
              <w:rPr>
                <w:b/>
                <w:sz w:val="18"/>
              </w:rPr>
              <w:t>REGISTRO</w:t>
            </w:r>
          </w:p>
        </w:tc>
      </w:tr>
      <w:tr w:rsidR="001C163B" w:rsidRPr="001C163B" w14:paraId="43E39CD1" w14:textId="77777777" w:rsidTr="007D1B7C">
        <w:trPr>
          <w:trHeight w:val="51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DD01D00" w14:textId="77777777" w:rsidR="001C163B" w:rsidRPr="001C163B" w:rsidRDefault="001C163B" w:rsidP="007D1B7C">
            <w:pPr>
              <w:jc w:val="center"/>
            </w:pPr>
          </w:p>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13F571D4" w14:textId="77777777" w:rsidR="001C163B" w:rsidRPr="001C163B" w:rsidRDefault="001C163B" w:rsidP="000D4A5B">
            <w:r w:rsidRPr="001C163B">
              <w:rPr>
                <w:noProof/>
                <w:lang w:eastAsia="es-CO"/>
              </w:rPr>
              <mc:AlternateContent>
                <mc:Choice Requires="wps">
                  <w:drawing>
                    <wp:anchor distT="0" distB="0" distL="114300" distR="114300" simplePos="0" relativeHeight="252173312" behindDoc="0" locked="0" layoutInCell="1" allowOverlap="1" wp14:anchorId="5CB70019" wp14:editId="738BB05F">
                      <wp:simplePos x="0" y="0"/>
                      <wp:positionH relativeFrom="column">
                        <wp:posOffset>390715</wp:posOffset>
                      </wp:positionH>
                      <wp:positionV relativeFrom="paragraph">
                        <wp:posOffset>44450</wp:posOffset>
                      </wp:positionV>
                      <wp:extent cx="827405" cy="232410"/>
                      <wp:effectExtent l="0" t="0" r="10795" b="15240"/>
                      <wp:wrapNone/>
                      <wp:docPr id="493" name="5 Rectángulo redondeado"/>
                      <wp:cNvGraphicFramePr/>
                      <a:graphic xmlns:a="http://schemas.openxmlformats.org/drawingml/2006/main">
                        <a:graphicData uri="http://schemas.microsoft.com/office/word/2010/wordprocessingShape">
                          <wps:wsp>
                            <wps:cNvSpPr/>
                            <wps:spPr>
                              <a:xfrm>
                                <a:off x="0" y="0"/>
                                <a:ext cx="827405" cy="232410"/>
                              </a:xfrm>
                              <a:prstGeom prst="roundRect">
                                <a:avLst/>
                              </a:prstGeom>
                              <a:solidFill>
                                <a:sysClr val="window" lastClr="FFFFFF"/>
                              </a:solidFill>
                              <a:ln w="3175" cap="flat" cmpd="sng" algn="ctr">
                                <a:solidFill>
                                  <a:sysClr val="windowText" lastClr="000000"/>
                                </a:solidFill>
                                <a:prstDash val="solid"/>
                              </a:ln>
                              <a:effectLst/>
                            </wps:spPr>
                            <wps:txbx>
                              <w:txbxContent>
                                <w:p w14:paraId="78724AB6" w14:textId="77777777" w:rsidR="00623673" w:rsidRPr="00E95ED2" w:rsidRDefault="00623673" w:rsidP="00E95ED2">
                                  <w:pPr>
                                    <w:jc w:val="center"/>
                                    <w:rPr>
                                      <w:sz w:val="18"/>
                                    </w:rPr>
                                  </w:pPr>
                                  <w:r w:rsidRPr="00E95ED2">
                                    <w:rPr>
                                      <w:sz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B70019" id="_x0000_s1054" style="position:absolute;left:0;text-align:left;margin-left:30.75pt;margin-top:3.5pt;width:65.15pt;height:18.3pt;z-index:25217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" fillcolor="window" strokecolor="windowText" strokeweight=".25pt">
                      <v:textbox>
                        <w:txbxContent>
                          <w:p w14:paraId="78724AB6" w14:textId="77777777" w:rsidR="00623673" w:rsidRPr="00E95ED2" w:rsidRDefault="00623673" w:rsidP="00E95ED2">
                            <w:pPr>
                              <w:jc w:val="center"/>
                              <w:rPr>
                                <w:sz w:val="18"/>
                              </w:rPr>
                            </w:pPr>
                            <w:r w:rsidRPr="00E95ED2">
                              <w:rPr>
                                <w:sz w:val="18"/>
                              </w:rPr>
                              <w:t>Inicio</w:t>
                            </w:r>
                          </w:p>
                        </w:txbxContent>
                      </v:textbox>
                    </v:roundrect>
                  </w:pict>
                </mc:Fallback>
              </mc:AlternateContent>
            </w:r>
            <w:r w:rsidRPr="001C163B">
              <w:rPr>
                <w:noProof/>
                <w:lang w:eastAsia="es-CO"/>
              </w:rPr>
              <mc:AlternateContent>
                <mc:Choice Requires="wps">
                  <w:drawing>
                    <wp:anchor distT="0" distB="0" distL="114300" distR="114300" simplePos="0" relativeHeight="252179456" behindDoc="0" locked="0" layoutInCell="1" allowOverlap="1" wp14:anchorId="50FA1EED" wp14:editId="26815206">
                      <wp:simplePos x="0" y="0"/>
                      <wp:positionH relativeFrom="column">
                        <wp:posOffset>823356</wp:posOffset>
                      </wp:positionH>
                      <wp:positionV relativeFrom="paragraph">
                        <wp:posOffset>275598</wp:posOffset>
                      </wp:positionV>
                      <wp:extent cx="0" cy="159476"/>
                      <wp:effectExtent l="76200" t="0" r="57150" b="50165"/>
                      <wp:wrapNone/>
                      <wp:docPr id="494" name="Conector recto de flecha 494"/>
                      <wp:cNvGraphicFramePr/>
                      <a:graphic xmlns:a="http://schemas.openxmlformats.org/drawingml/2006/main">
                        <a:graphicData uri="http://schemas.microsoft.com/office/word/2010/wordprocessingShape">
                          <wps:wsp>
                            <wps:cNvCnPr/>
                            <wps:spPr>
                              <a:xfrm>
                                <a:off x="0" y="0"/>
                                <a:ext cx="0" cy="15947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049A3A55" id="Conector recto de flecha 494" o:spid="_x0000_s1026" type="#_x0000_t32" style="position:absolute;margin-left:64.85pt;margin-top:21.7pt;width:0;height:12.5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">
                      <v:stroke endarrow="block"/>
                    </v:shape>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A1C89E9" w14:textId="77777777" w:rsidR="001C163B" w:rsidRPr="00E95ED2" w:rsidRDefault="001C163B" w:rsidP="000D4A5B">
            <w:pPr>
              <w:rPr>
                <w:b/>
                <w:sz w:val="18"/>
              </w:rPr>
            </w:pPr>
            <w:r w:rsidRPr="00E95ED2">
              <w:rPr>
                <w:sz w:val="18"/>
              </w:rPr>
              <w:t>INICIO</w:t>
            </w:r>
          </w:p>
        </w:tc>
      </w:tr>
      <w:tr w:rsidR="001E1335" w:rsidRPr="001C163B" w14:paraId="7515DD34"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E03CA5B" w14:textId="77777777" w:rsidR="001E1335" w:rsidRPr="00E95ED2" w:rsidRDefault="001E1335" w:rsidP="007D1B7C">
            <w:pPr>
              <w:jc w:val="center"/>
              <w:rPr>
                <w:sz w:val="18"/>
                <w:szCs w:val="18"/>
              </w:rPr>
            </w:pPr>
            <w:r w:rsidRPr="00E95ED2">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276C306" w14:textId="77777777" w:rsidR="001E1335" w:rsidRPr="001C163B" w:rsidRDefault="001E1335" w:rsidP="001E1335">
            <w:r w:rsidRPr="001C163B">
              <w:rPr>
                <w:noProof/>
                <w:lang w:eastAsia="es-CO"/>
              </w:rPr>
              <mc:AlternateContent>
                <mc:Choice Requires="wps">
                  <w:drawing>
                    <wp:anchor distT="0" distB="0" distL="114300" distR="114300" simplePos="0" relativeHeight="252392448" behindDoc="0" locked="0" layoutInCell="1" allowOverlap="1" wp14:anchorId="4A34878C" wp14:editId="5C40D7C1">
                      <wp:simplePos x="0" y="0"/>
                      <wp:positionH relativeFrom="column">
                        <wp:posOffset>825600</wp:posOffset>
                      </wp:positionH>
                      <wp:positionV relativeFrom="paragraph">
                        <wp:posOffset>362255</wp:posOffset>
                      </wp:positionV>
                      <wp:extent cx="0" cy="417600"/>
                      <wp:effectExtent l="76200" t="0" r="57150" b="59055"/>
                      <wp:wrapNone/>
                      <wp:docPr id="495" name="Conector recto de flecha 495"/>
                      <wp:cNvGraphicFramePr/>
                      <a:graphic xmlns:a="http://schemas.openxmlformats.org/drawingml/2006/main">
                        <a:graphicData uri="http://schemas.microsoft.com/office/word/2010/wordprocessingShape">
                          <wps:wsp>
                            <wps:cNvCnPr/>
                            <wps:spPr>
                              <a:xfrm>
                                <a:off x="0" y="0"/>
                                <a:ext cx="0" cy="417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5DD3C74B" id="Conector recto de flecha 495" o:spid="_x0000_s1026" type="#_x0000_t32" style="position:absolute;margin-left:65pt;margin-top:28.5pt;width:0;height:32.9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">
                      <v:stroke endarrow="block"/>
                    </v:shape>
                  </w:pict>
                </mc:Fallback>
              </mc:AlternateContent>
            </w:r>
            <w:r w:rsidRPr="001C163B">
              <w:rPr>
                <w:noProof/>
                <w:lang w:eastAsia="es-CO"/>
              </w:rPr>
              <mc:AlternateContent>
                <mc:Choice Requires="wps">
                  <w:drawing>
                    <wp:anchor distT="0" distB="0" distL="114300" distR="114300" simplePos="0" relativeHeight="252382208" behindDoc="0" locked="0" layoutInCell="1" allowOverlap="1" wp14:anchorId="3EA1F568" wp14:editId="66507F01">
                      <wp:simplePos x="0" y="0"/>
                      <wp:positionH relativeFrom="column">
                        <wp:posOffset>287020</wp:posOffset>
                      </wp:positionH>
                      <wp:positionV relativeFrom="paragraph">
                        <wp:posOffset>92495</wp:posOffset>
                      </wp:positionV>
                      <wp:extent cx="1080135" cy="260985"/>
                      <wp:effectExtent l="0" t="0" r="24765" b="24765"/>
                      <wp:wrapThrough wrapText="bothSides">
                        <wp:wrapPolygon edited="0">
                          <wp:start x="0" y="0"/>
                          <wp:lineTo x="0" y="22073"/>
                          <wp:lineTo x="21714" y="22073"/>
                          <wp:lineTo x="21714" y="0"/>
                          <wp:lineTo x="0" y="0"/>
                        </wp:wrapPolygon>
                      </wp:wrapThrough>
                      <wp:docPr id="496" name="6 Rectángulo"/>
                      <wp:cNvGraphicFramePr/>
                      <a:graphic xmlns:a="http://schemas.openxmlformats.org/drawingml/2006/main">
                        <a:graphicData uri="http://schemas.microsoft.com/office/word/2010/wordprocessingShape">
                          <wps:wsp>
                            <wps:cNvSpPr/>
                            <wps:spPr>
                              <a:xfrm>
                                <a:off x="0" y="0"/>
                                <a:ext cx="1080135" cy="26098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3A9167C" w14:textId="77777777" w:rsidR="00623673" w:rsidRPr="005C433E" w:rsidRDefault="00623673" w:rsidP="00E95ED2">
                                  <w:pPr>
                                    <w:jc w:val="center"/>
                                  </w:pPr>
                                  <w:r w:rsidRPr="00E95ED2">
                                    <w:rPr>
                                      <w:sz w:val="18"/>
                                      <w:szCs w:val="18"/>
                                    </w:rPr>
                                    <w:t>Homogeneizar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A1F568" id="_x0000_s1055" style="position:absolute;left:0;text-align:left;margin-left:22.6pt;margin-top:7.3pt;width:85.05pt;height:20.5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" fillcolor="window" strokecolor="windowText" strokeweight=".25pt">
                      <v:textbox>
                        <w:txbxContent>
                          <w:p w14:paraId="53A9167C" w14:textId="77777777" w:rsidR="00623673" w:rsidRPr="005C433E" w:rsidRDefault="00623673" w:rsidP="00E95ED2">
                            <w:pPr>
                              <w:jc w:val="center"/>
                            </w:pPr>
                            <w:r w:rsidRPr="00E95ED2">
                              <w:rPr>
                                <w:sz w:val="18"/>
                                <w:szCs w:val="18"/>
                              </w:rPr>
                              <w:t>Homogeneizar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1249F56" w14:textId="77777777" w:rsidR="001E1335" w:rsidRPr="00E95ED2" w:rsidRDefault="001E1335" w:rsidP="001E1335">
            <w:pPr>
              <w:rPr>
                <w:sz w:val="18"/>
              </w:rPr>
            </w:pPr>
            <w:r w:rsidRPr="00E95ED2">
              <w:rPr>
                <w:sz w:val="18"/>
              </w:rPr>
              <w:t>Homogeneizar cada muestra concentrada de manera manual durante dos minutos.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5017E22" w14:textId="5BC1BDB1"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550BAAA" w14:textId="77777777" w:rsidR="001E1335" w:rsidRPr="00E95ED2" w:rsidRDefault="001E1335" w:rsidP="001E1335">
            <w:pPr>
              <w:rPr>
                <w:sz w:val="18"/>
              </w:rPr>
            </w:pPr>
            <w:r w:rsidRPr="00E95ED2">
              <w:rPr>
                <w:sz w:val="18"/>
              </w:rPr>
              <w:t>No aplica</w:t>
            </w:r>
          </w:p>
        </w:tc>
      </w:tr>
      <w:tr w:rsidR="001E1335" w:rsidRPr="001C163B" w14:paraId="2ABA3569"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D3FEBD" w14:textId="77777777" w:rsidR="001E1335" w:rsidRPr="00E95ED2" w:rsidRDefault="001E1335" w:rsidP="007D1B7C">
            <w:pPr>
              <w:jc w:val="center"/>
              <w:rPr>
                <w:sz w:val="18"/>
                <w:szCs w:val="18"/>
              </w:rPr>
            </w:pPr>
            <w:r w:rsidRPr="00E95ED2">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9E07365" w14:textId="77777777" w:rsidR="001E1335" w:rsidRPr="001C163B" w:rsidRDefault="001E1335" w:rsidP="001E1335">
            <w:pPr>
              <w:rPr>
                <w:noProof/>
                <w:lang w:val="en-US"/>
              </w:rPr>
            </w:pPr>
            <w:r w:rsidRPr="001C163B">
              <w:rPr>
                <w:noProof/>
                <w:lang w:eastAsia="es-CO"/>
              </w:rPr>
              <mc:AlternateContent>
                <mc:Choice Requires="wps">
                  <w:drawing>
                    <wp:anchor distT="0" distB="0" distL="114300" distR="114300" simplePos="0" relativeHeight="252383232" behindDoc="0" locked="0" layoutInCell="1" allowOverlap="1" wp14:anchorId="39253C9B" wp14:editId="6492C7B8">
                      <wp:simplePos x="0" y="0"/>
                      <wp:positionH relativeFrom="column">
                        <wp:posOffset>296545</wp:posOffset>
                      </wp:positionH>
                      <wp:positionV relativeFrom="paragraph">
                        <wp:posOffset>78740</wp:posOffset>
                      </wp:positionV>
                      <wp:extent cx="1007745" cy="238125"/>
                      <wp:effectExtent l="0" t="0" r="20955" b="28575"/>
                      <wp:wrapThrough wrapText="bothSides">
                        <wp:wrapPolygon edited="0">
                          <wp:start x="0" y="0"/>
                          <wp:lineTo x="0" y="22464"/>
                          <wp:lineTo x="21641" y="22464"/>
                          <wp:lineTo x="21641" y="0"/>
                          <wp:lineTo x="0" y="0"/>
                        </wp:wrapPolygon>
                      </wp:wrapThrough>
                      <wp:docPr id="497"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8D08251" w14:textId="77777777" w:rsidR="00623673" w:rsidRPr="00E95ED2" w:rsidRDefault="00623673" w:rsidP="00E95ED2">
                                  <w:pPr>
                                    <w:jc w:val="center"/>
                                    <w:rPr>
                                      <w:sz w:val="18"/>
                                      <w:szCs w:val="18"/>
                                    </w:rPr>
                                  </w:pPr>
                                  <w:r w:rsidRPr="00E95ED2">
                                    <w:rPr>
                                      <w:sz w:val="18"/>
                                      <w:szCs w:val="18"/>
                                    </w:rPr>
                                    <w:t>Accionar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253C9B" id="_x0000_s1056" style="position:absolute;left:0;text-align:left;margin-left:23.35pt;margin-top:6.2pt;width:79.35pt;height:18.7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" fillcolor="window" strokecolor="windowText" strokeweight=".25pt">
                      <v:textbox>
                        <w:txbxContent>
                          <w:p w14:paraId="18D08251" w14:textId="77777777" w:rsidR="00623673" w:rsidRPr="00E95ED2" w:rsidRDefault="00623673" w:rsidP="00E95ED2">
                            <w:pPr>
                              <w:jc w:val="center"/>
                              <w:rPr>
                                <w:sz w:val="18"/>
                                <w:szCs w:val="18"/>
                              </w:rPr>
                            </w:pPr>
                            <w:r w:rsidRPr="00E95ED2">
                              <w:rPr>
                                <w:sz w:val="18"/>
                                <w:szCs w:val="18"/>
                              </w:rPr>
                              <w:t>Accionar</w:t>
                            </w:r>
                          </w:p>
                        </w:txbxContent>
                      </v:textbox>
                      <w10:wrap type="through"/>
                    </v:rect>
                  </w:pict>
                </mc:Fallback>
              </mc:AlternateContent>
            </w:r>
            <w:r w:rsidRPr="001C163B">
              <w:rPr>
                <w:noProof/>
                <w:lang w:eastAsia="es-CO"/>
              </w:rPr>
              <mc:AlternateContent>
                <mc:Choice Requires="wps">
                  <w:drawing>
                    <wp:anchor distT="0" distB="0" distL="114300" distR="114300" simplePos="0" relativeHeight="252381184" behindDoc="0" locked="0" layoutInCell="1" allowOverlap="1" wp14:anchorId="6E04CDA2" wp14:editId="4951C05A">
                      <wp:simplePos x="0" y="0"/>
                      <wp:positionH relativeFrom="column">
                        <wp:posOffset>805180</wp:posOffset>
                      </wp:positionH>
                      <wp:positionV relativeFrom="paragraph">
                        <wp:posOffset>278130</wp:posOffset>
                      </wp:positionV>
                      <wp:extent cx="0" cy="203200"/>
                      <wp:effectExtent l="76200" t="0" r="57150" b="63500"/>
                      <wp:wrapNone/>
                      <wp:docPr id="498" name="Conector recto de flecha 498"/>
                      <wp:cNvGraphicFramePr/>
                      <a:graphic xmlns:a="http://schemas.openxmlformats.org/drawingml/2006/main">
                        <a:graphicData uri="http://schemas.microsoft.com/office/word/2010/wordprocessingShape">
                          <wps:wsp>
                            <wps:cNvCnPr/>
                            <wps:spPr>
                              <a:xfrm>
                                <a:off x="0" y="0"/>
                                <a:ext cx="0" cy="203200"/>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60DB3939" id="Conector recto de flecha 498" o:spid="_x0000_s1026" type="#_x0000_t32" style="position:absolute;margin-left:63.4pt;margin-top:21.9pt;width:0;height:16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2B7E89F" w14:textId="59C271A9" w:rsidR="001E1335" w:rsidRPr="00E95ED2" w:rsidRDefault="001E1335" w:rsidP="001E1335">
            <w:pPr>
              <w:rPr>
                <w:sz w:val="18"/>
              </w:rPr>
            </w:pPr>
            <w:r w:rsidRPr="00E95ED2">
              <w:rPr>
                <w:sz w:val="18"/>
              </w:rPr>
              <w:t xml:space="preserve">Accionar la pipeta </w:t>
            </w:r>
            <w:proofErr w:type="spellStart"/>
            <w:r w:rsidRPr="00E95ED2">
              <w:rPr>
                <w:sz w:val="18"/>
              </w:rPr>
              <w:t>Hensen-Stempel</w:t>
            </w:r>
            <w:proofErr w:type="spellEnd"/>
            <w:r w:rsidRPr="00E95ED2">
              <w:rPr>
                <w:sz w:val="18"/>
              </w:rPr>
              <w:t xml:space="preserve"> de 1 </w:t>
            </w:r>
            <w:r w:rsidR="00BB5BB7">
              <w:rPr>
                <w:sz w:val="18"/>
              </w:rPr>
              <w:t xml:space="preserve">ml </w:t>
            </w:r>
            <w:r w:rsidRPr="00E95ED2">
              <w:rPr>
                <w:sz w:val="18"/>
              </w:rPr>
              <w:t>y capturar la alícuota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63EA36" w14:textId="6A9395BA"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1CFA47" w14:textId="77777777" w:rsidR="001E1335" w:rsidRPr="00E95ED2" w:rsidRDefault="001E1335" w:rsidP="001E1335">
            <w:pPr>
              <w:rPr>
                <w:sz w:val="18"/>
              </w:rPr>
            </w:pPr>
            <w:r w:rsidRPr="00E95ED2">
              <w:rPr>
                <w:sz w:val="18"/>
              </w:rPr>
              <w:t>No aplica</w:t>
            </w:r>
          </w:p>
        </w:tc>
      </w:tr>
      <w:tr w:rsidR="001E1335" w:rsidRPr="001C163B" w14:paraId="698698E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9FB8CA" w14:textId="77777777" w:rsidR="001E1335" w:rsidRPr="00E95ED2" w:rsidRDefault="001E1335" w:rsidP="007D1B7C">
            <w:pPr>
              <w:jc w:val="center"/>
              <w:rPr>
                <w:sz w:val="18"/>
                <w:szCs w:val="18"/>
              </w:rPr>
            </w:pPr>
            <w:r w:rsidRPr="00E95ED2">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80E756" w14:textId="77777777" w:rsidR="001E1335" w:rsidRPr="001C163B" w:rsidRDefault="001E1335" w:rsidP="001E1335">
            <w:pPr>
              <w:rPr>
                <w:noProof/>
                <w:lang w:val="en-US"/>
              </w:rPr>
            </w:pPr>
            <w:r w:rsidRPr="001C163B">
              <w:rPr>
                <w:noProof/>
                <w:lang w:eastAsia="es-CO"/>
              </w:rPr>
              <mc:AlternateContent>
                <mc:Choice Requires="wps">
                  <w:drawing>
                    <wp:anchor distT="0" distB="0" distL="114300" distR="114300" simplePos="0" relativeHeight="252393472" behindDoc="0" locked="0" layoutInCell="1" allowOverlap="1" wp14:anchorId="604D2A50" wp14:editId="0B5D354E">
                      <wp:simplePos x="0" y="0"/>
                      <wp:positionH relativeFrom="column">
                        <wp:posOffset>818400</wp:posOffset>
                      </wp:positionH>
                      <wp:positionV relativeFrom="paragraph">
                        <wp:posOffset>294485</wp:posOffset>
                      </wp:positionV>
                      <wp:extent cx="0" cy="280275"/>
                      <wp:effectExtent l="76200" t="0" r="57150" b="62865"/>
                      <wp:wrapNone/>
                      <wp:docPr id="499" name="Conector recto de flecha 499"/>
                      <wp:cNvGraphicFramePr/>
                      <a:graphic xmlns:a="http://schemas.openxmlformats.org/drawingml/2006/main">
                        <a:graphicData uri="http://schemas.microsoft.com/office/word/2010/wordprocessingShape">
                          <wps:wsp>
                            <wps:cNvCnPr/>
                            <wps:spPr>
                              <a:xfrm>
                                <a:off x="0" y="0"/>
                                <a:ext cx="0" cy="2802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6AB3A0C" id="Conector recto de flecha 499" o:spid="_x0000_s1026" type="#_x0000_t32" style="position:absolute;margin-left:64.45pt;margin-top:23.2pt;width:0;height:22.0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">
                      <v:stroke endarrow="block"/>
                    </v:shape>
                  </w:pict>
                </mc:Fallback>
              </mc:AlternateContent>
            </w:r>
            <w:r w:rsidRPr="001C163B">
              <w:rPr>
                <w:noProof/>
                <w:lang w:eastAsia="es-CO"/>
              </w:rPr>
              <mc:AlternateContent>
                <mc:Choice Requires="wps">
                  <w:drawing>
                    <wp:anchor distT="0" distB="0" distL="114300" distR="114300" simplePos="0" relativeHeight="252384256" behindDoc="0" locked="0" layoutInCell="1" allowOverlap="1" wp14:anchorId="11D29694" wp14:editId="56E769CE">
                      <wp:simplePos x="0" y="0"/>
                      <wp:positionH relativeFrom="column">
                        <wp:posOffset>296545</wp:posOffset>
                      </wp:positionH>
                      <wp:positionV relativeFrom="paragraph">
                        <wp:posOffset>59055</wp:posOffset>
                      </wp:positionV>
                      <wp:extent cx="1007745" cy="238125"/>
                      <wp:effectExtent l="0" t="0" r="20955" b="28575"/>
                      <wp:wrapThrough wrapText="bothSides">
                        <wp:wrapPolygon edited="0">
                          <wp:start x="0" y="0"/>
                          <wp:lineTo x="0" y="22464"/>
                          <wp:lineTo x="21641" y="22464"/>
                          <wp:lineTo x="21641" y="0"/>
                          <wp:lineTo x="0" y="0"/>
                        </wp:wrapPolygon>
                      </wp:wrapThrough>
                      <wp:docPr id="50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0E4EED6" w14:textId="77777777" w:rsidR="00623673" w:rsidRPr="00E95ED2" w:rsidRDefault="00623673" w:rsidP="00E95ED2">
                                  <w:pPr>
                                    <w:jc w:val="center"/>
                                    <w:rPr>
                                      <w:sz w:val="18"/>
                                      <w:szCs w:val="18"/>
                                    </w:rPr>
                                  </w:pPr>
                                  <w:r w:rsidRPr="00E95ED2">
                                    <w:rPr>
                                      <w:sz w:val="18"/>
                                      <w:szCs w:val="18"/>
                                    </w:rPr>
                                    <w:t>Colocar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D29694" id="_x0000_s1057" style="position:absolute;left:0;text-align:left;margin-left:23.35pt;margin-top:4.65pt;width:79.35pt;height:18.7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Uqv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" fillcolor="window" strokecolor="windowText" strokeweight=".25pt">
                      <v:textbox>
                        <w:txbxContent>
                          <w:p w14:paraId="10E4EED6" w14:textId="77777777" w:rsidR="00623673" w:rsidRPr="00E95ED2" w:rsidRDefault="00623673" w:rsidP="00E95ED2">
                            <w:pPr>
                              <w:jc w:val="center"/>
                              <w:rPr>
                                <w:sz w:val="18"/>
                                <w:szCs w:val="18"/>
                              </w:rPr>
                            </w:pPr>
                            <w:r w:rsidRPr="00E95ED2">
                              <w:rPr>
                                <w:sz w:val="18"/>
                                <w:szCs w:val="18"/>
                              </w:rPr>
                              <w:t>Colocar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237B2CB" w14:textId="77777777" w:rsidR="001E1335" w:rsidRPr="00E95ED2" w:rsidRDefault="001E1335" w:rsidP="001E1335">
            <w:pPr>
              <w:rPr>
                <w:sz w:val="18"/>
              </w:rPr>
            </w:pPr>
            <w:r w:rsidRPr="00E95ED2">
              <w:rPr>
                <w:sz w:val="18"/>
              </w:rPr>
              <w:t>Colocar sobre la cámara Sedgwick-Rafter vacía la placa cubreobjeto en posición diagonal.</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D30CCE" w14:textId="5494A4EA"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9F2CCE" w14:textId="77777777" w:rsidR="001E1335" w:rsidRPr="00E95ED2" w:rsidRDefault="001E1335" w:rsidP="001E1335">
            <w:pPr>
              <w:rPr>
                <w:sz w:val="18"/>
              </w:rPr>
            </w:pPr>
            <w:r w:rsidRPr="00E95ED2">
              <w:rPr>
                <w:sz w:val="18"/>
              </w:rPr>
              <w:t>No aplica</w:t>
            </w:r>
          </w:p>
        </w:tc>
      </w:tr>
      <w:tr w:rsidR="001E1335" w:rsidRPr="001C163B" w14:paraId="51A0DC8A"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A3B27F" w14:textId="77777777" w:rsidR="001E1335" w:rsidRPr="00E95ED2" w:rsidRDefault="001E1335" w:rsidP="007D1B7C">
            <w:pPr>
              <w:jc w:val="center"/>
              <w:rPr>
                <w:sz w:val="18"/>
                <w:szCs w:val="18"/>
              </w:rPr>
            </w:pPr>
            <w:r w:rsidRPr="00E95ED2">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203AC46" w14:textId="77777777" w:rsidR="001E1335" w:rsidRPr="001C163B" w:rsidRDefault="001E1335" w:rsidP="001E1335">
            <w:pPr>
              <w:rPr>
                <w:noProof/>
                <w:lang w:val="en-US"/>
              </w:rPr>
            </w:pPr>
            <w:r w:rsidRPr="001C163B">
              <w:rPr>
                <w:noProof/>
                <w:lang w:eastAsia="es-CO"/>
              </w:rPr>
              <mc:AlternateContent>
                <mc:Choice Requires="wps">
                  <w:drawing>
                    <wp:anchor distT="0" distB="0" distL="114300" distR="114300" simplePos="0" relativeHeight="252394496" behindDoc="0" locked="0" layoutInCell="1" allowOverlap="1" wp14:anchorId="06D2ECF7" wp14:editId="64D96D23">
                      <wp:simplePos x="0" y="0"/>
                      <wp:positionH relativeFrom="column">
                        <wp:posOffset>817880</wp:posOffset>
                      </wp:positionH>
                      <wp:positionV relativeFrom="paragraph">
                        <wp:posOffset>286805</wp:posOffset>
                      </wp:positionV>
                      <wp:extent cx="0" cy="288000"/>
                      <wp:effectExtent l="76200" t="0" r="57150" b="55245"/>
                      <wp:wrapNone/>
                      <wp:docPr id="501" name="Conector recto de flecha 501"/>
                      <wp:cNvGraphicFramePr/>
                      <a:graphic xmlns:a="http://schemas.openxmlformats.org/drawingml/2006/main">
                        <a:graphicData uri="http://schemas.microsoft.com/office/word/2010/wordprocessingShape">
                          <wps:wsp>
                            <wps:cNvCnPr/>
                            <wps:spPr>
                              <a:xfrm>
                                <a:off x="0" y="0"/>
                                <a:ext cx="0" cy="288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25B45F2" id="Conector recto de flecha 501" o:spid="_x0000_s1026" type="#_x0000_t32" style="position:absolute;margin-left:64.4pt;margin-top:22.6pt;width:0;height:22.7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">
                      <v:stroke endarrow="block"/>
                    </v:shape>
                  </w:pict>
                </mc:Fallback>
              </mc:AlternateContent>
            </w:r>
            <w:r w:rsidRPr="001C163B">
              <w:rPr>
                <w:noProof/>
                <w:lang w:eastAsia="es-CO"/>
              </w:rPr>
              <mc:AlternateContent>
                <mc:Choice Requires="wps">
                  <w:drawing>
                    <wp:anchor distT="0" distB="0" distL="114300" distR="114300" simplePos="0" relativeHeight="252385280" behindDoc="0" locked="0" layoutInCell="1" allowOverlap="1" wp14:anchorId="043CB468" wp14:editId="27E1A158">
                      <wp:simplePos x="0" y="0"/>
                      <wp:positionH relativeFrom="column">
                        <wp:posOffset>296545</wp:posOffset>
                      </wp:positionH>
                      <wp:positionV relativeFrom="paragraph">
                        <wp:posOffset>43625</wp:posOffset>
                      </wp:positionV>
                      <wp:extent cx="1007745" cy="238125"/>
                      <wp:effectExtent l="0" t="0" r="20955" b="28575"/>
                      <wp:wrapThrough wrapText="bothSides">
                        <wp:wrapPolygon edited="0">
                          <wp:start x="0" y="0"/>
                          <wp:lineTo x="0" y="22464"/>
                          <wp:lineTo x="21641" y="22464"/>
                          <wp:lineTo x="21641" y="0"/>
                          <wp:lineTo x="0" y="0"/>
                        </wp:wrapPolygon>
                      </wp:wrapThrough>
                      <wp:docPr id="50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7BDD248D" w14:textId="77777777" w:rsidR="00623673" w:rsidRPr="00E95ED2" w:rsidRDefault="00623673" w:rsidP="00E95ED2">
                                  <w:pPr>
                                    <w:jc w:val="center"/>
                                    <w:rPr>
                                      <w:sz w:val="18"/>
                                      <w:szCs w:val="18"/>
                                    </w:rPr>
                                  </w:pPr>
                                  <w:r w:rsidRPr="00E95ED2">
                                    <w:rPr>
                                      <w:sz w:val="18"/>
                                      <w:szCs w:val="18"/>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3CB468" id="_x0000_s1058" style="position:absolute;left:0;text-align:left;margin-left:23.35pt;margin-top:3.45pt;width:79.35pt;height:18.7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Pi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" fillcolor="window" strokecolor="windowText" strokeweight=".25pt">
                      <v:textbox>
                        <w:txbxContent>
                          <w:p w14:paraId="7BDD248D" w14:textId="77777777" w:rsidR="00623673" w:rsidRPr="00E95ED2" w:rsidRDefault="00623673" w:rsidP="00E95ED2">
                            <w:pPr>
                              <w:jc w:val="center"/>
                              <w:rPr>
                                <w:sz w:val="18"/>
                                <w:szCs w:val="18"/>
                              </w:rPr>
                            </w:pPr>
                            <w:r w:rsidRPr="00E95ED2">
                              <w:rPr>
                                <w:sz w:val="18"/>
                                <w:szCs w:val="18"/>
                              </w:rPr>
                              <w:t>Verter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1F4AFE7" w14:textId="77777777" w:rsidR="001E1335" w:rsidRPr="00E95ED2" w:rsidRDefault="001E1335" w:rsidP="001E1335">
            <w:pPr>
              <w:rPr>
                <w:sz w:val="18"/>
              </w:rPr>
            </w:pPr>
            <w:r w:rsidRPr="00E95ED2">
              <w:rPr>
                <w:sz w:val="18"/>
              </w:rPr>
              <w:t>Verter la alícuota extraída en la cámara a través de uno de los extremos descubiertos.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0D0CC9" w14:textId="1DCEB1D4"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6B039A9" w14:textId="77777777" w:rsidR="001E1335" w:rsidRPr="00E95ED2" w:rsidRDefault="001E1335" w:rsidP="001E1335">
            <w:pPr>
              <w:rPr>
                <w:sz w:val="18"/>
              </w:rPr>
            </w:pPr>
            <w:r w:rsidRPr="00E95ED2">
              <w:rPr>
                <w:sz w:val="18"/>
              </w:rPr>
              <w:t>No aplica</w:t>
            </w:r>
          </w:p>
        </w:tc>
      </w:tr>
      <w:tr w:rsidR="001E1335" w:rsidRPr="001C163B" w14:paraId="6C457A89"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398A4D" w14:textId="77777777" w:rsidR="001E1335" w:rsidRPr="00E95ED2" w:rsidRDefault="001E1335" w:rsidP="007D1B7C">
            <w:pPr>
              <w:jc w:val="center"/>
              <w:rPr>
                <w:sz w:val="18"/>
                <w:szCs w:val="18"/>
              </w:rPr>
            </w:pPr>
            <w:r w:rsidRPr="00E95ED2">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17B8296" w14:textId="77777777" w:rsidR="001E1335" w:rsidRPr="001C163B" w:rsidRDefault="001E1335" w:rsidP="001E1335">
            <w:pPr>
              <w:rPr>
                <w:noProof/>
                <w:lang w:val="en-US"/>
              </w:rPr>
            </w:pPr>
            <w:r w:rsidRPr="001C163B">
              <w:rPr>
                <w:noProof/>
                <w:lang w:eastAsia="es-CO"/>
              </w:rPr>
              <mc:AlternateContent>
                <mc:Choice Requires="wps">
                  <w:drawing>
                    <wp:anchor distT="0" distB="0" distL="114300" distR="114300" simplePos="0" relativeHeight="252396544" behindDoc="0" locked="0" layoutInCell="1" allowOverlap="1" wp14:anchorId="15F78337" wp14:editId="53718B14">
                      <wp:simplePos x="0" y="0"/>
                      <wp:positionH relativeFrom="column">
                        <wp:posOffset>818400</wp:posOffset>
                      </wp:positionH>
                      <wp:positionV relativeFrom="paragraph">
                        <wp:posOffset>429725</wp:posOffset>
                      </wp:positionV>
                      <wp:extent cx="0" cy="244800"/>
                      <wp:effectExtent l="76200" t="0" r="57150" b="60325"/>
                      <wp:wrapNone/>
                      <wp:docPr id="503" name="Conector recto de flecha 503"/>
                      <wp:cNvGraphicFramePr/>
                      <a:graphic xmlns:a="http://schemas.openxmlformats.org/drawingml/2006/main">
                        <a:graphicData uri="http://schemas.microsoft.com/office/word/2010/wordprocessingShape">
                          <wps:wsp>
                            <wps:cNvCnPr/>
                            <wps:spPr>
                              <a:xfrm>
                                <a:off x="0" y="0"/>
                                <a:ext cx="0" cy="2448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A9F0A9A" id="Conector recto de flecha 503" o:spid="_x0000_s1026" type="#_x0000_t32" style="position:absolute;margin-left:64.45pt;margin-top:33.85pt;width:0;height:19.3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">
                      <v:stroke endarrow="block"/>
                    </v:shape>
                  </w:pict>
                </mc:Fallback>
              </mc:AlternateContent>
            </w:r>
            <w:r w:rsidRPr="001C163B">
              <w:rPr>
                <w:noProof/>
                <w:lang w:eastAsia="es-CO"/>
              </w:rPr>
              <mc:AlternateContent>
                <mc:Choice Requires="wps">
                  <w:drawing>
                    <wp:anchor distT="0" distB="0" distL="114300" distR="114300" simplePos="0" relativeHeight="252395520" behindDoc="0" locked="0" layoutInCell="1" allowOverlap="1" wp14:anchorId="45F15DA6" wp14:editId="57A28BE9">
                      <wp:simplePos x="0" y="0"/>
                      <wp:positionH relativeFrom="column">
                        <wp:posOffset>317285</wp:posOffset>
                      </wp:positionH>
                      <wp:positionV relativeFrom="paragraph">
                        <wp:posOffset>178435</wp:posOffset>
                      </wp:positionV>
                      <wp:extent cx="1007745" cy="238125"/>
                      <wp:effectExtent l="0" t="0" r="20955" b="28575"/>
                      <wp:wrapThrough wrapText="bothSides">
                        <wp:wrapPolygon edited="0">
                          <wp:start x="0" y="0"/>
                          <wp:lineTo x="0" y="22464"/>
                          <wp:lineTo x="21641" y="22464"/>
                          <wp:lineTo x="21641" y="0"/>
                          <wp:lineTo x="0" y="0"/>
                        </wp:wrapPolygon>
                      </wp:wrapThrough>
                      <wp:docPr id="504"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7C3C696" w14:textId="77777777" w:rsidR="00623673" w:rsidRPr="00E95ED2" w:rsidRDefault="00623673" w:rsidP="00E95ED2">
                                  <w:pPr>
                                    <w:jc w:val="center"/>
                                    <w:rPr>
                                      <w:sz w:val="18"/>
                                      <w:szCs w:val="18"/>
                                    </w:rPr>
                                  </w:pPr>
                                  <w:r w:rsidRPr="00E95ED2">
                                    <w:rPr>
                                      <w:sz w:val="18"/>
                                      <w:szCs w:val="18"/>
                                    </w:rPr>
                                    <w:t>Mover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F15DA6" id="_x0000_s1059" style="position:absolute;left:0;text-align:left;margin-left:25pt;margin-top:14.05pt;width:79.35pt;height:18.7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" fillcolor="window" strokecolor="windowText" strokeweight=".25pt">
                      <v:textbox>
                        <w:txbxContent>
                          <w:p w14:paraId="67C3C696" w14:textId="77777777" w:rsidR="00623673" w:rsidRPr="00E95ED2" w:rsidRDefault="00623673" w:rsidP="00E95ED2">
                            <w:pPr>
                              <w:jc w:val="center"/>
                              <w:rPr>
                                <w:sz w:val="18"/>
                                <w:szCs w:val="18"/>
                              </w:rPr>
                            </w:pPr>
                            <w:r w:rsidRPr="00E95ED2">
                              <w:rPr>
                                <w:sz w:val="18"/>
                                <w:szCs w:val="18"/>
                              </w:rPr>
                              <w:t>Mover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4DB3CC" w14:textId="77777777" w:rsidR="001E1335" w:rsidRPr="00E95ED2" w:rsidRDefault="001E1335" w:rsidP="001E1335">
            <w:pPr>
              <w:rPr>
                <w:sz w:val="18"/>
              </w:rPr>
            </w:pPr>
            <w:r w:rsidRPr="00E95ED2">
              <w:rPr>
                <w:sz w:val="18"/>
              </w:rPr>
              <w:t>Mover el cubreobjetos lentamente hasta llenar totalmente la cámara Sedgwick-Rafter evitando la formación de burbujas.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1F763F8" w14:textId="1D88DA2D"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C2BFD1" w14:textId="77777777" w:rsidR="001E1335" w:rsidRPr="00E95ED2" w:rsidRDefault="001E1335" w:rsidP="001E1335">
            <w:pPr>
              <w:rPr>
                <w:sz w:val="18"/>
              </w:rPr>
            </w:pPr>
          </w:p>
        </w:tc>
      </w:tr>
      <w:tr w:rsidR="001E1335" w:rsidRPr="001C163B" w14:paraId="5FA88281"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1829187" w14:textId="7E6E5299" w:rsidR="001E1335" w:rsidRPr="00E95ED2" w:rsidRDefault="001E1335" w:rsidP="007D1B7C">
            <w:pPr>
              <w:jc w:val="center"/>
              <w:rPr>
                <w:sz w:val="18"/>
                <w:szCs w:val="18"/>
              </w:rPr>
            </w:pPr>
            <w:r w:rsidRPr="00E95ED2">
              <w:rPr>
                <w:sz w:val="18"/>
                <w:szCs w:val="18"/>
              </w:rPr>
              <w:t>6</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915AA35" w14:textId="6EC45DBC" w:rsidR="001E1335" w:rsidRPr="001C163B" w:rsidRDefault="007D1B7C" w:rsidP="001E1335">
            <w:pPr>
              <w:rPr>
                <w:noProof/>
                <w:lang w:val="en-US"/>
              </w:rPr>
            </w:pPr>
            <w:r w:rsidRPr="001C163B">
              <w:rPr>
                <w:noProof/>
                <w:lang w:eastAsia="es-CO"/>
              </w:rPr>
              <mc:AlternateContent>
                <mc:Choice Requires="wps">
                  <w:drawing>
                    <wp:anchor distT="0" distB="0" distL="114300" distR="114300" simplePos="0" relativeHeight="252386304" behindDoc="0" locked="0" layoutInCell="1" allowOverlap="1" wp14:anchorId="73B26CA1" wp14:editId="258252FA">
                      <wp:simplePos x="0" y="0"/>
                      <wp:positionH relativeFrom="column">
                        <wp:posOffset>1472565</wp:posOffset>
                      </wp:positionH>
                      <wp:positionV relativeFrom="paragraph">
                        <wp:posOffset>383126</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192" name="Elipse 192"/>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76FCF6F7"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26CA1" id="Elipse 192" o:spid="_x0000_s1060" style="position:absolute;left:0;text-align:left;margin-left:115.95pt;margin-top:30.15pt;width:16.5pt;height:16.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" filled="f" strokecolor="windowText" strokeweight=".25pt">
                      <v:textbox>
                        <w:txbxContent>
                          <w:p w14:paraId="76FCF6F7" w14:textId="77777777" w:rsidR="00623673" w:rsidRPr="008B0E34" w:rsidRDefault="00623673" w:rsidP="000D4A5B"/>
                        </w:txbxContent>
                      </v:textbox>
                      <w10:wrap type="through"/>
                    </v:oval>
                  </w:pict>
                </mc:Fallback>
              </mc:AlternateContent>
            </w:r>
            <w:r w:rsidRPr="001C163B">
              <w:rPr>
                <w:noProof/>
                <w:lang w:eastAsia="es-CO"/>
              </w:rPr>
              <mc:AlternateContent>
                <mc:Choice Requires="wps">
                  <w:drawing>
                    <wp:anchor distT="45720" distB="45720" distL="114300" distR="114300" simplePos="0" relativeHeight="252388352" behindDoc="0" locked="0" layoutInCell="1" allowOverlap="1" wp14:anchorId="5FA1156C" wp14:editId="64C5BCE7">
                      <wp:simplePos x="0" y="0"/>
                      <wp:positionH relativeFrom="column">
                        <wp:posOffset>1467485</wp:posOffset>
                      </wp:positionH>
                      <wp:positionV relativeFrom="paragraph">
                        <wp:posOffset>364711</wp:posOffset>
                      </wp:positionV>
                      <wp:extent cx="219075" cy="247650"/>
                      <wp:effectExtent l="0" t="0" r="0" b="0"/>
                      <wp:wrapSquare wrapText="bothSides"/>
                      <wp:docPr id="5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76BC5382" w14:textId="77777777" w:rsidR="00623673" w:rsidRPr="00EA37D9" w:rsidRDefault="00623673" w:rsidP="000D4A5B">
                                  <w:r w:rsidRPr="00EA37D9">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1156C" id="_x0000_s1061" type="#_x0000_t202" style="position:absolute;left:0;text-align:left;margin-left:115.55pt;margin-top:28.7pt;width:17.25pt;height:19.5pt;z-index:25238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" filled="f" stroked="f">
                      <v:textbox>
                        <w:txbxContent>
                          <w:p w14:paraId="76BC5382" w14:textId="77777777" w:rsidR="00623673" w:rsidRPr="00EA37D9" w:rsidRDefault="00623673" w:rsidP="000D4A5B">
                            <w:r w:rsidRPr="00EA37D9">
                              <w:t>2</w:t>
                            </w:r>
                          </w:p>
                        </w:txbxContent>
                      </v:textbox>
                      <w10:wrap type="square"/>
                    </v:shape>
                  </w:pict>
                </mc:Fallback>
              </mc:AlternateContent>
            </w:r>
            <w:r w:rsidR="00561077" w:rsidRPr="001C163B">
              <w:rPr>
                <w:noProof/>
                <w:sz w:val="18"/>
                <w:lang w:eastAsia="es-CO"/>
              </w:rPr>
              <mc:AlternateContent>
                <mc:Choice Requires="wps">
                  <w:drawing>
                    <wp:anchor distT="0" distB="0" distL="114300" distR="114300" simplePos="0" relativeHeight="252397568" behindDoc="0" locked="0" layoutInCell="1" allowOverlap="1" wp14:anchorId="5A4D237D" wp14:editId="5C214977">
                      <wp:simplePos x="0" y="0"/>
                      <wp:positionH relativeFrom="column">
                        <wp:posOffset>823595</wp:posOffset>
                      </wp:positionH>
                      <wp:positionV relativeFrom="paragraph">
                        <wp:posOffset>930496</wp:posOffset>
                      </wp:positionV>
                      <wp:extent cx="0" cy="301625"/>
                      <wp:effectExtent l="76200" t="0" r="57150" b="60325"/>
                      <wp:wrapNone/>
                      <wp:docPr id="510" name="Conector recto de flecha 510"/>
                      <wp:cNvGraphicFramePr/>
                      <a:graphic xmlns:a="http://schemas.openxmlformats.org/drawingml/2006/main">
                        <a:graphicData uri="http://schemas.microsoft.com/office/word/2010/wordprocessingShape">
                          <wps:wsp>
                            <wps:cNvCnPr/>
                            <wps:spPr>
                              <a:xfrm>
                                <a:off x="0" y="0"/>
                                <a:ext cx="0" cy="3016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9B72EBC" id="Conector recto de flecha 510" o:spid="_x0000_s1026" type="#_x0000_t32" style="position:absolute;margin-left:64.85pt;margin-top:73.25pt;width:0;height:23.7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">
                      <v:stroke endarrow="block"/>
                    </v:shape>
                  </w:pict>
                </mc:Fallback>
              </mc:AlternateContent>
            </w:r>
            <w:r w:rsidR="00561077" w:rsidRPr="001C163B">
              <w:rPr>
                <w:noProof/>
                <w:lang w:eastAsia="es-CO"/>
              </w:rPr>
              <mc:AlternateContent>
                <mc:Choice Requires="wps">
                  <w:drawing>
                    <wp:anchor distT="45720" distB="45720" distL="114300" distR="114300" simplePos="0" relativeHeight="252390400" behindDoc="0" locked="0" layoutInCell="1" allowOverlap="1" wp14:anchorId="0E985EEB" wp14:editId="0F04FC03">
                      <wp:simplePos x="0" y="0"/>
                      <wp:positionH relativeFrom="column">
                        <wp:posOffset>406179</wp:posOffset>
                      </wp:positionH>
                      <wp:positionV relativeFrom="paragraph">
                        <wp:posOffset>734170</wp:posOffset>
                      </wp:positionV>
                      <wp:extent cx="304800" cy="238125"/>
                      <wp:effectExtent l="0" t="0" r="0" b="2540"/>
                      <wp:wrapSquare wrapText="bothSides"/>
                      <wp:docPr id="5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38125"/>
                              </a:xfrm>
                              <a:prstGeom prst="rect">
                                <a:avLst/>
                              </a:prstGeom>
                              <a:noFill/>
                              <a:ln w="9525">
                                <a:noFill/>
                                <a:miter lim="800000"/>
                                <a:headEnd/>
                                <a:tailEnd/>
                              </a:ln>
                            </wps:spPr>
                            <wps:txbx>
                              <w:txbxContent>
                                <w:p w14:paraId="127730B3" w14:textId="77777777" w:rsidR="00623673" w:rsidRPr="00E95ED2" w:rsidRDefault="00623673" w:rsidP="000D4A5B">
                                  <w:pPr>
                                    <w:rPr>
                                      <w:sz w:val="18"/>
                                      <w:szCs w:val="18"/>
                                    </w:rPr>
                                  </w:pPr>
                                  <w:r w:rsidRPr="00E95ED2">
                                    <w:rPr>
                                      <w:sz w:val="18"/>
                                      <w:szCs w:val="18"/>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85EEB" id="_x0000_s1062" type="#_x0000_t202" style="position:absolute;left:0;text-align:left;margin-left:32pt;margin-top:57.8pt;width:24pt;height:18.75pt;z-index:25239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" filled="f" stroked="f">
                      <v:textbox>
                        <w:txbxContent>
                          <w:p w14:paraId="127730B3" w14:textId="77777777" w:rsidR="00623673" w:rsidRPr="00E95ED2" w:rsidRDefault="00623673" w:rsidP="000D4A5B">
                            <w:pPr>
                              <w:rPr>
                                <w:sz w:val="18"/>
                                <w:szCs w:val="18"/>
                              </w:rPr>
                            </w:pPr>
                            <w:r w:rsidRPr="00E95ED2">
                              <w:rPr>
                                <w:sz w:val="18"/>
                                <w:szCs w:val="18"/>
                              </w:rPr>
                              <w:t>Si</w:t>
                            </w:r>
                          </w:p>
                        </w:txbxContent>
                      </v:textbox>
                      <w10:wrap type="square"/>
                    </v:shape>
                  </w:pict>
                </mc:Fallback>
              </mc:AlternateContent>
            </w:r>
            <w:r w:rsidR="00561077" w:rsidRPr="001C163B">
              <w:rPr>
                <w:noProof/>
                <w:lang w:eastAsia="es-CO"/>
              </w:rPr>
              <mc:AlternateContent>
                <mc:Choice Requires="wps">
                  <w:drawing>
                    <wp:anchor distT="0" distB="0" distL="114300" distR="114300" simplePos="0" relativeHeight="252380160" behindDoc="0" locked="0" layoutInCell="1" allowOverlap="1" wp14:anchorId="4346EA7C" wp14:editId="5A3CD135">
                      <wp:simplePos x="0" y="0"/>
                      <wp:positionH relativeFrom="column">
                        <wp:posOffset>231913</wp:posOffset>
                      </wp:positionH>
                      <wp:positionV relativeFrom="paragraph">
                        <wp:posOffset>41192</wp:posOffset>
                      </wp:positionV>
                      <wp:extent cx="1181100" cy="884583"/>
                      <wp:effectExtent l="0" t="0" r="19050" b="10795"/>
                      <wp:wrapNone/>
                      <wp:docPr id="517" name="Rombo 517"/>
                      <wp:cNvGraphicFramePr/>
                      <a:graphic xmlns:a="http://schemas.openxmlformats.org/drawingml/2006/main">
                        <a:graphicData uri="http://schemas.microsoft.com/office/word/2010/wordprocessingShape">
                          <wps:wsp>
                            <wps:cNvSpPr/>
                            <wps:spPr>
                              <a:xfrm>
                                <a:off x="0" y="0"/>
                                <a:ext cx="1181100" cy="884583"/>
                              </a:xfrm>
                              <a:prstGeom prst="diamond">
                                <a:avLst/>
                              </a:prstGeom>
                              <a:noFill/>
                              <a:ln w="3175" cap="flat" cmpd="sng" algn="ctr">
                                <a:solidFill>
                                  <a:sysClr val="windowText" lastClr="000000"/>
                                </a:solidFill>
                                <a:prstDash val="solid"/>
                              </a:ln>
                              <a:effectLst/>
                            </wps:spPr>
                            <wps:txbx>
                              <w:txbxContent>
                                <w:p w14:paraId="2025C9B7" w14:textId="77777777" w:rsidR="00623673" w:rsidRPr="00E516E7"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6EA7C" id="Rombo 517" o:spid="_x0000_s1063" type="#_x0000_t4" style="position:absolute;left:0;text-align:left;margin-left:18.25pt;margin-top:3.25pt;width:93pt;height:69.6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" filled="f" strokecolor="windowText" strokeweight=".25pt">
                      <v:textbox>
                        <w:txbxContent>
                          <w:p w14:paraId="2025C9B7" w14:textId="77777777" w:rsidR="00623673" w:rsidRPr="00E516E7" w:rsidRDefault="00623673" w:rsidP="000D4A5B"/>
                        </w:txbxContent>
                      </v:textbox>
                    </v:shape>
                  </w:pict>
                </mc:Fallback>
              </mc:AlternateContent>
            </w:r>
            <w:r w:rsidR="001E1335" w:rsidRPr="001C163B">
              <w:rPr>
                <w:noProof/>
                <w:sz w:val="18"/>
                <w:lang w:eastAsia="es-CO"/>
              </w:rPr>
              <mc:AlternateContent>
                <mc:Choice Requires="wps">
                  <w:drawing>
                    <wp:anchor distT="45720" distB="45720" distL="114300" distR="114300" simplePos="0" relativeHeight="252391424" behindDoc="0" locked="0" layoutInCell="1" allowOverlap="1" wp14:anchorId="1B882B43" wp14:editId="56010F28">
                      <wp:simplePos x="0" y="0"/>
                      <wp:positionH relativeFrom="column">
                        <wp:posOffset>369791</wp:posOffset>
                      </wp:positionH>
                      <wp:positionV relativeFrom="paragraph">
                        <wp:posOffset>229760</wp:posOffset>
                      </wp:positionV>
                      <wp:extent cx="961390" cy="647700"/>
                      <wp:effectExtent l="0" t="0" r="0" b="0"/>
                      <wp:wrapSquare wrapText="bothSides"/>
                      <wp:docPr id="5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390" cy="647700"/>
                              </a:xfrm>
                              <a:prstGeom prst="rect">
                                <a:avLst/>
                              </a:prstGeom>
                              <a:noFill/>
                              <a:ln w="9525">
                                <a:noFill/>
                                <a:miter lim="800000"/>
                                <a:headEnd/>
                                <a:tailEnd/>
                              </a:ln>
                            </wps:spPr>
                            <wps:txbx>
                              <w:txbxContent>
                                <w:p w14:paraId="4E7C8704" w14:textId="77777777" w:rsidR="00623673" w:rsidRPr="00E95ED2" w:rsidRDefault="00623673" w:rsidP="00E95ED2">
                                  <w:pPr>
                                    <w:jc w:val="center"/>
                                    <w:rPr>
                                      <w:sz w:val="18"/>
                                      <w:szCs w:val="18"/>
                                    </w:rPr>
                                  </w:pPr>
                                  <w:r w:rsidRPr="00E95ED2">
                                    <w:rPr>
                                      <w:sz w:val="18"/>
                                      <w:szCs w:val="18"/>
                                    </w:rPr>
                                    <w:t>¿Se formaron burbujas y no desaparecen?</w:t>
                                  </w:r>
                                </w:p>
                                <w:p w14:paraId="1A547B99" w14:textId="77777777" w:rsidR="00623673" w:rsidRPr="00E95ED2" w:rsidRDefault="00623673" w:rsidP="00E95ED2">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2B43" id="_x0000_s1064" type="#_x0000_t202" style="position:absolute;left:0;text-align:left;margin-left:29.1pt;margin-top:18.1pt;width:75.7pt;height:51pt;z-index:25239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" filled="f" stroked="f">
                      <v:textbox>
                        <w:txbxContent>
                          <w:p w14:paraId="4E7C8704" w14:textId="77777777" w:rsidR="00623673" w:rsidRPr="00E95ED2" w:rsidRDefault="00623673" w:rsidP="00E95ED2">
                            <w:pPr>
                              <w:jc w:val="center"/>
                              <w:rPr>
                                <w:sz w:val="18"/>
                                <w:szCs w:val="18"/>
                              </w:rPr>
                            </w:pPr>
                            <w:r w:rsidRPr="00E95ED2">
                              <w:rPr>
                                <w:sz w:val="18"/>
                                <w:szCs w:val="18"/>
                              </w:rPr>
                              <w:t>¿Se formaron burbujas y no desaparecen?</w:t>
                            </w:r>
                          </w:p>
                          <w:p w14:paraId="1A547B99" w14:textId="77777777" w:rsidR="00623673" w:rsidRPr="00E95ED2" w:rsidRDefault="00623673" w:rsidP="00E95ED2">
                            <w:pPr>
                              <w:jc w:val="center"/>
                              <w:rPr>
                                <w:sz w:val="18"/>
                                <w:szCs w:val="18"/>
                              </w:rPr>
                            </w:pPr>
                          </w:p>
                        </w:txbxContent>
                      </v:textbox>
                      <w10:wrap type="square"/>
                    </v:shape>
                  </w:pict>
                </mc:Fallback>
              </mc:AlternateContent>
            </w:r>
            <w:r w:rsidR="001E1335" w:rsidRPr="001C163B">
              <w:rPr>
                <w:noProof/>
                <w:lang w:eastAsia="es-CO"/>
              </w:rPr>
              <mc:AlternateContent>
                <mc:Choice Requires="wps">
                  <w:drawing>
                    <wp:anchor distT="45720" distB="45720" distL="114300" distR="114300" simplePos="0" relativeHeight="252389376" behindDoc="0" locked="0" layoutInCell="1" allowOverlap="1" wp14:anchorId="2E19BDD7" wp14:editId="7E4CE7A2">
                      <wp:simplePos x="0" y="0"/>
                      <wp:positionH relativeFrom="column">
                        <wp:posOffset>1281430</wp:posOffset>
                      </wp:positionH>
                      <wp:positionV relativeFrom="paragraph">
                        <wp:posOffset>247650</wp:posOffset>
                      </wp:positionV>
                      <wp:extent cx="400050" cy="247650"/>
                      <wp:effectExtent l="0" t="0" r="0" b="0"/>
                      <wp:wrapSquare wrapText="bothSides"/>
                      <wp:docPr id="5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26614DA5"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9BDD7" id="_x0000_s1065" type="#_x0000_t202" style="position:absolute;left:0;text-align:left;margin-left:100.9pt;margin-top:19.5pt;width:31.5pt;height:19.5pt;z-index:25238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" filled="f" stroked="f">
                      <v:textbox>
                        <w:txbxContent>
                          <w:p w14:paraId="26614DA5" w14:textId="77777777" w:rsidR="00623673" w:rsidRPr="009C79E6" w:rsidRDefault="00623673" w:rsidP="000D4A5B">
                            <w:r w:rsidRPr="009C79E6">
                              <w:t>No</w:t>
                            </w:r>
                          </w:p>
                        </w:txbxContent>
                      </v:textbox>
                      <w10:wrap type="square"/>
                    </v:shape>
                  </w:pict>
                </mc:Fallback>
              </mc:AlternateContent>
            </w:r>
            <w:r w:rsidR="001E1335" w:rsidRPr="001C163B">
              <w:rPr>
                <w:noProof/>
                <w:lang w:eastAsia="es-CO"/>
              </w:rPr>
              <mc:AlternateContent>
                <mc:Choice Requires="wps">
                  <w:drawing>
                    <wp:anchor distT="0" distB="0" distL="114300" distR="114300" simplePos="0" relativeHeight="252387328" behindDoc="0" locked="0" layoutInCell="1" allowOverlap="1" wp14:anchorId="1C14C80F" wp14:editId="50A48EEC">
                      <wp:simplePos x="0" y="0"/>
                      <wp:positionH relativeFrom="column">
                        <wp:posOffset>1410690</wp:posOffset>
                      </wp:positionH>
                      <wp:positionV relativeFrom="paragraph">
                        <wp:posOffset>611381</wp:posOffset>
                      </wp:positionV>
                      <wp:extent cx="77684" cy="0"/>
                      <wp:effectExtent l="0" t="76200" r="17780" b="95250"/>
                      <wp:wrapNone/>
                      <wp:docPr id="193" name="Conector recto de flecha 193"/>
                      <wp:cNvGraphicFramePr/>
                      <a:graphic xmlns:a="http://schemas.openxmlformats.org/drawingml/2006/main">
                        <a:graphicData uri="http://schemas.microsoft.com/office/word/2010/wordprocessingShape">
                          <wps:wsp>
                            <wps:cNvCnPr/>
                            <wps:spPr>
                              <a:xfrm>
                                <a:off x="0" y="0"/>
                                <a:ext cx="77684"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0D3D3E5" id="Conector recto de flecha 193" o:spid="_x0000_s1026" type="#_x0000_t32" style="position:absolute;margin-left:111.1pt;margin-top:48.15pt;width:6.1pt;height:0;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2F75A5" w14:textId="77777777" w:rsidR="001E1335" w:rsidRPr="00E95ED2" w:rsidRDefault="001E1335" w:rsidP="001E1335">
            <w:pPr>
              <w:rPr>
                <w:sz w:val="18"/>
              </w:rPr>
            </w:pPr>
          </w:p>
          <w:p w14:paraId="7AC0F75E" w14:textId="77777777" w:rsidR="001E1335" w:rsidRPr="00E95ED2" w:rsidRDefault="001E1335" w:rsidP="001E1335">
            <w:pPr>
              <w:rPr>
                <w:sz w:val="18"/>
              </w:rPr>
            </w:pPr>
          </w:p>
          <w:p w14:paraId="57DED116" w14:textId="77777777" w:rsidR="001E1335" w:rsidRPr="00E95ED2" w:rsidRDefault="001E1335" w:rsidP="001E1335">
            <w:pPr>
              <w:rPr>
                <w:sz w:val="18"/>
              </w:rPr>
            </w:pPr>
          </w:p>
          <w:p w14:paraId="1A082BDC" w14:textId="77777777" w:rsidR="001E1335" w:rsidRPr="00E95ED2" w:rsidRDefault="001E1335" w:rsidP="001E1335">
            <w:pPr>
              <w:rPr>
                <w:sz w:val="18"/>
              </w:rPr>
            </w:pPr>
            <w:r w:rsidRPr="00E95ED2">
              <w:rPr>
                <w:sz w:val="18"/>
              </w:rPr>
              <w:t>¿Se formaron burbujas y no desaparecen?</w:t>
            </w:r>
          </w:p>
          <w:p w14:paraId="46875BDB" w14:textId="77777777" w:rsidR="001E1335" w:rsidRPr="00E95ED2" w:rsidRDefault="001E1335" w:rsidP="001E1335">
            <w:pPr>
              <w:rPr>
                <w:sz w:val="18"/>
              </w:rPr>
            </w:pPr>
          </w:p>
          <w:p w14:paraId="51DBBE98" w14:textId="77777777" w:rsidR="001E1335" w:rsidRPr="00E95ED2" w:rsidRDefault="001E1335" w:rsidP="001E1335">
            <w:pPr>
              <w:rPr>
                <w:sz w:val="18"/>
              </w:rPr>
            </w:pPr>
          </w:p>
          <w:p w14:paraId="762BA57B" w14:textId="77777777" w:rsidR="001E1335" w:rsidRPr="00E95ED2" w:rsidRDefault="001E1335" w:rsidP="001E1335">
            <w:pPr>
              <w:rPr>
                <w:sz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785ED7" w14:textId="32F1CCA1"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DB1B06" w14:textId="77777777" w:rsidR="001E1335" w:rsidRPr="00E95ED2" w:rsidRDefault="001E1335" w:rsidP="001E1335">
            <w:pPr>
              <w:rPr>
                <w:sz w:val="18"/>
              </w:rPr>
            </w:pPr>
            <w:r w:rsidRPr="00E95ED2">
              <w:rPr>
                <w:sz w:val="18"/>
              </w:rPr>
              <w:t>No aplica</w:t>
            </w:r>
          </w:p>
        </w:tc>
      </w:tr>
      <w:tr w:rsidR="001E1335" w:rsidRPr="001C163B" w14:paraId="768CB5F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A37A16" w14:textId="61186F98" w:rsidR="001E1335" w:rsidRPr="00DC0447" w:rsidRDefault="001E1335" w:rsidP="007D1B7C">
            <w:pPr>
              <w:jc w:val="center"/>
              <w:rPr>
                <w:sz w:val="18"/>
                <w:szCs w:val="18"/>
              </w:rPr>
            </w:pPr>
            <w:r w:rsidRPr="00DC0447">
              <w:rPr>
                <w:sz w:val="18"/>
                <w:szCs w:val="18"/>
              </w:rPr>
              <w:t>7</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08F750F" w14:textId="6806D569" w:rsidR="001E1335" w:rsidRPr="001C163B" w:rsidRDefault="007D1B7C" w:rsidP="001E1335">
            <w:pPr>
              <w:rPr>
                <w:noProof/>
                <w:sz w:val="18"/>
                <w:lang w:val="en-US"/>
              </w:rPr>
            </w:pPr>
            <w:r w:rsidRPr="001C163B">
              <w:rPr>
                <w:noProof/>
                <w:sz w:val="18"/>
                <w:lang w:eastAsia="es-CO"/>
              </w:rPr>
              <mc:AlternateContent>
                <mc:Choice Requires="wps">
                  <w:drawing>
                    <wp:anchor distT="0" distB="0" distL="114300" distR="114300" simplePos="0" relativeHeight="252402688" behindDoc="0" locked="0" layoutInCell="1" allowOverlap="1" wp14:anchorId="64C4D5F8" wp14:editId="741FE509">
                      <wp:simplePos x="0" y="0"/>
                      <wp:positionH relativeFrom="column">
                        <wp:posOffset>820420</wp:posOffset>
                      </wp:positionH>
                      <wp:positionV relativeFrom="paragraph">
                        <wp:posOffset>414655</wp:posOffset>
                      </wp:positionV>
                      <wp:extent cx="0" cy="144000"/>
                      <wp:effectExtent l="76200" t="0" r="57150" b="66040"/>
                      <wp:wrapNone/>
                      <wp:docPr id="518" name="Conector recto de flecha 518"/>
                      <wp:cNvGraphicFramePr/>
                      <a:graphic xmlns:a="http://schemas.openxmlformats.org/drawingml/2006/main">
                        <a:graphicData uri="http://schemas.microsoft.com/office/word/2010/wordprocessingShape">
                          <wps:wsp>
                            <wps:cNvCnPr/>
                            <wps:spPr>
                              <a:xfrm>
                                <a:off x="0" y="0"/>
                                <a:ext cx="0" cy="144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64ED1FF7" id="Conector recto de flecha 518" o:spid="_x0000_s1026" type="#_x0000_t32" style="position:absolute;margin-left:64.6pt;margin-top:32.65pt;width:0;height:11.35pt;z-index:25240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">
                      <v:stroke endarrow="block"/>
                    </v:shape>
                  </w:pict>
                </mc:Fallback>
              </mc:AlternateContent>
            </w:r>
            <w:r w:rsidR="00561077" w:rsidRPr="001C163B">
              <w:rPr>
                <w:noProof/>
                <w:lang w:eastAsia="es-CO"/>
              </w:rPr>
              <mc:AlternateContent>
                <mc:Choice Requires="wps">
                  <w:drawing>
                    <wp:anchor distT="0" distB="0" distL="114300" distR="114300" simplePos="0" relativeHeight="252399616" behindDoc="0" locked="0" layoutInCell="1" allowOverlap="1" wp14:anchorId="323C55D9" wp14:editId="089EB0F3">
                      <wp:simplePos x="0" y="0"/>
                      <wp:positionH relativeFrom="column">
                        <wp:posOffset>348394</wp:posOffset>
                      </wp:positionH>
                      <wp:positionV relativeFrom="paragraph">
                        <wp:posOffset>144118</wp:posOffset>
                      </wp:positionV>
                      <wp:extent cx="1007745" cy="238125"/>
                      <wp:effectExtent l="0" t="0" r="20955" b="28575"/>
                      <wp:wrapThrough wrapText="bothSides">
                        <wp:wrapPolygon edited="0">
                          <wp:start x="0" y="0"/>
                          <wp:lineTo x="0" y="22464"/>
                          <wp:lineTo x="21641" y="22464"/>
                          <wp:lineTo x="21641" y="0"/>
                          <wp:lineTo x="0" y="0"/>
                        </wp:wrapPolygon>
                      </wp:wrapThrough>
                      <wp:docPr id="20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3919A16" w14:textId="77777777" w:rsidR="00623673" w:rsidRPr="00E95ED2" w:rsidRDefault="00623673" w:rsidP="00E95ED2">
                                  <w:pPr>
                                    <w:jc w:val="center"/>
                                    <w:rPr>
                                      <w:sz w:val="18"/>
                                      <w:szCs w:val="18"/>
                                    </w:rPr>
                                  </w:pPr>
                                  <w:r w:rsidRPr="00E95ED2">
                                    <w:rPr>
                                      <w:sz w:val="18"/>
                                      <w:szCs w:val="18"/>
                                    </w:rPr>
                                    <w:t>Servir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3C55D9" id="_x0000_s1066" style="position:absolute;left:0;text-align:left;margin-left:27.45pt;margin-top:11.35pt;width:79.35pt;height:18.7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" fillcolor="window" strokecolor="windowText" strokeweight=".25pt">
                      <v:textbox>
                        <w:txbxContent>
                          <w:p w14:paraId="63919A16" w14:textId="77777777" w:rsidR="00623673" w:rsidRPr="00E95ED2" w:rsidRDefault="00623673" w:rsidP="00E95ED2">
                            <w:pPr>
                              <w:jc w:val="center"/>
                              <w:rPr>
                                <w:sz w:val="18"/>
                                <w:szCs w:val="18"/>
                              </w:rPr>
                            </w:pPr>
                            <w:r w:rsidRPr="00E95ED2">
                              <w:rPr>
                                <w:sz w:val="18"/>
                                <w:szCs w:val="18"/>
                              </w:rPr>
                              <w:t>Servir</w:t>
                            </w:r>
                          </w:p>
                        </w:txbxContent>
                      </v:textbox>
                      <w10:wrap type="through"/>
                    </v:rect>
                  </w:pict>
                </mc:Fallback>
              </mc:AlternateContent>
            </w:r>
            <w:r w:rsidR="001E1335" w:rsidRPr="001C163B">
              <w:rPr>
                <w:noProof/>
                <w:lang w:eastAsia="es-CO"/>
              </w:rPr>
              <mc:AlternateContent>
                <mc:Choice Requires="wps">
                  <w:drawing>
                    <wp:anchor distT="0" distB="0" distL="114300" distR="114300" simplePos="0" relativeHeight="252401664" behindDoc="0" locked="0" layoutInCell="1" allowOverlap="1" wp14:anchorId="46D2F161" wp14:editId="2582F639">
                      <wp:simplePos x="0" y="0"/>
                      <wp:positionH relativeFrom="column">
                        <wp:posOffset>203620</wp:posOffset>
                      </wp:positionH>
                      <wp:positionV relativeFrom="paragraph">
                        <wp:posOffset>231140</wp:posOffset>
                      </wp:positionV>
                      <wp:extent cx="130629" cy="0"/>
                      <wp:effectExtent l="0" t="76200" r="22225" b="95250"/>
                      <wp:wrapNone/>
                      <wp:docPr id="196" name="Conector recto de flecha 196"/>
                      <wp:cNvGraphicFramePr/>
                      <a:graphic xmlns:a="http://schemas.openxmlformats.org/drawingml/2006/main">
                        <a:graphicData uri="http://schemas.microsoft.com/office/word/2010/wordprocessingShape">
                          <wps:wsp>
                            <wps:cNvCnPr/>
                            <wps:spPr>
                              <a:xfrm>
                                <a:off x="0" y="0"/>
                                <a:ext cx="130629"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2179169" id="Conector recto de flecha 196" o:spid="_x0000_s1026" type="#_x0000_t32" style="position:absolute;margin-left:16.05pt;margin-top:18.2pt;width:10.3pt;height:0;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">
                      <v:stroke endarrow="block"/>
                    </v:shape>
                  </w:pict>
                </mc:Fallback>
              </mc:AlternateContent>
            </w:r>
            <w:r w:rsidR="001E1335" w:rsidRPr="001C163B">
              <w:rPr>
                <w:noProof/>
                <w:lang w:eastAsia="es-CO"/>
              </w:rPr>
              <mc:AlternateContent>
                <mc:Choice Requires="wps">
                  <w:drawing>
                    <wp:anchor distT="45720" distB="45720" distL="114300" distR="114300" simplePos="0" relativeHeight="252398592" behindDoc="0" locked="0" layoutInCell="1" allowOverlap="1" wp14:anchorId="2C2CB656" wp14:editId="4A5BBB9C">
                      <wp:simplePos x="0" y="0"/>
                      <wp:positionH relativeFrom="column">
                        <wp:posOffset>-40855</wp:posOffset>
                      </wp:positionH>
                      <wp:positionV relativeFrom="paragraph">
                        <wp:posOffset>127635</wp:posOffset>
                      </wp:positionV>
                      <wp:extent cx="209550" cy="238125"/>
                      <wp:effectExtent l="0" t="0" r="0" b="952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38125"/>
                              </a:xfrm>
                              <a:prstGeom prst="rect">
                                <a:avLst/>
                              </a:prstGeom>
                              <a:solidFill>
                                <a:sysClr val="window" lastClr="FFFFFF"/>
                              </a:solidFill>
                              <a:ln w="9525">
                                <a:noFill/>
                                <a:miter lim="800000"/>
                                <a:headEnd/>
                                <a:tailEnd/>
                              </a:ln>
                            </wps:spPr>
                            <wps:txbx>
                              <w:txbxContent>
                                <w:p w14:paraId="0A291D41" w14:textId="77777777" w:rsidR="00623673" w:rsidRPr="00EA37D9" w:rsidRDefault="00623673" w:rsidP="000D4A5B">
                                  <w:r w:rsidRPr="00EA37D9">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CB656" id="_x0000_s1067" type="#_x0000_t202" style="position:absolute;left:0;text-align:left;margin-left:-3.2pt;margin-top:10.05pt;width:16.5pt;height:18.75pt;z-index:25239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" fillcolor="window" stroked="f">
                      <v:textbox>
                        <w:txbxContent>
                          <w:p w14:paraId="0A291D41" w14:textId="77777777" w:rsidR="00623673" w:rsidRPr="00EA37D9" w:rsidRDefault="00623673" w:rsidP="000D4A5B">
                            <w:r w:rsidRPr="00EA37D9">
                              <w:t>1</w:t>
                            </w:r>
                          </w:p>
                        </w:txbxContent>
                      </v:textbox>
                      <w10:wrap type="square"/>
                    </v:shape>
                  </w:pict>
                </mc:Fallback>
              </mc:AlternateContent>
            </w:r>
            <w:r w:rsidR="001E1335" w:rsidRPr="001C163B">
              <w:rPr>
                <w:noProof/>
                <w:lang w:eastAsia="es-CO"/>
              </w:rPr>
              <mc:AlternateContent>
                <mc:Choice Requires="wps">
                  <w:drawing>
                    <wp:anchor distT="0" distB="0" distL="114300" distR="114300" simplePos="0" relativeHeight="252400640" behindDoc="0" locked="0" layoutInCell="1" allowOverlap="1" wp14:anchorId="3C393C9E" wp14:editId="2EA826E7">
                      <wp:simplePos x="0" y="0"/>
                      <wp:positionH relativeFrom="column">
                        <wp:posOffset>-15660</wp:posOffset>
                      </wp:positionH>
                      <wp:positionV relativeFrom="paragraph">
                        <wp:posOffset>132715</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19" name="Elipse 519"/>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3E047DA8"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93C9E" id="Elipse 519" o:spid="_x0000_s1068" style="position:absolute;left:0;text-align:left;margin-left:-1.25pt;margin-top:10.45pt;width:16.5pt;height:16.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" filled="f" strokecolor="windowText" strokeweight=".25pt">
                      <v:textbox>
                        <w:txbxContent>
                          <w:p w14:paraId="3E047DA8" w14:textId="77777777" w:rsidR="00623673" w:rsidRPr="008B0E34" w:rsidRDefault="00623673" w:rsidP="000D4A5B"/>
                        </w:txbxContent>
                      </v:textbox>
                      <w10:wrap type="through"/>
                    </v:oval>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8A9CD6" w14:textId="77777777" w:rsidR="001E1335" w:rsidRPr="00E95ED2" w:rsidRDefault="001E1335" w:rsidP="001E1335">
            <w:pPr>
              <w:rPr>
                <w:sz w:val="18"/>
              </w:rPr>
            </w:pPr>
            <w:r w:rsidRPr="00E95ED2">
              <w:rPr>
                <w:sz w:val="18"/>
              </w:rPr>
              <w:t>Servir una nueva alícuota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2AF9629" w14:textId="289B6E69"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206341" w14:textId="77777777" w:rsidR="001E1335" w:rsidRPr="00E95ED2" w:rsidRDefault="001E1335" w:rsidP="001E1335">
            <w:pPr>
              <w:rPr>
                <w:sz w:val="18"/>
              </w:rPr>
            </w:pPr>
            <w:r w:rsidRPr="00E95ED2">
              <w:rPr>
                <w:sz w:val="18"/>
              </w:rPr>
              <w:t>No aplica</w:t>
            </w:r>
          </w:p>
        </w:tc>
      </w:tr>
      <w:tr w:rsidR="001C163B" w:rsidRPr="001C163B" w14:paraId="3802C11B" w14:textId="77777777" w:rsidTr="007D1B7C">
        <w:trPr>
          <w:trHeight w:val="62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F2CA5D0" w14:textId="77777777" w:rsidR="001C163B" w:rsidRPr="001C163B" w:rsidRDefault="001C163B" w:rsidP="007D1B7C">
            <w:pPr>
              <w:jc w:val="cente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E1C626" w14:textId="3C000684" w:rsidR="001C163B" w:rsidRPr="001C163B" w:rsidRDefault="001C163B" w:rsidP="000D4A5B">
            <w:pPr>
              <w:rPr>
                <w:noProof/>
                <w:lang w:val="en-US"/>
              </w:rPr>
            </w:pPr>
            <w:r w:rsidRPr="001C163B">
              <w:rPr>
                <w:b/>
                <w:noProof/>
                <w:lang w:eastAsia="es-CO"/>
              </w:rPr>
              <mc:AlternateContent>
                <mc:Choice Requires="wps">
                  <w:drawing>
                    <wp:anchor distT="0" distB="0" distL="114300" distR="114300" simplePos="0" relativeHeight="252198912" behindDoc="0" locked="0" layoutInCell="1" allowOverlap="1" wp14:anchorId="1EC96EBE" wp14:editId="3CC8F8B2">
                      <wp:simplePos x="0" y="0"/>
                      <wp:positionH relativeFrom="column">
                        <wp:posOffset>502920</wp:posOffset>
                      </wp:positionH>
                      <wp:positionV relativeFrom="paragraph">
                        <wp:posOffset>94201</wp:posOffset>
                      </wp:positionV>
                      <wp:extent cx="681355" cy="252000"/>
                      <wp:effectExtent l="0" t="0" r="23495" b="15240"/>
                      <wp:wrapNone/>
                      <wp:docPr id="520" name="19 Rectángulo redondeado"/>
                      <wp:cNvGraphicFramePr/>
                      <a:graphic xmlns:a="http://schemas.openxmlformats.org/drawingml/2006/main">
                        <a:graphicData uri="http://schemas.microsoft.com/office/word/2010/wordprocessingShape">
                          <wps:wsp>
                            <wps:cNvSpPr/>
                            <wps:spPr>
                              <a:xfrm>
                                <a:off x="0" y="0"/>
                                <a:ext cx="681355" cy="252000"/>
                              </a:xfrm>
                              <a:prstGeom prst="roundRect">
                                <a:avLst/>
                              </a:prstGeom>
                              <a:solidFill>
                                <a:sysClr val="window" lastClr="FFFFFF"/>
                              </a:solidFill>
                              <a:ln w="3175" cap="flat" cmpd="sng" algn="ctr">
                                <a:solidFill>
                                  <a:sysClr val="windowText" lastClr="000000"/>
                                </a:solidFill>
                                <a:prstDash val="solid"/>
                              </a:ln>
                              <a:effectLst/>
                            </wps:spPr>
                            <wps:txbx>
                              <w:txbxContent>
                                <w:p w14:paraId="67D3F4D1" w14:textId="77777777" w:rsidR="00623673" w:rsidRPr="00E95ED2" w:rsidRDefault="00623673" w:rsidP="00E95ED2">
                                  <w:pPr>
                                    <w:jc w:val="center"/>
                                    <w:rPr>
                                      <w:sz w:val="18"/>
                                      <w:szCs w:val="18"/>
                                    </w:rPr>
                                  </w:pPr>
                                  <w:r w:rsidRPr="00E95ED2">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C96EBE" id="_x0000_s1069" style="position:absolute;left:0;text-align:left;margin-left:39.6pt;margin-top:7.4pt;width:53.65pt;height:19.85pt;z-index:25219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" fillcolor="window" strokecolor="windowText" strokeweight=".25pt">
                      <v:textbox>
                        <w:txbxContent>
                          <w:p w14:paraId="67D3F4D1" w14:textId="77777777" w:rsidR="00623673" w:rsidRPr="00E95ED2" w:rsidRDefault="00623673" w:rsidP="00E95ED2">
                            <w:pPr>
                              <w:jc w:val="center"/>
                              <w:rPr>
                                <w:sz w:val="18"/>
                                <w:szCs w:val="18"/>
                              </w:rPr>
                            </w:pPr>
                            <w:r w:rsidRPr="00E95ED2">
                              <w:rPr>
                                <w:sz w:val="18"/>
                                <w:szCs w:val="18"/>
                              </w:rPr>
                              <w:t>Fin</w:t>
                            </w:r>
                          </w:p>
                        </w:txbxContent>
                      </v:textbox>
                    </v:roundrect>
                  </w:pict>
                </mc:Fallback>
              </mc:AlternateContent>
            </w:r>
            <w:r w:rsidRPr="001C163B">
              <w:rPr>
                <w:noProof/>
                <w:lang w:eastAsia="es-CO"/>
              </w:rPr>
              <mc:AlternateContent>
                <mc:Choice Requires="wps">
                  <w:drawing>
                    <wp:anchor distT="0" distB="0" distL="114300" distR="114300" simplePos="0" relativeHeight="252201984" behindDoc="0" locked="0" layoutInCell="1" allowOverlap="1" wp14:anchorId="0DDCED6E" wp14:editId="6F8D418A">
                      <wp:simplePos x="0" y="0"/>
                      <wp:positionH relativeFrom="column">
                        <wp:posOffset>104355</wp:posOffset>
                      </wp:positionH>
                      <wp:positionV relativeFrom="paragraph">
                        <wp:posOffset>100330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21" name="Elipse 521"/>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16E3EFD5"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CED6E" id="Elipse 521" o:spid="_x0000_s1070" style="position:absolute;left:0;text-align:left;margin-left:8.2pt;margin-top:7.9pt;width:16.5pt;height:16.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" filled="f" strokecolor="windowText" strokeweight=".25pt">
                      <v:textbox>
                        <w:txbxContent>
                          <w:p w14:paraId="16E3EFD5" w14:textId="77777777" w:rsidR="00623673" w:rsidRPr="008B0E34" w:rsidRDefault="00623673" w:rsidP="000D4A5B"/>
                        </w:txbxContent>
                      </v:textbox>
                      <w10:wrap type="through"/>
                    </v:oval>
                  </w:pict>
                </mc:Fallback>
              </mc:AlternateContent>
            </w:r>
            <w:r w:rsidRPr="001C163B">
              <w:rPr>
                <w:noProof/>
                <w:lang w:eastAsia="es-CO"/>
              </w:rPr>
              <mc:AlternateContent>
                <mc:Choice Requires="wps">
                  <w:drawing>
                    <wp:anchor distT="45720" distB="45720" distL="114300" distR="114300" simplePos="0" relativeHeight="252200960" behindDoc="0" locked="0" layoutInCell="1" allowOverlap="1" wp14:anchorId="19184E43" wp14:editId="547F0F05">
                      <wp:simplePos x="0" y="0"/>
                      <wp:positionH relativeFrom="column">
                        <wp:posOffset>80050</wp:posOffset>
                      </wp:positionH>
                      <wp:positionV relativeFrom="paragraph">
                        <wp:posOffset>88125</wp:posOffset>
                      </wp:positionV>
                      <wp:extent cx="219075" cy="247650"/>
                      <wp:effectExtent l="0" t="0" r="0" b="0"/>
                      <wp:wrapSquare wrapText="bothSides"/>
                      <wp:docPr id="5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2D31F9DC" w14:textId="77777777" w:rsidR="00623673" w:rsidRPr="00EA37D9" w:rsidRDefault="00623673" w:rsidP="000D4A5B">
                                  <w:r w:rsidRPr="00EA37D9">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84E43" id="_x0000_s1071" type="#_x0000_t202" style="position:absolute;left:0;text-align:left;margin-left:6.3pt;margin-top:6.95pt;width:17.25pt;height:19.5pt;z-index:25220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" filled="f" stroked="f">
                      <v:textbox>
                        <w:txbxContent>
                          <w:p w14:paraId="2D31F9DC" w14:textId="77777777" w:rsidR="00623673" w:rsidRPr="00EA37D9" w:rsidRDefault="00623673" w:rsidP="000D4A5B">
                            <w:r w:rsidRPr="00EA37D9">
                              <w:t>2</w:t>
                            </w:r>
                          </w:p>
                        </w:txbxContent>
                      </v:textbox>
                      <w10:wrap type="square"/>
                    </v:shape>
                  </w:pict>
                </mc:Fallback>
              </mc:AlternateContent>
            </w:r>
          </w:p>
          <w:p w14:paraId="767B725F" w14:textId="0C41C278" w:rsidR="001C163B" w:rsidRPr="001C163B" w:rsidRDefault="001C163B" w:rsidP="000D4A5B">
            <w:pPr>
              <w:rPr>
                <w:lang w:val="en-US"/>
              </w:rPr>
            </w:pPr>
            <w:r w:rsidRPr="001C163B">
              <w:rPr>
                <w:noProof/>
                <w:lang w:eastAsia="es-CO"/>
              </w:rPr>
              <mc:AlternateContent>
                <mc:Choice Requires="wps">
                  <w:drawing>
                    <wp:anchor distT="0" distB="0" distL="114300" distR="114300" simplePos="0" relativeHeight="252199936" behindDoc="0" locked="0" layoutInCell="1" allowOverlap="1" wp14:anchorId="297012E0" wp14:editId="4B90EFF8">
                      <wp:simplePos x="0" y="0"/>
                      <wp:positionH relativeFrom="column">
                        <wp:posOffset>328930</wp:posOffset>
                      </wp:positionH>
                      <wp:positionV relativeFrom="paragraph">
                        <wp:posOffset>30480</wp:posOffset>
                      </wp:positionV>
                      <wp:extent cx="172085" cy="0"/>
                      <wp:effectExtent l="0" t="76200" r="18415" b="95250"/>
                      <wp:wrapNone/>
                      <wp:docPr id="523" name="Conector recto de flecha 523"/>
                      <wp:cNvGraphicFramePr/>
                      <a:graphic xmlns:a="http://schemas.openxmlformats.org/drawingml/2006/main">
                        <a:graphicData uri="http://schemas.microsoft.com/office/word/2010/wordprocessingShape">
                          <wps:wsp>
                            <wps:cNvCnPr/>
                            <wps:spPr>
                              <a:xfrm>
                                <a:off x="0" y="0"/>
                                <a:ext cx="17208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9B13D81" id="Conector recto de flecha 523" o:spid="_x0000_s1026" type="#_x0000_t32" style="position:absolute;margin-left:25.9pt;margin-top:2.4pt;width:13.55pt;height:0;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">
                      <v:stroke endarrow="block"/>
                    </v:shape>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8DFAD28" w14:textId="77777777" w:rsidR="001C163B" w:rsidRPr="00E95ED2" w:rsidRDefault="001C163B" w:rsidP="000D4A5B">
            <w:pPr>
              <w:rPr>
                <w:sz w:val="18"/>
              </w:rPr>
            </w:pPr>
            <w:r w:rsidRPr="00E95ED2">
              <w:rPr>
                <w:sz w:val="18"/>
              </w:rPr>
              <w:t>FIN</w:t>
            </w:r>
          </w:p>
        </w:tc>
      </w:tr>
    </w:tbl>
    <w:p w14:paraId="3A80B611" w14:textId="1E8CD2F8" w:rsidR="00D05F0F" w:rsidRDefault="001C163B" w:rsidP="00DC0447">
      <w:pPr>
        <w:pStyle w:val="Ttulo5"/>
      </w:pPr>
      <w:r w:rsidRPr="001C163B">
        <w:t>Recuento en cámara Sedgwick-Rafter</w:t>
      </w:r>
    </w:p>
    <w:p w14:paraId="61022761" w14:textId="57FE20F9" w:rsidR="007D1B7C" w:rsidRDefault="007D1B7C" w:rsidP="007D1B7C">
      <w:pPr>
        <w:pStyle w:val="Prrafodelista"/>
        <w:ind w:left="0"/>
        <w:rPr>
          <w:sz w:val="18"/>
        </w:rPr>
      </w:pPr>
      <w:r w:rsidRPr="007D1B7C">
        <w:rPr>
          <w:sz w:val="18"/>
        </w:rPr>
        <w:t xml:space="preserve">Tabla </w:t>
      </w:r>
      <w:r w:rsidRPr="007D1B7C">
        <w:rPr>
          <w:sz w:val="18"/>
        </w:rPr>
        <w:fldChar w:fldCharType="begin"/>
      </w:r>
      <w:r w:rsidRPr="007D1B7C">
        <w:rPr>
          <w:sz w:val="18"/>
        </w:rPr>
        <w:instrText xml:space="preserve"> SEQ Tabla \* ARABIC </w:instrText>
      </w:r>
      <w:r w:rsidRPr="007D1B7C">
        <w:rPr>
          <w:sz w:val="18"/>
        </w:rPr>
        <w:fldChar w:fldCharType="separate"/>
      </w:r>
      <w:r w:rsidR="00107604">
        <w:rPr>
          <w:noProof/>
          <w:sz w:val="18"/>
        </w:rPr>
        <w:t>5</w:t>
      </w:r>
      <w:r w:rsidRPr="007D1B7C">
        <w:rPr>
          <w:sz w:val="18"/>
        </w:rPr>
        <w:fldChar w:fldCharType="end"/>
      </w:r>
      <w:r w:rsidRPr="007D1B7C">
        <w:rPr>
          <w:sz w:val="18"/>
        </w:rPr>
        <w:t xml:space="preserve"> </w:t>
      </w:r>
    </w:p>
    <w:p w14:paraId="1CA667FF" w14:textId="73F6B087" w:rsidR="007D1B7C" w:rsidRPr="007D1B7C" w:rsidRDefault="007D1B7C" w:rsidP="007D1B7C">
      <w:pPr>
        <w:pStyle w:val="Prrafodelista"/>
        <w:ind w:left="0"/>
        <w:rPr>
          <w:sz w:val="18"/>
        </w:rPr>
      </w:pPr>
      <w:r w:rsidRPr="007767FD">
        <w:rPr>
          <w:sz w:val="18"/>
        </w:rPr>
        <w:t>Flujograma y descripción de actividades para</w:t>
      </w:r>
      <w:r>
        <w:rPr>
          <w:sz w:val="18"/>
        </w:rPr>
        <w:t xml:space="preserve"> el</w:t>
      </w:r>
      <w:r w:rsidRPr="007D1B7C">
        <w:rPr>
          <w:sz w:val="18"/>
        </w:rPr>
        <w:t xml:space="preserve"> </w:t>
      </w:r>
      <w:r>
        <w:rPr>
          <w:sz w:val="18"/>
        </w:rPr>
        <w:t>r</w:t>
      </w:r>
      <w:r w:rsidRPr="007D1B7C">
        <w:rPr>
          <w:sz w:val="18"/>
        </w:rPr>
        <w:t>ecuento en cámara Sedgwick-Rafter</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DC0447" w14:paraId="6D961935" w14:textId="77777777" w:rsidTr="007D1B7C">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3C14BC1" w14:textId="77777777" w:rsidR="001C163B" w:rsidRPr="00DC0447" w:rsidRDefault="001C163B" w:rsidP="007D1B7C">
            <w:pPr>
              <w:jc w:val="center"/>
              <w:rPr>
                <w:b/>
                <w:sz w:val="18"/>
                <w:szCs w:val="18"/>
              </w:rPr>
            </w:pPr>
            <w:r w:rsidRPr="00DC0447">
              <w:rPr>
                <w:b/>
                <w:sz w:val="18"/>
                <w:szCs w:val="18"/>
              </w:rPr>
              <w:lastRenderedPageBreak/>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9841882" w14:textId="77777777" w:rsidR="001C163B" w:rsidRPr="00DC0447" w:rsidRDefault="001C163B" w:rsidP="00DC0447">
            <w:pPr>
              <w:jc w:val="center"/>
              <w:rPr>
                <w:b/>
                <w:sz w:val="18"/>
                <w:szCs w:val="18"/>
              </w:rPr>
            </w:pPr>
            <w:r w:rsidRPr="00DC0447">
              <w:rPr>
                <w:b/>
                <w:sz w:val="18"/>
                <w:szCs w:val="18"/>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BAD1490" w14:textId="77777777" w:rsidR="001C163B" w:rsidRPr="00DC0447" w:rsidRDefault="001C163B" w:rsidP="00DC0447">
            <w:pPr>
              <w:jc w:val="center"/>
              <w:rPr>
                <w:b/>
                <w:sz w:val="18"/>
                <w:szCs w:val="18"/>
              </w:rPr>
            </w:pPr>
            <w:r w:rsidRPr="00DC0447">
              <w:rPr>
                <w:b/>
                <w:sz w:val="18"/>
                <w:szCs w:val="18"/>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9FA89EA" w14:textId="77777777" w:rsidR="001C163B" w:rsidRPr="00DC0447" w:rsidRDefault="001C163B" w:rsidP="00DC0447">
            <w:pPr>
              <w:jc w:val="center"/>
              <w:rPr>
                <w:b/>
                <w:sz w:val="18"/>
                <w:szCs w:val="18"/>
              </w:rPr>
            </w:pPr>
            <w:r w:rsidRPr="00DC0447">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B89B949" w14:textId="77777777" w:rsidR="001C163B" w:rsidRPr="00DC0447" w:rsidRDefault="001C163B" w:rsidP="00DC0447">
            <w:pPr>
              <w:jc w:val="center"/>
              <w:rPr>
                <w:b/>
                <w:sz w:val="18"/>
                <w:szCs w:val="18"/>
              </w:rPr>
            </w:pPr>
            <w:r w:rsidRPr="00DC0447">
              <w:rPr>
                <w:b/>
                <w:sz w:val="18"/>
                <w:szCs w:val="18"/>
              </w:rPr>
              <w:t>REGISTRO</w:t>
            </w:r>
          </w:p>
        </w:tc>
      </w:tr>
      <w:tr w:rsidR="001C163B" w:rsidRPr="0057065A" w14:paraId="08107501" w14:textId="77777777" w:rsidTr="007D1B7C">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3251F17A" w14:textId="77777777" w:rsidR="001C163B" w:rsidRPr="0057065A" w:rsidRDefault="001C163B" w:rsidP="007D1B7C">
            <w:pPr>
              <w:jc w:val="center"/>
            </w:pPr>
          </w:p>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CA9AC77" w14:textId="77777777" w:rsidR="001C163B" w:rsidRPr="0057065A" w:rsidRDefault="001C163B" w:rsidP="000D4A5B">
            <w:r w:rsidRPr="0057065A">
              <w:rPr>
                <w:noProof/>
                <w:lang w:eastAsia="es-CO"/>
              </w:rPr>
              <mc:AlternateContent>
                <mc:Choice Requires="wps">
                  <w:drawing>
                    <wp:anchor distT="0" distB="0" distL="114300" distR="114300" simplePos="0" relativeHeight="252206080" behindDoc="0" locked="0" layoutInCell="1" allowOverlap="1" wp14:anchorId="1786F181" wp14:editId="2EEB9EA2">
                      <wp:simplePos x="0" y="0"/>
                      <wp:positionH relativeFrom="column">
                        <wp:posOffset>395844</wp:posOffset>
                      </wp:positionH>
                      <wp:positionV relativeFrom="paragraph">
                        <wp:posOffset>83687</wp:posOffset>
                      </wp:positionV>
                      <wp:extent cx="827405" cy="273133"/>
                      <wp:effectExtent l="0" t="0" r="10795" b="12700"/>
                      <wp:wrapNone/>
                      <wp:docPr id="524" name="5 Rectángulo redondeado"/>
                      <wp:cNvGraphicFramePr/>
                      <a:graphic xmlns:a="http://schemas.openxmlformats.org/drawingml/2006/main">
                        <a:graphicData uri="http://schemas.microsoft.com/office/word/2010/wordprocessingShape">
                          <wps:wsp>
                            <wps:cNvSpPr/>
                            <wps:spPr>
                              <a:xfrm>
                                <a:off x="0" y="0"/>
                                <a:ext cx="827405" cy="273133"/>
                              </a:xfrm>
                              <a:prstGeom prst="roundRect">
                                <a:avLst/>
                              </a:prstGeom>
                              <a:solidFill>
                                <a:sysClr val="window" lastClr="FFFFFF"/>
                              </a:solidFill>
                              <a:ln w="3175" cap="flat" cmpd="sng" algn="ctr">
                                <a:solidFill>
                                  <a:sysClr val="windowText" lastClr="000000"/>
                                </a:solidFill>
                                <a:prstDash val="solid"/>
                              </a:ln>
                              <a:effectLst/>
                            </wps:spPr>
                            <wps:txbx>
                              <w:txbxContent>
                                <w:p w14:paraId="02109A6B" w14:textId="77777777" w:rsidR="00623673" w:rsidRPr="00DC0447" w:rsidRDefault="00623673" w:rsidP="00DC0447">
                                  <w:pPr>
                                    <w:jc w:val="center"/>
                                    <w:rPr>
                                      <w:sz w:val="18"/>
                                      <w:szCs w:val="18"/>
                                    </w:rPr>
                                  </w:pPr>
                                  <w:r w:rsidRPr="00DC0447">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86F181" id="_x0000_s1072" style="position:absolute;left:0;text-align:left;margin-left:31.15pt;margin-top:6.6pt;width:65.15pt;height:21.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" fillcolor="window" strokecolor="windowText" strokeweight=".25pt">
                      <v:textbox>
                        <w:txbxContent>
                          <w:p w14:paraId="02109A6B" w14:textId="77777777" w:rsidR="00623673" w:rsidRPr="00DC0447" w:rsidRDefault="00623673" w:rsidP="00DC0447">
                            <w:pPr>
                              <w:jc w:val="center"/>
                              <w:rPr>
                                <w:sz w:val="18"/>
                                <w:szCs w:val="18"/>
                              </w:rPr>
                            </w:pPr>
                            <w:r w:rsidRPr="00DC0447">
                              <w:rPr>
                                <w:sz w:val="18"/>
                                <w:szCs w:val="18"/>
                              </w:rPr>
                              <w:t>Inicio</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44A0E38" w14:textId="77777777" w:rsidR="001C163B" w:rsidRPr="00DC0447" w:rsidRDefault="001C163B" w:rsidP="000D4A5B">
            <w:pPr>
              <w:rPr>
                <w:b/>
                <w:sz w:val="18"/>
                <w:szCs w:val="18"/>
              </w:rPr>
            </w:pPr>
            <w:r w:rsidRPr="00DC0447">
              <w:rPr>
                <w:sz w:val="18"/>
                <w:szCs w:val="18"/>
              </w:rPr>
              <w:t>INICIO</w:t>
            </w:r>
          </w:p>
        </w:tc>
      </w:tr>
      <w:tr w:rsidR="001E1335" w:rsidRPr="0057065A" w14:paraId="030F4470" w14:textId="77777777" w:rsidTr="007D1B7C">
        <w:trPr>
          <w:trHeight w:val="91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A656819" w14:textId="77777777" w:rsidR="001E1335" w:rsidRPr="00DC0447" w:rsidRDefault="001E1335" w:rsidP="007D1B7C">
            <w:pPr>
              <w:jc w:val="center"/>
              <w:rPr>
                <w:sz w:val="18"/>
                <w:szCs w:val="18"/>
              </w:rPr>
            </w:pPr>
            <w:r w:rsidRPr="00DC0447">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F5784E4" w14:textId="77777777" w:rsidR="001E1335" w:rsidRPr="0057065A" w:rsidRDefault="001E1335" w:rsidP="001E1335">
            <w:r>
              <w:rPr>
                <w:noProof/>
                <w:lang w:eastAsia="es-CO"/>
              </w:rPr>
              <mc:AlternateContent>
                <mc:Choice Requires="wps">
                  <w:drawing>
                    <wp:anchor distT="0" distB="0" distL="114300" distR="114300" simplePos="0" relativeHeight="252351488" behindDoc="0" locked="0" layoutInCell="1" allowOverlap="1" wp14:anchorId="20316C3E" wp14:editId="231253A0">
                      <wp:simplePos x="0" y="0"/>
                      <wp:positionH relativeFrom="column">
                        <wp:posOffset>825500</wp:posOffset>
                      </wp:positionH>
                      <wp:positionV relativeFrom="paragraph">
                        <wp:posOffset>435325</wp:posOffset>
                      </wp:positionV>
                      <wp:extent cx="0" cy="315015"/>
                      <wp:effectExtent l="76200" t="0" r="76200" b="66040"/>
                      <wp:wrapNone/>
                      <wp:docPr id="525" name="Conector recto de flecha 525"/>
                      <wp:cNvGraphicFramePr/>
                      <a:graphic xmlns:a="http://schemas.openxmlformats.org/drawingml/2006/main">
                        <a:graphicData uri="http://schemas.microsoft.com/office/word/2010/wordprocessingShape">
                          <wps:wsp>
                            <wps:cNvCnPr/>
                            <wps:spPr>
                              <a:xfrm>
                                <a:off x="0" y="0"/>
                                <a:ext cx="0" cy="31501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AF98958" id="Conector recto de flecha 525" o:spid="_x0000_s1026" type="#_x0000_t32" style="position:absolute;margin-left:65pt;margin-top:34.3pt;width:0;height:24.8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">
                      <v:stroke endarrow="block"/>
                    </v:shape>
                  </w:pict>
                </mc:Fallback>
              </mc:AlternateContent>
            </w:r>
            <w:r w:rsidRPr="006C7935">
              <w:rPr>
                <w:noProof/>
                <w:lang w:eastAsia="es-CO"/>
              </w:rPr>
              <mc:AlternateContent>
                <mc:Choice Requires="wps">
                  <w:drawing>
                    <wp:anchor distT="0" distB="0" distL="114300" distR="114300" simplePos="0" relativeHeight="252347392" behindDoc="0" locked="0" layoutInCell="1" allowOverlap="1" wp14:anchorId="111EF772" wp14:editId="6C078D7A">
                      <wp:simplePos x="0" y="0"/>
                      <wp:positionH relativeFrom="column">
                        <wp:posOffset>288925</wp:posOffset>
                      </wp:positionH>
                      <wp:positionV relativeFrom="paragraph">
                        <wp:posOffset>157400</wp:posOffset>
                      </wp:positionV>
                      <wp:extent cx="1080135" cy="260985"/>
                      <wp:effectExtent l="0" t="0" r="24765" b="24765"/>
                      <wp:wrapThrough wrapText="bothSides">
                        <wp:wrapPolygon edited="0">
                          <wp:start x="0" y="0"/>
                          <wp:lineTo x="0" y="22073"/>
                          <wp:lineTo x="21714" y="22073"/>
                          <wp:lineTo x="21714" y="0"/>
                          <wp:lineTo x="0" y="0"/>
                        </wp:wrapPolygon>
                      </wp:wrapThrough>
                      <wp:docPr id="526" name="6 Rectángulo"/>
                      <wp:cNvGraphicFramePr/>
                      <a:graphic xmlns:a="http://schemas.openxmlformats.org/drawingml/2006/main">
                        <a:graphicData uri="http://schemas.microsoft.com/office/word/2010/wordprocessingShape">
                          <wps:wsp>
                            <wps:cNvSpPr/>
                            <wps:spPr>
                              <a:xfrm>
                                <a:off x="0" y="0"/>
                                <a:ext cx="1080135" cy="26098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200B5B0" w14:textId="77777777" w:rsidR="00623673" w:rsidRPr="00DC0447" w:rsidRDefault="00623673" w:rsidP="00DC0447">
                                  <w:pPr>
                                    <w:jc w:val="center"/>
                                    <w:rPr>
                                      <w:sz w:val="18"/>
                                      <w:szCs w:val="18"/>
                                    </w:rPr>
                                  </w:pPr>
                                  <w:r w:rsidRPr="00DC0447">
                                    <w:rPr>
                                      <w:sz w:val="18"/>
                                      <w:szCs w:val="18"/>
                                    </w:rPr>
                                    <w:t>Colocar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1EF772" id="_x0000_s1073" style="position:absolute;left:0;text-align:left;margin-left:22.75pt;margin-top:12.4pt;width:85.05pt;height:20.5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" fillcolor="window" strokecolor="windowText" strokeweight=".25pt">
                      <v:textbox>
                        <w:txbxContent>
                          <w:p w14:paraId="5200B5B0" w14:textId="77777777" w:rsidR="00623673" w:rsidRPr="00DC0447" w:rsidRDefault="00623673" w:rsidP="00DC0447">
                            <w:pPr>
                              <w:jc w:val="center"/>
                              <w:rPr>
                                <w:sz w:val="18"/>
                                <w:szCs w:val="18"/>
                              </w:rPr>
                            </w:pPr>
                            <w:r w:rsidRPr="00DC0447">
                              <w:rPr>
                                <w:sz w:val="18"/>
                                <w:szCs w:val="18"/>
                              </w:rPr>
                              <w:t>Colocar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91D167" w14:textId="77777777" w:rsidR="001E1335" w:rsidRPr="00DC0447" w:rsidRDefault="001E1335" w:rsidP="001E1335">
            <w:pPr>
              <w:rPr>
                <w:sz w:val="18"/>
                <w:szCs w:val="18"/>
              </w:rPr>
            </w:pPr>
            <w:r w:rsidRPr="00DC0447">
              <w:rPr>
                <w:sz w:val="18"/>
                <w:szCs w:val="18"/>
              </w:rPr>
              <w:t xml:space="preserve">Colocar la cámara Sedgwick-Rafter en el </w:t>
            </w:r>
            <w:proofErr w:type="spellStart"/>
            <w:r w:rsidRPr="00DC0447">
              <w:rPr>
                <w:sz w:val="18"/>
                <w:szCs w:val="18"/>
              </w:rPr>
              <w:t>portaplaca</w:t>
            </w:r>
            <w:proofErr w:type="spellEnd"/>
            <w:r w:rsidRPr="00DC0447">
              <w:rPr>
                <w:sz w:val="18"/>
                <w:szCs w:val="18"/>
              </w:rPr>
              <w:t xml:space="preserve"> y ubicar este último sobre la platina del microscopio invertido.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1B4D90" w14:textId="238259E3"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7B4B94" w14:textId="77777777" w:rsidR="001E1335" w:rsidRPr="00DC0447" w:rsidRDefault="001E1335" w:rsidP="001E1335">
            <w:pPr>
              <w:rPr>
                <w:sz w:val="18"/>
                <w:szCs w:val="18"/>
              </w:rPr>
            </w:pPr>
            <w:r w:rsidRPr="00DC0447">
              <w:rPr>
                <w:sz w:val="18"/>
                <w:szCs w:val="18"/>
              </w:rPr>
              <w:t>No aplica</w:t>
            </w:r>
          </w:p>
        </w:tc>
      </w:tr>
      <w:tr w:rsidR="001E1335" w:rsidRPr="0057065A" w14:paraId="1AAC975C"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C11DBA" w14:textId="77777777" w:rsidR="001E1335" w:rsidRPr="00DC0447" w:rsidRDefault="001E1335" w:rsidP="007D1B7C">
            <w:pPr>
              <w:jc w:val="center"/>
              <w:rPr>
                <w:sz w:val="18"/>
                <w:szCs w:val="18"/>
              </w:rPr>
            </w:pPr>
            <w:r w:rsidRPr="00DC0447">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A9E6CBF" w14:textId="77777777" w:rsidR="001E1335" w:rsidRDefault="001E1335" w:rsidP="001E1335">
            <w:pPr>
              <w:rPr>
                <w:noProof/>
                <w:lang w:val="en-US"/>
              </w:rPr>
            </w:pPr>
            <w:r>
              <w:rPr>
                <w:noProof/>
                <w:lang w:eastAsia="es-CO"/>
              </w:rPr>
              <mc:AlternateContent>
                <mc:Choice Requires="wps">
                  <w:drawing>
                    <wp:anchor distT="0" distB="0" distL="114300" distR="114300" simplePos="0" relativeHeight="252353536" behindDoc="0" locked="0" layoutInCell="1" allowOverlap="1" wp14:anchorId="78CB82F1" wp14:editId="326B610C">
                      <wp:simplePos x="0" y="0"/>
                      <wp:positionH relativeFrom="column">
                        <wp:posOffset>825600</wp:posOffset>
                      </wp:positionH>
                      <wp:positionV relativeFrom="paragraph">
                        <wp:posOffset>348265</wp:posOffset>
                      </wp:positionV>
                      <wp:extent cx="0" cy="157875"/>
                      <wp:effectExtent l="76200" t="0" r="57150" b="52070"/>
                      <wp:wrapNone/>
                      <wp:docPr id="527" name="Conector recto de flecha 527"/>
                      <wp:cNvGraphicFramePr/>
                      <a:graphic xmlns:a="http://schemas.openxmlformats.org/drawingml/2006/main">
                        <a:graphicData uri="http://schemas.microsoft.com/office/word/2010/wordprocessingShape">
                          <wps:wsp>
                            <wps:cNvCnPr/>
                            <wps:spPr>
                              <a:xfrm>
                                <a:off x="0" y="0"/>
                                <a:ext cx="0" cy="1578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5D80850B" id="Conector recto de flecha 527" o:spid="_x0000_s1026" type="#_x0000_t32" style="position:absolute;margin-left:65pt;margin-top:27.4pt;width:0;height:12.4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">
                      <v:stroke endarrow="block"/>
                    </v:shape>
                  </w:pict>
                </mc:Fallback>
              </mc:AlternateContent>
            </w:r>
            <w:r w:rsidRPr="0057065A">
              <w:rPr>
                <w:noProof/>
                <w:lang w:eastAsia="es-CO"/>
              </w:rPr>
              <mc:AlternateContent>
                <mc:Choice Requires="wps">
                  <w:drawing>
                    <wp:anchor distT="0" distB="0" distL="114300" distR="114300" simplePos="0" relativeHeight="252348416" behindDoc="0" locked="0" layoutInCell="1" allowOverlap="1" wp14:anchorId="5C76C8D2" wp14:editId="54031AB9">
                      <wp:simplePos x="0" y="0"/>
                      <wp:positionH relativeFrom="column">
                        <wp:posOffset>306070</wp:posOffset>
                      </wp:positionH>
                      <wp:positionV relativeFrom="paragraph">
                        <wp:posOffset>111985</wp:posOffset>
                      </wp:positionV>
                      <wp:extent cx="1007745" cy="238125"/>
                      <wp:effectExtent l="0" t="0" r="20955" b="28575"/>
                      <wp:wrapThrough wrapText="bothSides">
                        <wp:wrapPolygon edited="0">
                          <wp:start x="0" y="0"/>
                          <wp:lineTo x="0" y="22464"/>
                          <wp:lineTo x="21641" y="22464"/>
                          <wp:lineTo x="21641" y="0"/>
                          <wp:lineTo x="0" y="0"/>
                        </wp:wrapPolygon>
                      </wp:wrapThrough>
                      <wp:docPr id="528"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00471156" w14:textId="77777777" w:rsidR="00623673" w:rsidRPr="00DC0447" w:rsidRDefault="00623673" w:rsidP="00DC0447">
                                  <w:pPr>
                                    <w:jc w:val="center"/>
                                    <w:rPr>
                                      <w:sz w:val="18"/>
                                      <w:szCs w:val="18"/>
                                    </w:rPr>
                                  </w:pPr>
                                  <w:r w:rsidRPr="00DC0447">
                                    <w:rPr>
                                      <w:sz w:val="18"/>
                                      <w:szCs w:val="18"/>
                                    </w:rPr>
                                    <w:t>Asegurar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76C8D2" id="_x0000_s1074" style="position:absolute;left:0;text-align:left;margin-left:24.1pt;margin-top:8.8pt;width:79.35pt;height:18.75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" fillcolor="window" strokecolor="windowText" strokeweight=".25pt">
                      <v:textbox>
                        <w:txbxContent>
                          <w:p w14:paraId="00471156" w14:textId="77777777" w:rsidR="00623673" w:rsidRPr="00DC0447" w:rsidRDefault="00623673" w:rsidP="00DC0447">
                            <w:pPr>
                              <w:jc w:val="center"/>
                              <w:rPr>
                                <w:sz w:val="18"/>
                                <w:szCs w:val="18"/>
                              </w:rPr>
                            </w:pPr>
                            <w:r w:rsidRPr="00DC0447">
                              <w:rPr>
                                <w:sz w:val="18"/>
                                <w:szCs w:val="18"/>
                              </w:rPr>
                              <w:t>Asegurar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BEB5D3" w14:textId="77777777" w:rsidR="001E1335" w:rsidRPr="00DC0447" w:rsidRDefault="001E1335" w:rsidP="001E1335">
            <w:pPr>
              <w:rPr>
                <w:sz w:val="18"/>
                <w:szCs w:val="18"/>
              </w:rPr>
            </w:pPr>
            <w:r w:rsidRPr="00DC0447">
              <w:rPr>
                <w:sz w:val="18"/>
                <w:szCs w:val="18"/>
              </w:rPr>
              <w:t xml:space="preserve">Asegurar el </w:t>
            </w:r>
            <w:proofErr w:type="spellStart"/>
            <w:r w:rsidRPr="00DC0447">
              <w:rPr>
                <w:sz w:val="18"/>
                <w:szCs w:val="18"/>
              </w:rPr>
              <w:t>portaplaca</w:t>
            </w:r>
            <w:proofErr w:type="spellEnd"/>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15242B5" w14:textId="6F1E02AF"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D5F88A" w14:textId="77777777" w:rsidR="001E1335" w:rsidRPr="00DC0447" w:rsidRDefault="001E1335" w:rsidP="001E1335">
            <w:pPr>
              <w:rPr>
                <w:sz w:val="18"/>
                <w:szCs w:val="18"/>
              </w:rPr>
            </w:pPr>
            <w:r w:rsidRPr="00DC0447">
              <w:rPr>
                <w:sz w:val="18"/>
                <w:szCs w:val="18"/>
              </w:rPr>
              <w:t>No aplica</w:t>
            </w:r>
          </w:p>
        </w:tc>
      </w:tr>
      <w:tr w:rsidR="001E1335" w:rsidRPr="0057065A" w14:paraId="46B3A5CD"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375400" w14:textId="77777777" w:rsidR="001E1335" w:rsidRPr="00DC0447" w:rsidRDefault="001E1335" w:rsidP="007D1B7C">
            <w:pPr>
              <w:jc w:val="center"/>
              <w:rPr>
                <w:sz w:val="18"/>
                <w:szCs w:val="18"/>
              </w:rPr>
            </w:pPr>
            <w:r w:rsidRPr="00DC0447">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79E6AF3" w14:textId="77777777"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54560" behindDoc="0" locked="0" layoutInCell="1" allowOverlap="1" wp14:anchorId="1624FD68" wp14:editId="241A3C39">
                      <wp:simplePos x="0" y="0"/>
                      <wp:positionH relativeFrom="column">
                        <wp:posOffset>832065</wp:posOffset>
                      </wp:positionH>
                      <wp:positionV relativeFrom="paragraph">
                        <wp:posOffset>302895</wp:posOffset>
                      </wp:positionV>
                      <wp:extent cx="0" cy="287475"/>
                      <wp:effectExtent l="76200" t="0" r="57150" b="55880"/>
                      <wp:wrapNone/>
                      <wp:docPr id="529" name="Conector recto de flecha 529"/>
                      <wp:cNvGraphicFramePr/>
                      <a:graphic xmlns:a="http://schemas.openxmlformats.org/drawingml/2006/main">
                        <a:graphicData uri="http://schemas.microsoft.com/office/word/2010/wordprocessingShape">
                          <wps:wsp>
                            <wps:cNvCnPr/>
                            <wps:spPr>
                              <a:xfrm>
                                <a:off x="0" y="0"/>
                                <a:ext cx="0" cy="2874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5C07B59" id="Conector recto de flecha 529" o:spid="_x0000_s1026" type="#_x0000_t32" style="position:absolute;margin-left:65.5pt;margin-top:23.85pt;width:0;height:22.6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">
                      <v:stroke endarrow="block"/>
                    </v:shape>
                  </w:pict>
                </mc:Fallback>
              </mc:AlternateContent>
            </w:r>
            <w:r w:rsidRPr="0057065A">
              <w:rPr>
                <w:noProof/>
                <w:lang w:eastAsia="es-CO"/>
              </w:rPr>
              <mc:AlternateContent>
                <mc:Choice Requires="wps">
                  <w:drawing>
                    <wp:anchor distT="0" distB="0" distL="114300" distR="114300" simplePos="0" relativeHeight="252349440" behindDoc="0" locked="0" layoutInCell="1" allowOverlap="1" wp14:anchorId="1D852E73" wp14:editId="1953C028">
                      <wp:simplePos x="0" y="0"/>
                      <wp:positionH relativeFrom="column">
                        <wp:posOffset>317070</wp:posOffset>
                      </wp:positionH>
                      <wp:positionV relativeFrom="paragraph">
                        <wp:posOffset>62865</wp:posOffset>
                      </wp:positionV>
                      <wp:extent cx="1007745" cy="238125"/>
                      <wp:effectExtent l="0" t="0" r="20955" b="28575"/>
                      <wp:wrapThrough wrapText="bothSides">
                        <wp:wrapPolygon edited="0">
                          <wp:start x="0" y="0"/>
                          <wp:lineTo x="0" y="22464"/>
                          <wp:lineTo x="21641" y="22464"/>
                          <wp:lineTo x="21641" y="0"/>
                          <wp:lineTo x="0" y="0"/>
                        </wp:wrapPolygon>
                      </wp:wrapThrough>
                      <wp:docPr id="53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E6A5783" w14:textId="77777777" w:rsidR="00623673" w:rsidRPr="00DC0447" w:rsidRDefault="00623673" w:rsidP="00DC0447">
                                  <w:pPr>
                                    <w:jc w:val="center"/>
                                    <w:rPr>
                                      <w:sz w:val="18"/>
                                      <w:szCs w:val="18"/>
                                    </w:rPr>
                                  </w:pPr>
                                  <w:r w:rsidRPr="00DC0447">
                                    <w:rPr>
                                      <w:sz w:val="18"/>
                                      <w:szCs w:val="18"/>
                                    </w:rPr>
                                    <w:t>Esperar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852E73" id="_x0000_s1075" style="position:absolute;left:0;text-align:left;margin-left:24.95pt;margin-top:4.95pt;width:79.35pt;height:18.7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" fillcolor="window" strokecolor="windowText" strokeweight=".25pt">
                      <v:textbox>
                        <w:txbxContent>
                          <w:p w14:paraId="1E6A5783" w14:textId="77777777" w:rsidR="00623673" w:rsidRPr="00DC0447" w:rsidRDefault="00623673" w:rsidP="00DC0447">
                            <w:pPr>
                              <w:jc w:val="center"/>
                              <w:rPr>
                                <w:sz w:val="18"/>
                                <w:szCs w:val="18"/>
                              </w:rPr>
                            </w:pPr>
                            <w:r w:rsidRPr="00DC0447">
                              <w:rPr>
                                <w:sz w:val="18"/>
                                <w:szCs w:val="18"/>
                              </w:rPr>
                              <w:t>Esperar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379DC25" w14:textId="77777777" w:rsidR="001E1335" w:rsidRPr="00DC0447" w:rsidRDefault="001E1335" w:rsidP="001E1335">
            <w:pPr>
              <w:rPr>
                <w:sz w:val="18"/>
                <w:szCs w:val="18"/>
              </w:rPr>
            </w:pPr>
            <w:r w:rsidRPr="00DC0447">
              <w:rPr>
                <w:sz w:val="18"/>
                <w:szCs w:val="18"/>
              </w:rPr>
              <w:t>Esperar 15 minutos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4FF588D" w14:textId="2E5471C4"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2F4DC49" w14:textId="77777777" w:rsidR="001E1335" w:rsidRPr="00DC0447" w:rsidRDefault="001E1335" w:rsidP="001E1335">
            <w:pPr>
              <w:rPr>
                <w:sz w:val="18"/>
                <w:szCs w:val="18"/>
              </w:rPr>
            </w:pPr>
            <w:r w:rsidRPr="00DC0447">
              <w:rPr>
                <w:sz w:val="18"/>
                <w:szCs w:val="18"/>
              </w:rPr>
              <w:t>No aplica</w:t>
            </w:r>
          </w:p>
        </w:tc>
      </w:tr>
      <w:tr w:rsidR="001E1335" w:rsidRPr="0057065A" w14:paraId="646CB518" w14:textId="77777777" w:rsidTr="007D1B7C">
        <w:trPr>
          <w:trHeight w:val="84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EC75AC" w14:textId="77777777" w:rsidR="001E1335" w:rsidRPr="00DC0447" w:rsidRDefault="001E1335" w:rsidP="007D1B7C">
            <w:pPr>
              <w:jc w:val="center"/>
              <w:rPr>
                <w:sz w:val="18"/>
                <w:szCs w:val="18"/>
              </w:rPr>
            </w:pPr>
            <w:r w:rsidRPr="00DC0447">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E6B3D46" w14:textId="77777777"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52512" behindDoc="0" locked="0" layoutInCell="1" allowOverlap="1" wp14:anchorId="3CFF71DC" wp14:editId="2EBFC8A9">
                      <wp:simplePos x="0" y="0"/>
                      <wp:positionH relativeFrom="column">
                        <wp:posOffset>832800</wp:posOffset>
                      </wp:positionH>
                      <wp:positionV relativeFrom="paragraph">
                        <wp:posOffset>280055</wp:posOffset>
                      </wp:positionV>
                      <wp:extent cx="0" cy="280275"/>
                      <wp:effectExtent l="76200" t="0" r="57150" b="62865"/>
                      <wp:wrapNone/>
                      <wp:docPr id="531" name="Conector recto de flecha 531"/>
                      <wp:cNvGraphicFramePr/>
                      <a:graphic xmlns:a="http://schemas.openxmlformats.org/drawingml/2006/main">
                        <a:graphicData uri="http://schemas.microsoft.com/office/word/2010/wordprocessingShape">
                          <wps:wsp>
                            <wps:cNvCnPr/>
                            <wps:spPr>
                              <a:xfrm>
                                <a:off x="0" y="0"/>
                                <a:ext cx="0" cy="2802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CFAFE36" id="Conector recto de flecha 531" o:spid="_x0000_s1026" type="#_x0000_t32" style="position:absolute;margin-left:65.55pt;margin-top:22.05pt;width:0;height:22.0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">
                      <v:stroke endarrow="block"/>
                    </v:shape>
                  </w:pict>
                </mc:Fallback>
              </mc:AlternateContent>
            </w:r>
            <w:r w:rsidRPr="0057065A">
              <w:rPr>
                <w:noProof/>
                <w:lang w:eastAsia="es-CO"/>
              </w:rPr>
              <mc:AlternateContent>
                <mc:Choice Requires="wps">
                  <w:drawing>
                    <wp:anchor distT="0" distB="0" distL="114300" distR="114300" simplePos="0" relativeHeight="252350464" behindDoc="0" locked="0" layoutInCell="1" allowOverlap="1" wp14:anchorId="0E81B6AB" wp14:editId="2149653C">
                      <wp:simplePos x="0" y="0"/>
                      <wp:positionH relativeFrom="column">
                        <wp:posOffset>334440</wp:posOffset>
                      </wp:positionH>
                      <wp:positionV relativeFrom="paragraph">
                        <wp:posOffset>42525</wp:posOffset>
                      </wp:positionV>
                      <wp:extent cx="1007745" cy="238125"/>
                      <wp:effectExtent l="0" t="0" r="20955" b="28575"/>
                      <wp:wrapThrough wrapText="bothSides">
                        <wp:wrapPolygon edited="0">
                          <wp:start x="0" y="0"/>
                          <wp:lineTo x="0" y="22464"/>
                          <wp:lineTo x="21641" y="22464"/>
                          <wp:lineTo x="21641" y="0"/>
                          <wp:lineTo x="0" y="0"/>
                        </wp:wrapPolygon>
                      </wp:wrapThrough>
                      <wp:docPr id="53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0F566BA7" w14:textId="77777777" w:rsidR="00623673" w:rsidRPr="00DC0447" w:rsidRDefault="00623673" w:rsidP="00DC0447">
                                  <w:pPr>
                                    <w:jc w:val="center"/>
                                    <w:rPr>
                                      <w:sz w:val="18"/>
                                      <w:szCs w:val="18"/>
                                    </w:rPr>
                                  </w:pPr>
                                  <w:r w:rsidRPr="00DC0447">
                                    <w:rPr>
                                      <w:sz w:val="18"/>
                                      <w:szCs w:val="18"/>
                                    </w:rPr>
                                    <w:t>Revisar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81B6AB" id="_x0000_s1076" style="position:absolute;left:0;text-align:left;margin-left:26.35pt;margin-top:3.35pt;width:79.35pt;height:18.7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" fillcolor="window" strokecolor="windowText" strokeweight=".25pt">
                      <v:textbox>
                        <w:txbxContent>
                          <w:p w14:paraId="0F566BA7" w14:textId="77777777" w:rsidR="00623673" w:rsidRPr="00DC0447" w:rsidRDefault="00623673" w:rsidP="00DC0447">
                            <w:pPr>
                              <w:jc w:val="center"/>
                              <w:rPr>
                                <w:sz w:val="18"/>
                                <w:szCs w:val="18"/>
                              </w:rPr>
                            </w:pPr>
                            <w:r w:rsidRPr="00DC0447">
                              <w:rPr>
                                <w:sz w:val="18"/>
                                <w:szCs w:val="18"/>
                              </w:rPr>
                              <w:t>Revisar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31A6E95" w14:textId="77777777" w:rsidR="001E1335" w:rsidRPr="00DC0447" w:rsidRDefault="001E1335" w:rsidP="001E1335">
            <w:pPr>
              <w:rPr>
                <w:sz w:val="18"/>
                <w:szCs w:val="18"/>
              </w:rPr>
            </w:pPr>
            <w:r w:rsidRPr="00DC0447">
              <w:rPr>
                <w:sz w:val="18"/>
                <w:szCs w:val="18"/>
              </w:rPr>
              <w:t xml:space="preserve">Revisar la cámara a baja magnificación (10X) </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8114743" w14:textId="433075B4"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9E795DB" w14:textId="77777777" w:rsidR="001E1335" w:rsidRPr="00DC0447" w:rsidRDefault="001E1335" w:rsidP="001E1335">
            <w:pPr>
              <w:rPr>
                <w:sz w:val="18"/>
                <w:szCs w:val="18"/>
              </w:rPr>
            </w:pPr>
            <w:r w:rsidRPr="00DC0447">
              <w:rPr>
                <w:sz w:val="18"/>
                <w:szCs w:val="18"/>
              </w:rPr>
              <w:t>No aplica</w:t>
            </w:r>
          </w:p>
        </w:tc>
      </w:tr>
      <w:tr w:rsidR="001E1335" w:rsidRPr="0057065A" w14:paraId="43592AE6"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6C3EF3" w14:textId="77777777" w:rsidR="001E1335" w:rsidRPr="00DC0447" w:rsidRDefault="001E1335" w:rsidP="007D1B7C">
            <w:pPr>
              <w:jc w:val="center"/>
              <w:rPr>
                <w:sz w:val="18"/>
                <w:szCs w:val="18"/>
              </w:rPr>
            </w:pPr>
            <w:r w:rsidRPr="00DC0447">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8B7B2F8" w14:textId="4962619C" w:rsidR="001E1335" w:rsidRPr="0057065A" w:rsidRDefault="001E1335" w:rsidP="001E1335">
            <w:pPr>
              <w:rPr>
                <w:noProof/>
                <w:lang w:val="en-US"/>
              </w:rPr>
            </w:pPr>
            <w:r w:rsidRPr="00CA23EA">
              <w:rPr>
                <w:noProof/>
                <w:lang w:eastAsia="es-CO"/>
              </w:rPr>
              <mc:AlternateContent>
                <mc:Choice Requires="wps">
                  <w:drawing>
                    <wp:anchor distT="45720" distB="45720" distL="114300" distR="114300" simplePos="0" relativeHeight="252346368" behindDoc="0" locked="0" layoutInCell="1" allowOverlap="1" wp14:anchorId="2B6D2185" wp14:editId="0A806BC6">
                      <wp:simplePos x="0" y="0"/>
                      <wp:positionH relativeFrom="page">
                        <wp:posOffset>346710</wp:posOffset>
                      </wp:positionH>
                      <wp:positionV relativeFrom="paragraph">
                        <wp:posOffset>405765</wp:posOffset>
                      </wp:positionV>
                      <wp:extent cx="1079500" cy="1404620"/>
                      <wp:effectExtent l="0" t="0" r="6350" b="0"/>
                      <wp:wrapSquare wrapText="bothSides"/>
                      <wp:docPr id="5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04620"/>
                              </a:xfrm>
                              <a:prstGeom prst="rect">
                                <a:avLst/>
                              </a:prstGeom>
                              <a:solidFill>
                                <a:srgbClr val="FFFFFF"/>
                              </a:solidFill>
                              <a:ln w="9525">
                                <a:noFill/>
                                <a:miter lim="800000"/>
                                <a:headEnd/>
                                <a:tailEnd/>
                              </a:ln>
                            </wps:spPr>
                            <wps:txbx>
                              <w:txbxContent>
                                <w:p w14:paraId="3F7A7DD2" w14:textId="77777777" w:rsidR="00623673" w:rsidRPr="00DC0447" w:rsidRDefault="00623673" w:rsidP="00DC0447">
                                  <w:pPr>
                                    <w:jc w:val="center"/>
                                    <w:rPr>
                                      <w:sz w:val="18"/>
                                      <w:szCs w:val="18"/>
                                    </w:rPr>
                                  </w:pPr>
                                  <w:r w:rsidRPr="00DC0447">
                                    <w:rPr>
                                      <w:sz w:val="18"/>
                                      <w:szCs w:val="18"/>
                                    </w:rPr>
                                    <w:t>¿La densidad de organismos es alta?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6D2185" id="_x0000_s1077" type="#_x0000_t202" style="position:absolute;left:0;text-align:left;margin-left:27.3pt;margin-top:31.95pt;width:85pt;height:110.6pt;z-index:25234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" stroked="f">
                      <v:textbox style="mso-fit-shape-to-text:t">
                        <w:txbxContent>
                          <w:p w14:paraId="3F7A7DD2" w14:textId="77777777" w:rsidR="00623673" w:rsidRPr="00DC0447" w:rsidRDefault="00623673" w:rsidP="00DC0447">
                            <w:pPr>
                              <w:jc w:val="center"/>
                              <w:rPr>
                                <w:sz w:val="18"/>
                                <w:szCs w:val="18"/>
                              </w:rPr>
                            </w:pPr>
                            <w:r w:rsidRPr="00DC0447">
                              <w:rPr>
                                <w:sz w:val="18"/>
                                <w:szCs w:val="18"/>
                              </w:rPr>
                              <w:t>¿La densidad de organismos es alta?</w:t>
                            </w:r>
                          </w:p>
                        </w:txbxContent>
                      </v:textbox>
                      <w10:wrap type="square" anchorx="page"/>
                    </v:shape>
                  </w:pict>
                </mc:Fallback>
              </mc:AlternateContent>
            </w:r>
            <w:r>
              <w:rPr>
                <w:noProof/>
                <w:lang w:eastAsia="es-CO"/>
              </w:rPr>
              <mc:AlternateContent>
                <mc:Choice Requires="wps">
                  <w:drawing>
                    <wp:anchor distT="0" distB="0" distL="114300" distR="114300" simplePos="0" relativeHeight="252378112" behindDoc="0" locked="0" layoutInCell="1" allowOverlap="1" wp14:anchorId="17BD8198" wp14:editId="5C21730B">
                      <wp:simplePos x="0" y="0"/>
                      <wp:positionH relativeFrom="column">
                        <wp:posOffset>840000</wp:posOffset>
                      </wp:positionH>
                      <wp:positionV relativeFrom="paragraph">
                        <wp:posOffset>1200345</wp:posOffset>
                      </wp:positionV>
                      <wp:extent cx="0" cy="143475"/>
                      <wp:effectExtent l="76200" t="0" r="57150" b="47625"/>
                      <wp:wrapNone/>
                      <wp:docPr id="505" name="Conector recto de flecha 505"/>
                      <wp:cNvGraphicFramePr/>
                      <a:graphic xmlns:a="http://schemas.openxmlformats.org/drawingml/2006/main">
                        <a:graphicData uri="http://schemas.microsoft.com/office/word/2010/wordprocessingShape">
                          <wps:wsp>
                            <wps:cNvCnPr/>
                            <wps:spPr>
                              <a:xfrm>
                                <a:off x="0" y="0"/>
                                <a:ext cx="0" cy="1434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16C64B1" id="Conector recto de flecha 505" o:spid="_x0000_s1026" type="#_x0000_t32" style="position:absolute;margin-left:66.15pt;margin-top:94.5pt;width:0;height:11.3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">
                      <v:stroke endarrow="block"/>
                    </v:shape>
                  </w:pict>
                </mc:Fallback>
              </mc:AlternateContent>
            </w:r>
            <w:r w:rsidRPr="00CA23EA">
              <w:rPr>
                <w:noProof/>
                <w:lang w:eastAsia="es-CO"/>
              </w:rPr>
              <mc:AlternateContent>
                <mc:Choice Requires="wps">
                  <w:drawing>
                    <wp:anchor distT="45720" distB="45720" distL="114300" distR="114300" simplePos="0" relativeHeight="252366848" behindDoc="0" locked="0" layoutInCell="1" allowOverlap="1" wp14:anchorId="0A474A23" wp14:editId="6BF3CBB9">
                      <wp:simplePos x="0" y="0"/>
                      <wp:positionH relativeFrom="column">
                        <wp:posOffset>165880</wp:posOffset>
                      </wp:positionH>
                      <wp:positionV relativeFrom="paragraph">
                        <wp:posOffset>965715</wp:posOffset>
                      </wp:positionV>
                      <wp:extent cx="304800" cy="238125"/>
                      <wp:effectExtent l="0" t="0" r="0" b="2540"/>
                      <wp:wrapSquare wrapText="bothSides"/>
                      <wp:docPr id="5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38125"/>
                              </a:xfrm>
                              <a:prstGeom prst="rect">
                                <a:avLst/>
                              </a:prstGeom>
                              <a:noFill/>
                              <a:ln w="9525">
                                <a:noFill/>
                                <a:miter lim="800000"/>
                                <a:headEnd/>
                                <a:tailEnd/>
                              </a:ln>
                            </wps:spPr>
                            <wps:txbx>
                              <w:txbxContent>
                                <w:p w14:paraId="3F2D6740" w14:textId="77777777" w:rsidR="00623673" w:rsidRPr="00DC0447" w:rsidRDefault="00623673" w:rsidP="000D4A5B">
                                  <w:pPr>
                                    <w:rPr>
                                      <w:sz w:val="18"/>
                                      <w:szCs w:val="18"/>
                                    </w:rPr>
                                  </w:pPr>
                                  <w:r w:rsidRPr="00DC0447">
                                    <w:rPr>
                                      <w:sz w:val="18"/>
                                      <w:szCs w:val="18"/>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74A23" id="_x0000_s1078" type="#_x0000_t202" style="position:absolute;left:0;text-align:left;margin-left:13.05pt;margin-top:76.05pt;width:24pt;height:18.75pt;z-index:25236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" filled="f" stroked="f">
                      <v:textbox>
                        <w:txbxContent>
                          <w:p w14:paraId="3F2D6740" w14:textId="77777777" w:rsidR="00623673" w:rsidRPr="00DC0447" w:rsidRDefault="00623673" w:rsidP="000D4A5B">
                            <w:pPr>
                              <w:rPr>
                                <w:sz w:val="18"/>
                                <w:szCs w:val="18"/>
                              </w:rPr>
                            </w:pPr>
                            <w:r w:rsidRPr="00DC0447">
                              <w:rPr>
                                <w:sz w:val="18"/>
                                <w:szCs w:val="18"/>
                              </w:rPr>
                              <w:t>Si</w:t>
                            </w:r>
                          </w:p>
                        </w:txbxContent>
                      </v:textbox>
                      <w10:wrap type="square"/>
                    </v:shape>
                  </w:pict>
                </mc:Fallback>
              </mc:AlternateContent>
            </w:r>
            <w:r>
              <w:rPr>
                <w:noProof/>
                <w:lang w:eastAsia="es-CO"/>
              </w:rPr>
              <mc:AlternateContent>
                <mc:Choice Requires="wps">
                  <w:drawing>
                    <wp:anchor distT="0" distB="0" distL="114300" distR="114300" simplePos="0" relativeHeight="252377088" behindDoc="0" locked="0" layoutInCell="1" allowOverlap="1" wp14:anchorId="02DB5C17" wp14:editId="1C957B49">
                      <wp:simplePos x="0" y="0"/>
                      <wp:positionH relativeFrom="column">
                        <wp:posOffset>1429635</wp:posOffset>
                      </wp:positionH>
                      <wp:positionV relativeFrom="paragraph">
                        <wp:posOffset>625850</wp:posOffset>
                      </wp:positionV>
                      <wp:extent cx="72765" cy="0"/>
                      <wp:effectExtent l="0" t="76200" r="22860" b="95250"/>
                      <wp:wrapNone/>
                      <wp:docPr id="534" name="Conector recto de flecha 534"/>
                      <wp:cNvGraphicFramePr/>
                      <a:graphic xmlns:a="http://schemas.openxmlformats.org/drawingml/2006/main">
                        <a:graphicData uri="http://schemas.microsoft.com/office/word/2010/wordprocessingShape">
                          <wps:wsp>
                            <wps:cNvCnPr/>
                            <wps:spPr>
                              <a:xfrm>
                                <a:off x="0" y="0"/>
                                <a:ext cx="7276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C330D25" id="Conector recto de flecha 534" o:spid="_x0000_s1026" type="#_x0000_t32" style="position:absolute;margin-left:112.55pt;margin-top:49.3pt;width:5.75pt;height:0;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">
                      <v:stroke endarrow="block"/>
                    </v:shape>
                  </w:pict>
                </mc:Fallback>
              </mc:AlternateContent>
            </w:r>
            <w:r w:rsidRPr="006D4C29">
              <w:rPr>
                <w:noProof/>
                <w:lang w:eastAsia="es-CO"/>
              </w:rPr>
              <mc:AlternateContent>
                <mc:Choice Requires="wps">
                  <w:drawing>
                    <wp:anchor distT="0" distB="0" distL="114300" distR="114300" simplePos="0" relativeHeight="252355584" behindDoc="0" locked="0" layoutInCell="1" allowOverlap="1" wp14:anchorId="19D4A271" wp14:editId="6F270C44">
                      <wp:simplePos x="0" y="0"/>
                      <wp:positionH relativeFrom="column">
                        <wp:posOffset>234970</wp:posOffset>
                      </wp:positionH>
                      <wp:positionV relativeFrom="paragraph">
                        <wp:posOffset>42125</wp:posOffset>
                      </wp:positionV>
                      <wp:extent cx="1194700" cy="1152525"/>
                      <wp:effectExtent l="0" t="0" r="24765" b="28575"/>
                      <wp:wrapNone/>
                      <wp:docPr id="536" name="Rombo 536"/>
                      <wp:cNvGraphicFramePr/>
                      <a:graphic xmlns:a="http://schemas.openxmlformats.org/drawingml/2006/main">
                        <a:graphicData uri="http://schemas.microsoft.com/office/word/2010/wordprocessingShape">
                          <wps:wsp>
                            <wps:cNvSpPr/>
                            <wps:spPr>
                              <a:xfrm>
                                <a:off x="0" y="0"/>
                                <a:ext cx="1194700" cy="1152525"/>
                              </a:xfrm>
                              <a:prstGeom prst="diamond">
                                <a:avLst/>
                              </a:prstGeom>
                              <a:noFill/>
                              <a:ln w="3175" cap="flat" cmpd="sng" algn="ctr">
                                <a:solidFill>
                                  <a:sysClr val="windowText" lastClr="000000"/>
                                </a:solidFill>
                                <a:prstDash val="solid"/>
                              </a:ln>
                              <a:effectLst/>
                            </wps:spPr>
                            <wps:txbx>
                              <w:txbxContent>
                                <w:p w14:paraId="152625AD" w14:textId="77777777" w:rsidR="00623673" w:rsidRPr="00DC0447" w:rsidRDefault="00623673" w:rsidP="00DC0447">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4A271" id="Rombo 536" o:spid="_x0000_s1079" type="#_x0000_t4" style="position:absolute;left:0;text-align:left;margin-left:18.5pt;margin-top:3.3pt;width:94.05pt;height:90.7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" filled="f" strokecolor="windowText" strokeweight=".25pt">
                      <v:textbox>
                        <w:txbxContent>
                          <w:p w14:paraId="152625AD" w14:textId="77777777" w:rsidR="00623673" w:rsidRPr="00DC0447" w:rsidRDefault="00623673" w:rsidP="00DC0447">
                            <w:pPr>
                              <w:jc w:val="center"/>
                              <w:rPr>
                                <w:sz w:val="18"/>
                                <w:szCs w:val="18"/>
                              </w:rPr>
                            </w:pPr>
                          </w:p>
                        </w:txbxContent>
                      </v:textbox>
                    </v:shape>
                  </w:pict>
                </mc:Fallback>
              </mc:AlternateContent>
            </w:r>
            <w:r w:rsidRPr="00CA23EA">
              <w:rPr>
                <w:noProof/>
                <w:lang w:eastAsia="es-CO"/>
              </w:rPr>
              <mc:AlternateContent>
                <mc:Choice Requires="wps">
                  <w:drawing>
                    <wp:anchor distT="0" distB="0" distL="114300" distR="114300" simplePos="0" relativeHeight="252374016" behindDoc="0" locked="0" layoutInCell="1" allowOverlap="1" wp14:anchorId="7FEAD144" wp14:editId="6E6B2685">
                      <wp:simplePos x="0" y="0"/>
                      <wp:positionH relativeFrom="column">
                        <wp:posOffset>1489495</wp:posOffset>
                      </wp:positionH>
                      <wp:positionV relativeFrom="paragraph">
                        <wp:posOffset>504190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37" name="Elipse 537"/>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11E09D71" w14:textId="77777777" w:rsidR="00623673" w:rsidRPr="008B0E34" w:rsidRDefault="00623673" w:rsidP="000D4A5B"/>
                                <w:p w14:paraId="7104B078" w14:textId="77777777" w:rsidR="00623673"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AD144" id="Elipse 537" o:spid="_x0000_s1080" style="position:absolute;left:0;text-align:left;margin-left:117.3pt;margin-top:39.7pt;width:16.5pt;height:16.5pt;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" filled="f" strokecolor="windowText" strokeweight=".25pt">
                      <v:textbox>
                        <w:txbxContent>
                          <w:p w14:paraId="11E09D71" w14:textId="77777777" w:rsidR="00623673" w:rsidRPr="008B0E34" w:rsidRDefault="00623673" w:rsidP="000D4A5B"/>
                          <w:p w14:paraId="7104B078" w14:textId="77777777" w:rsidR="00623673" w:rsidRDefault="00623673" w:rsidP="000D4A5B"/>
                        </w:txbxContent>
                      </v:textbox>
                      <w10:wrap type="through"/>
                    </v:oval>
                  </w:pict>
                </mc:Fallback>
              </mc:AlternateContent>
            </w:r>
            <w:r w:rsidRPr="00CA23EA">
              <w:rPr>
                <w:noProof/>
                <w:lang w:eastAsia="es-CO"/>
              </w:rPr>
              <mc:AlternateContent>
                <mc:Choice Requires="wps">
                  <w:drawing>
                    <wp:anchor distT="45720" distB="45720" distL="114300" distR="114300" simplePos="0" relativeHeight="252367872" behindDoc="0" locked="0" layoutInCell="1" allowOverlap="1" wp14:anchorId="1FB1B03C" wp14:editId="7EC2A145">
                      <wp:simplePos x="0" y="0"/>
                      <wp:positionH relativeFrom="column">
                        <wp:posOffset>1479800</wp:posOffset>
                      </wp:positionH>
                      <wp:positionV relativeFrom="paragraph">
                        <wp:posOffset>488900</wp:posOffset>
                      </wp:positionV>
                      <wp:extent cx="219075" cy="247650"/>
                      <wp:effectExtent l="0" t="0" r="0" b="0"/>
                      <wp:wrapSquare wrapText="bothSides"/>
                      <wp:docPr id="5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100231A8" w14:textId="77777777" w:rsidR="00623673" w:rsidRPr="00EA37D9" w:rsidRDefault="00623673" w:rsidP="000D4A5B">
                                  <w:r w:rsidRPr="00EA37D9">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1B03C" id="_x0000_s1081" type="#_x0000_t202" style="position:absolute;left:0;text-align:left;margin-left:116.5pt;margin-top:38.5pt;width:17.25pt;height:19.5pt;z-index:25236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" filled="f" stroked="f">
                      <v:textbox>
                        <w:txbxContent>
                          <w:p w14:paraId="100231A8" w14:textId="77777777" w:rsidR="00623673" w:rsidRPr="00EA37D9" w:rsidRDefault="00623673" w:rsidP="000D4A5B">
                            <w:r w:rsidRPr="00EA37D9">
                              <w:t>2</w:t>
                            </w:r>
                          </w:p>
                        </w:txbxContent>
                      </v:textbox>
                      <w10:wrap type="square"/>
                    </v:shape>
                  </w:pict>
                </mc:Fallback>
              </mc:AlternateContent>
            </w:r>
            <w:r w:rsidRPr="00CA23EA">
              <w:rPr>
                <w:noProof/>
                <w:lang w:eastAsia="es-CO"/>
              </w:rPr>
              <mc:AlternateContent>
                <mc:Choice Requires="wps">
                  <w:drawing>
                    <wp:anchor distT="45720" distB="45720" distL="114300" distR="114300" simplePos="0" relativeHeight="252365824" behindDoc="0" locked="0" layoutInCell="1" allowOverlap="1" wp14:anchorId="0BB1CC1B" wp14:editId="3EEFDAFC">
                      <wp:simplePos x="0" y="0"/>
                      <wp:positionH relativeFrom="column">
                        <wp:posOffset>1253650</wp:posOffset>
                      </wp:positionH>
                      <wp:positionV relativeFrom="paragraph">
                        <wp:posOffset>123355</wp:posOffset>
                      </wp:positionV>
                      <wp:extent cx="400050" cy="247650"/>
                      <wp:effectExtent l="0" t="0" r="0" b="0"/>
                      <wp:wrapSquare wrapText="bothSides"/>
                      <wp:docPr id="5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57FF2F44"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1CC1B" id="_x0000_s1082" type="#_x0000_t202" style="position:absolute;left:0;text-align:left;margin-left:98.7pt;margin-top:9.7pt;width:31.5pt;height:19.5pt;z-index:25236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" filled="f" stroked="f">
                      <v:textbox>
                        <w:txbxContent>
                          <w:p w14:paraId="57FF2F44" w14:textId="77777777" w:rsidR="00623673" w:rsidRPr="009C79E6" w:rsidRDefault="00623673" w:rsidP="000D4A5B">
                            <w:r w:rsidRPr="009C79E6">
                              <w:t>No</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597A89" w14:textId="77777777" w:rsidR="001E1335" w:rsidRPr="00DC0447" w:rsidRDefault="001E1335" w:rsidP="001E1335">
            <w:pPr>
              <w:rPr>
                <w:sz w:val="18"/>
                <w:szCs w:val="18"/>
              </w:rPr>
            </w:pPr>
          </w:p>
          <w:p w14:paraId="25BE9437" w14:textId="77777777" w:rsidR="001E1335" w:rsidRPr="00DC0447" w:rsidRDefault="001E1335" w:rsidP="001E1335">
            <w:pPr>
              <w:rPr>
                <w:sz w:val="18"/>
                <w:szCs w:val="18"/>
              </w:rPr>
            </w:pPr>
          </w:p>
          <w:p w14:paraId="1B48CF89" w14:textId="77777777" w:rsidR="001E1335" w:rsidRPr="00DC0447" w:rsidRDefault="001E1335" w:rsidP="001E1335">
            <w:pPr>
              <w:rPr>
                <w:sz w:val="18"/>
                <w:szCs w:val="18"/>
              </w:rPr>
            </w:pPr>
          </w:p>
          <w:p w14:paraId="534E6E2B" w14:textId="77777777" w:rsidR="001E1335" w:rsidRPr="00DC0447" w:rsidRDefault="001E1335" w:rsidP="001E1335">
            <w:pPr>
              <w:rPr>
                <w:sz w:val="18"/>
                <w:szCs w:val="18"/>
              </w:rPr>
            </w:pPr>
          </w:p>
          <w:p w14:paraId="02E558B1" w14:textId="77777777" w:rsidR="001E1335" w:rsidRPr="00DC0447" w:rsidRDefault="001E1335" w:rsidP="001E1335">
            <w:pPr>
              <w:rPr>
                <w:sz w:val="18"/>
                <w:szCs w:val="18"/>
              </w:rPr>
            </w:pPr>
            <w:r w:rsidRPr="00DC0447">
              <w:rPr>
                <w:sz w:val="18"/>
                <w:szCs w:val="18"/>
              </w:rPr>
              <w:t>¿La densidad de organismos es alta?</w:t>
            </w:r>
          </w:p>
          <w:p w14:paraId="33883573" w14:textId="77777777" w:rsidR="001E1335" w:rsidRPr="00DC0447" w:rsidRDefault="001E1335" w:rsidP="001E1335">
            <w:pPr>
              <w:rPr>
                <w:sz w:val="18"/>
                <w:szCs w:val="18"/>
              </w:rPr>
            </w:pPr>
          </w:p>
          <w:p w14:paraId="0B774AA2" w14:textId="77777777" w:rsidR="001E1335" w:rsidRPr="00DC0447" w:rsidRDefault="001E1335" w:rsidP="001E1335">
            <w:pPr>
              <w:rPr>
                <w:sz w:val="18"/>
                <w:szCs w:val="18"/>
              </w:rPr>
            </w:pPr>
          </w:p>
          <w:p w14:paraId="7A76E8C3" w14:textId="77777777" w:rsidR="001E1335" w:rsidRPr="00DC0447" w:rsidRDefault="001E1335"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ECC7EB8" w14:textId="3618186A"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2638AD" w14:textId="77777777" w:rsidR="001E1335" w:rsidRPr="00DC0447" w:rsidRDefault="001E1335" w:rsidP="001E1335">
            <w:pPr>
              <w:rPr>
                <w:sz w:val="18"/>
                <w:szCs w:val="18"/>
              </w:rPr>
            </w:pPr>
            <w:r w:rsidRPr="00DC0447">
              <w:rPr>
                <w:sz w:val="18"/>
                <w:szCs w:val="18"/>
              </w:rPr>
              <w:t>No aplica</w:t>
            </w:r>
          </w:p>
        </w:tc>
      </w:tr>
      <w:tr w:rsidR="001E1335" w:rsidRPr="0057065A" w14:paraId="103FF018"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ECFA287" w14:textId="77777777" w:rsidR="001E1335" w:rsidRPr="00DC0447" w:rsidRDefault="001E1335" w:rsidP="007D1B7C">
            <w:pPr>
              <w:jc w:val="center"/>
              <w:rPr>
                <w:sz w:val="18"/>
                <w:szCs w:val="18"/>
              </w:rPr>
            </w:pPr>
            <w:r w:rsidRPr="00DC0447">
              <w:rPr>
                <w:sz w:val="18"/>
                <w:szCs w:val="18"/>
              </w:rPr>
              <w:t>6</w:t>
            </w:r>
          </w:p>
          <w:p w14:paraId="0E9B013E" w14:textId="77777777" w:rsidR="001E1335" w:rsidRPr="00DC0447" w:rsidRDefault="001E1335" w:rsidP="007D1B7C">
            <w:pPr>
              <w:jc w:val="center"/>
              <w:rPr>
                <w:sz w:val="18"/>
                <w:szCs w:val="18"/>
              </w:rP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B8B6616" w14:textId="77777777" w:rsidR="001E1335" w:rsidRDefault="001E1335" w:rsidP="001E1335">
            <w:pPr>
              <w:rPr>
                <w:noProof/>
                <w:lang w:val="en-US"/>
              </w:rPr>
            </w:pPr>
            <w:r>
              <w:rPr>
                <w:noProof/>
                <w:lang w:eastAsia="es-CO"/>
              </w:rPr>
              <mc:AlternateContent>
                <mc:Choice Requires="wps">
                  <w:drawing>
                    <wp:anchor distT="0" distB="0" distL="114300" distR="114300" simplePos="0" relativeHeight="252371968" behindDoc="0" locked="0" layoutInCell="1" allowOverlap="1" wp14:anchorId="12B0D1B6" wp14:editId="2469F6A1">
                      <wp:simplePos x="0" y="0"/>
                      <wp:positionH relativeFrom="column">
                        <wp:posOffset>861275</wp:posOffset>
                      </wp:positionH>
                      <wp:positionV relativeFrom="paragraph">
                        <wp:posOffset>304165</wp:posOffset>
                      </wp:positionV>
                      <wp:extent cx="0" cy="453600"/>
                      <wp:effectExtent l="76200" t="0" r="57150" b="60960"/>
                      <wp:wrapNone/>
                      <wp:docPr id="540" name="Conector recto de flecha 540"/>
                      <wp:cNvGraphicFramePr/>
                      <a:graphic xmlns:a="http://schemas.openxmlformats.org/drawingml/2006/main">
                        <a:graphicData uri="http://schemas.microsoft.com/office/word/2010/wordprocessingShape">
                          <wps:wsp>
                            <wps:cNvCnPr/>
                            <wps:spPr>
                              <a:xfrm>
                                <a:off x="0" y="0"/>
                                <a:ext cx="0" cy="453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23BE038" id="Conector recto de flecha 540" o:spid="_x0000_s1026" type="#_x0000_t32" style="position:absolute;margin-left:67.8pt;margin-top:23.95pt;width:0;height:35.7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">
                      <v:stroke endarrow="block"/>
                    </v:shape>
                  </w:pict>
                </mc:Fallback>
              </mc:AlternateContent>
            </w:r>
            <w:r>
              <w:rPr>
                <w:noProof/>
                <w:lang w:eastAsia="es-CO"/>
              </w:rPr>
              <mc:AlternateContent>
                <mc:Choice Requires="wps">
                  <w:drawing>
                    <wp:anchor distT="0" distB="0" distL="114300" distR="114300" simplePos="0" relativeHeight="252370944" behindDoc="0" locked="0" layoutInCell="1" allowOverlap="1" wp14:anchorId="10274B38" wp14:editId="4E7D56D2">
                      <wp:simplePos x="0" y="0"/>
                      <wp:positionH relativeFrom="column">
                        <wp:posOffset>228750</wp:posOffset>
                      </wp:positionH>
                      <wp:positionV relativeFrom="paragraph">
                        <wp:posOffset>174730</wp:posOffset>
                      </wp:positionV>
                      <wp:extent cx="128850" cy="0"/>
                      <wp:effectExtent l="0" t="76200" r="24130" b="95250"/>
                      <wp:wrapNone/>
                      <wp:docPr id="541" name="Conector recto de flecha 541"/>
                      <wp:cNvGraphicFramePr/>
                      <a:graphic xmlns:a="http://schemas.openxmlformats.org/drawingml/2006/main">
                        <a:graphicData uri="http://schemas.microsoft.com/office/word/2010/wordprocessingShape">
                          <wps:wsp>
                            <wps:cNvCnPr/>
                            <wps:spPr>
                              <a:xfrm>
                                <a:off x="0" y="0"/>
                                <a:ext cx="12885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CE21D05" id="Conector recto de flecha 541" o:spid="_x0000_s1026" type="#_x0000_t32" style="position:absolute;margin-left:18pt;margin-top:13.75pt;width:10.15pt;height:0;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">
                      <v:stroke endarrow="block"/>
                    </v:shape>
                  </w:pict>
                </mc:Fallback>
              </mc:AlternateContent>
            </w:r>
            <w:r w:rsidRPr="00CA23EA">
              <w:rPr>
                <w:noProof/>
                <w:lang w:eastAsia="es-CO"/>
              </w:rPr>
              <mc:AlternateContent>
                <mc:Choice Requires="wps">
                  <w:drawing>
                    <wp:anchor distT="0" distB="0" distL="114300" distR="114300" simplePos="0" relativeHeight="252369920" behindDoc="0" locked="0" layoutInCell="1" allowOverlap="1" wp14:anchorId="397887F6" wp14:editId="6004C1C1">
                      <wp:simplePos x="0" y="0"/>
                      <wp:positionH relativeFrom="column">
                        <wp:posOffset>18275</wp:posOffset>
                      </wp:positionH>
                      <wp:positionV relativeFrom="paragraph">
                        <wp:posOffset>67520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42" name="Elipse 542"/>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6D22029F" w14:textId="77777777" w:rsidR="00623673" w:rsidRPr="008B0E34" w:rsidRDefault="00623673" w:rsidP="000D4A5B"/>
                                <w:p w14:paraId="4CCB7D7B" w14:textId="77777777" w:rsidR="00623673"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887F6" id="Elipse 542" o:spid="_x0000_s1083" style="position:absolute;left:0;text-align:left;margin-left:1.45pt;margin-top:5.3pt;width:16.5pt;height:16.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" filled="f" strokecolor="windowText" strokeweight=".25pt">
                      <v:textbox>
                        <w:txbxContent>
                          <w:p w14:paraId="6D22029F" w14:textId="77777777" w:rsidR="00623673" w:rsidRPr="008B0E34" w:rsidRDefault="00623673" w:rsidP="000D4A5B"/>
                          <w:p w14:paraId="4CCB7D7B" w14:textId="77777777" w:rsidR="00623673" w:rsidRDefault="00623673" w:rsidP="000D4A5B"/>
                        </w:txbxContent>
                      </v:textbox>
                      <w10:wrap type="through"/>
                    </v:oval>
                  </w:pict>
                </mc:Fallback>
              </mc:AlternateContent>
            </w:r>
            <w:r w:rsidRPr="00CA23EA">
              <w:rPr>
                <w:noProof/>
                <w:lang w:eastAsia="es-CO"/>
              </w:rPr>
              <mc:AlternateContent>
                <mc:Choice Requires="wps">
                  <w:drawing>
                    <wp:anchor distT="45720" distB="45720" distL="114300" distR="114300" simplePos="0" relativeHeight="252368896" behindDoc="0" locked="0" layoutInCell="1" allowOverlap="1" wp14:anchorId="3189FDB4" wp14:editId="15D6AE25">
                      <wp:simplePos x="0" y="0"/>
                      <wp:positionH relativeFrom="column">
                        <wp:posOffset>-6350</wp:posOffset>
                      </wp:positionH>
                      <wp:positionV relativeFrom="paragraph">
                        <wp:posOffset>69000</wp:posOffset>
                      </wp:positionV>
                      <wp:extent cx="219075" cy="247650"/>
                      <wp:effectExtent l="0" t="0" r="0" b="0"/>
                      <wp:wrapSquare wrapText="bothSides"/>
                      <wp:docPr id="5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633F3EBB" w14:textId="77777777" w:rsidR="00623673" w:rsidRPr="00EA37D9" w:rsidRDefault="00623673" w:rsidP="000D4A5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9FDB4" id="_x0000_s1084" type="#_x0000_t202" style="position:absolute;left:0;text-align:left;margin-left:-.5pt;margin-top:5.45pt;width:17.25pt;height:19.5pt;z-index:25236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" filled="f" stroked="f">
                      <v:textbox>
                        <w:txbxContent>
                          <w:p w14:paraId="633F3EBB" w14:textId="77777777" w:rsidR="00623673" w:rsidRPr="00EA37D9" w:rsidRDefault="00623673" w:rsidP="000D4A5B">
                            <w:r>
                              <w:t>1</w:t>
                            </w:r>
                          </w:p>
                        </w:txbxContent>
                      </v:textbox>
                      <w10:wrap type="square"/>
                    </v:shape>
                  </w:pict>
                </mc:Fallback>
              </mc:AlternateContent>
            </w:r>
            <w:r w:rsidRPr="009C6BA5">
              <w:rPr>
                <w:noProof/>
                <w:lang w:eastAsia="es-CO"/>
              </w:rPr>
              <mc:AlternateContent>
                <mc:Choice Requires="wps">
                  <w:drawing>
                    <wp:anchor distT="45720" distB="45720" distL="114300" distR="114300" simplePos="0" relativeHeight="252356608" behindDoc="0" locked="0" layoutInCell="1" allowOverlap="1" wp14:anchorId="67E38D6B" wp14:editId="1FB522C1">
                      <wp:simplePos x="0" y="0"/>
                      <wp:positionH relativeFrom="column">
                        <wp:posOffset>358560</wp:posOffset>
                      </wp:positionH>
                      <wp:positionV relativeFrom="paragraph">
                        <wp:posOffset>79200</wp:posOffset>
                      </wp:positionV>
                      <wp:extent cx="985520" cy="213360"/>
                      <wp:effectExtent l="0" t="0" r="24130" b="15240"/>
                      <wp:wrapSquare wrapText="bothSides"/>
                      <wp:docPr id="5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6C14D15F" w14:textId="77777777" w:rsidR="00623673" w:rsidRPr="00DC0447" w:rsidRDefault="00623673" w:rsidP="00DC0447">
                                  <w:pPr>
                                    <w:jc w:val="center"/>
                                    <w:rPr>
                                      <w:sz w:val="18"/>
                                      <w:szCs w:val="18"/>
                                    </w:rPr>
                                  </w:pPr>
                                  <w:r w:rsidRPr="00DC0447">
                                    <w:rPr>
                                      <w:sz w:val="18"/>
                                      <w:szCs w:val="18"/>
                                    </w:rPr>
                                    <w:t>Realizar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38D6B" id="_x0000_s1085" type="#_x0000_t202" style="position:absolute;left:0;text-align:left;margin-left:28.25pt;margin-top:6.25pt;width:77.6pt;height:16.8pt;z-index:25235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" strokecolor="windowText" strokeweight=".25pt">
                      <v:textbox>
                        <w:txbxContent>
                          <w:p w14:paraId="6C14D15F" w14:textId="77777777" w:rsidR="00623673" w:rsidRPr="00DC0447" w:rsidRDefault="00623673" w:rsidP="00DC0447">
                            <w:pPr>
                              <w:jc w:val="center"/>
                              <w:rPr>
                                <w:sz w:val="18"/>
                                <w:szCs w:val="18"/>
                              </w:rPr>
                            </w:pPr>
                            <w:r w:rsidRPr="00DC0447">
                              <w:rPr>
                                <w:sz w:val="18"/>
                                <w:szCs w:val="18"/>
                              </w:rPr>
                              <w:t>Realizar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D84D88" w14:textId="77777777" w:rsidR="001E1335" w:rsidRPr="00DC0447" w:rsidRDefault="001E1335" w:rsidP="001E1335">
            <w:pPr>
              <w:rPr>
                <w:sz w:val="18"/>
                <w:szCs w:val="18"/>
              </w:rPr>
            </w:pPr>
            <w:r w:rsidRPr="00DC0447">
              <w:rPr>
                <w:sz w:val="18"/>
                <w:szCs w:val="18"/>
              </w:rPr>
              <w:t>Realizar una dilución con agua de mar filtrada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E2337D7" w14:textId="61F01932"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822205A" w14:textId="77777777" w:rsidR="001E1335" w:rsidRPr="00DC0447" w:rsidRDefault="001E1335" w:rsidP="001E1335">
            <w:pPr>
              <w:rPr>
                <w:sz w:val="18"/>
                <w:szCs w:val="18"/>
              </w:rPr>
            </w:pPr>
            <w:r w:rsidRPr="00DC0447">
              <w:rPr>
                <w:sz w:val="18"/>
                <w:szCs w:val="18"/>
              </w:rPr>
              <w:t>No aplica</w:t>
            </w:r>
          </w:p>
        </w:tc>
      </w:tr>
      <w:tr w:rsidR="001E1335" w:rsidRPr="0057065A" w14:paraId="25E22E8C"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FEA828F" w14:textId="77777777" w:rsidR="001E1335" w:rsidRPr="00DC0447" w:rsidRDefault="001E1335" w:rsidP="007D1B7C">
            <w:pPr>
              <w:jc w:val="center"/>
              <w:rPr>
                <w:sz w:val="18"/>
                <w:szCs w:val="18"/>
              </w:rPr>
            </w:pPr>
            <w:r w:rsidRPr="00DC0447">
              <w:rPr>
                <w:sz w:val="18"/>
                <w:szCs w:val="18"/>
              </w:rPr>
              <w:t>7</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29FB0D7" w14:textId="77777777" w:rsidR="001E1335" w:rsidRPr="006D4C29" w:rsidRDefault="001E1335" w:rsidP="001E1335">
            <w:pPr>
              <w:rPr>
                <w:noProof/>
              </w:rPr>
            </w:pPr>
            <w:r>
              <w:rPr>
                <w:noProof/>
                <w:lang w:eastAsia="es-CO"/>
              </w:rPr>
              <mc:AlternateContent>
                <mc:Choice Requires="wps">
                  <w:drawing>
                    <wp:anchor distT="0" distB="0" distL="114300" distR="114300" simplePos="0" relativeHeight="252376064" behindDoc="0" locked="0" layoutInCell="1" allowOverlap="1" wp14:anchorId="03031AA3" wp14:editId="29218E7F">
                      <wp:simplePos x="0" y="0"/>
                      <wp:positionH relativeFrom="column">
                        <wp:posOffset>235950</wp:posOffset>
                      </wp:positionH>
                      <wp:positionV relativeFrom="paragraph">
                        <wp:posOffset>338460</wp:posOffset>
                      </wp:positionV>
                      <wp:extent cx="114450" cy="0"/>
                      <wp:effectExtent l="0" t="76200" r="19050" b="95250"/>
                      <wp:wrapNone/>
                      <wp:docPr id="545" name="Conector recto de flecha 545"/>
                      <wp:cNvGraphicFramePr/>
                      <a:graphic xmlns:a="http://schemas.openxmlformats.org/drawingml/2006/main">
                        <a:graphicData uri="http://schemas.microsoft.com/office/word/2010/wordprocessingShape">
                          <wps:wsp>
                            <wps:cNvCnPr/>
                            <wps:spPr>
                              <a:xfrm>
                                <a:off x="0" y="0"/>
                                <a:ext cx="11445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56A4909F" id="Conector recto de flecha 545" o:spid="_x0000_s1026" type="#_x0000_t32" style="position:absolute;margin-left:18.6pt;margin-top:26.65pt;width:9pt;height:0;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">
                      <v:stroke endarrow="block"/>
                    </v:shape>
                  </w:pict>
                </mc:Fallback>
              </mc:AlternateContent>
            </w:r>
            <w:r w:rsidRPr="00CA23EA">
              <w:rPr>
                <w:noProof/>
                <w:lang w:eastAsia="es-CO"/>
              </w:rPr>
              <mc:AlternateContent>
                <mc:Choice Requires="wps">
                  <w:drawing>
                    <wp:anchor distT="45720" distB="45720" distL="114300" distR="114300" simplePos="0" relativeHeight="252375040" behindDoc="0" locked="0" layoutInCell="1" allowOverlap="1" wp14:anchorId="07646939" wp14:editId="322553F9">
                      <wp:simplePos x="0" y="0"/>
                      <wp:positionH relativeFrom="column">
                        <wp:posOffset>6565</wp:posOffset>
                      </wp:positionH>
                      <wp:positionV relativeFrom="paragraph">
                        <wp:posOffset>219075</wp:posOffset>
                      </wp:positionV>
                      <wp:extent cx="219075" cy="247650"/>
                      <wp:effectExtent l="0" t="0" r="0" b="0"/>
                      <wp:wrapSquare wrapText="bothSides"/>
                      <wp:docPr id="5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26F0B65F" w14:textId="77777777" w:rsidR="00623673" w:rsidRPr="00EA37D9" w:rsidRDefault="00623673" w:rsidP="000D4A5B">
                                  <w:r w:rsidRPr="00EA37D9">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46939" id="_x0000_s1086" type="#_x0000_t202" style="position:absolute;left:0;text-align:left;margin-left:.5pt;margin-top:17.25pt;width:17.25pt;height:19.5pt;z-index:25237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" filled="f" stroked="f">
                      <v:textbox>
                        <w:txbxContent>
                          <w:p w14:paraId="26F0B65F" w14:textId="77777777" w:rsidR="00623673" w:rsidRPr="00EA37D9" w:rsidRDefault="00623673" w:rsidP="000D4A5B">
                            <w:r w:rsidRPr="00EA37D9">
                              <w:t>2</w:t>
                            </w:r>
                          </w:p>
                        </w:txbxContent>
                      </v:textbox>
                      <w10:wrap type="square"/>
                    </v:shape>
                  </w:pict>
                </mc:Fallback>
              </mc:AlternateContent>
            </w:r>
            <w:r w:rsidRPr="00CA23EA">
              <w:rPr>
                <w:noProof/>
                <w:lang w:eastAsia="es-CO"/>
              </w:rPr>
              <mc:AlternateContent>
                <mc:Choice Requires="wps">
                  <w:drawing>
                    <wp:anchor distT="0" distB="0" distL="114300" distR="114300" simplePos="0" relativeHeight="252372992" behindDoc="0" locked="0" layoutInCell="1" allowOverlap="1" wp14:anchorId="5D134DFF" wp14:editId="48A427F9">
                      <wp:simplePos x="0" y="0"/>
                      <wp:positionH relativeFrom="column">
                        <wp:posOffset>29650</wp:posOffset>
                      </wp:positionH>
                      <wp:positionV relativeFrom="paragraph">
                        <wp:posOffset>230955</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47" name="Elipse 547"/>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0739EFEE" w14:textId="77777777" w:rsidR="00623673" w:rsidRPr="008B0E34" w:rsidRDefault="00623673" w:rsidP="000D4A5B"/>
                                <w:p w14:paraId="54B635BB" w14:textId="77777777" w:rsidR="00623673"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134DFF" id="Elipse 547" o:spid="_x0000_s1087" style="position:absolute;left:0;text-align:left;margin-left:2.35pt;margin-top:18.2pt;width:16.5pt;height:16.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" filled="f" strokecolor="windowText" strokeweight=".25pt">
                      <v:textbox>
                        <w:txbxContent>
                          <w:p w14:paraId="0739EFEE" w14:textId="77777777" w:rsidR="00623673" w:rsidRPr="008B0E34" w:rsidRDefault="00623673" w:rsidP="000D4A5B"/>
                          <w:p w14:paraId="54B635BB" w14:textId="77777777" w:rsidR="00623673" w:rsidRDefault="00623673" w:rsidP="000D4A5B"/>
                        </w:txbxContent>
                      </v:textbox>
                      <w10:wrap type="through"/>
                    </v:oval>
                  </w:pict>
                </mc:Fallback>
              </mc:AlternateContent>
            </w:r>
            <w:r>
              <w:rPr>
                <w:noProof/>
                <w:lang w:eastAsia="es-CO"/>
              </w:rPr>
              <mc:AlternateContent>
                <mc:Choice Requires="wps">
                  <w:drawing>
                    <wp:anchor distT="0" distB="0" distL="114300" distR="114300" simplePos="0" relativeHeight="252363776" behindDoc="0" locked="0" layoutInCell="1" allowOverlap="1" wp14:anchorId="5C9E4A5B" wp14:editId="3F97692A">
                      <wp:simplePos x="0" y="0"/>
                      <wp:positionH relativeFrom="column">
                        <wp:posOffset>867195</wp:posOffset>
                      </wp:positionH>
                      <wp:positionV relativeFrom="paragraph">
                        <wp:posOffset>429260</wp:posOffset>
                      </wp:positionV>
                      <wp:extent cx="0" cy="362640"/>
                      <wp:effectExtent l="76200" t="0" r="76200" b="56515"/>
                      <wp:wrapNone/>
                      <wp:docPr id="548" name="Conector recto de flecha 548"/>
                      <wp:cNvGraphicFramePr/>
                      <a:graphic xmlns:a="http://schemas.openxmlformats.org/drawingml/2006/main">
                        <a:graphicData uri="http://schemas.microsoft.com/office/word/2010/wordprocessingShape">
                          <wps:wsp>
                            <wps:cNvCnPr/>
                            <wps:spPr>
                              <a:xfrm>
                                <a:off x="0" y="0"/>
                                <a:ext cx="0" cy="3626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BF572EE" id="Conector recto de flecha 548" o:spid="_x0000_s1026" type="#_x0000_t32" style="position:absolute;margin-left:68.3pt;margin-top:33.8pt;width:0;height:28.5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">
                      <v:stroke endarrow="block"/>
                    </v:shape>
                  </w:pict>
                </mc:Fallback>
              </mc:AlternateContent>
            </w:r>
            <w:r w:rsidRPr="00E64F03">
              <w:rPr>
                <w:noProof/>
                <w:lang w:eastAsia="es-CO"/>
              </w:rPr>
              <mc:AlternateContent>
                <mc:Choice Requires="wps">
                  <w:drawing>
                    <wp:anchor distT="45720" distB="45720" distL="114300" distR="114300" simplePos="0" relativeHeight="252357632" behindDoc="0" locked="0" layoutInCell="1" allowOverlap="1" wp14:anchorId="2EAA3D83" wp14:editId="5406887B">
                      <wp:simplePos x="0" y="0"/>
                      <wp:positionH relativeFrom="column">
                        <wp:posOffset>359830</wp:posOffset>
                      </wp:positionH>
                      <wp:positionV relativeFrom="paragraph">
                        <wp:posOffset>217805</wp:posOffset>
                      </wp:positionV>
                      <wp:extent cx="985520" cy="213360"/>
                      <wp:effectExtent l="0" t="0" r="24130" b="15240"/>
                      <wp:wrapSquare wrapText="bothSides"/>
                      <wp:docPr id="5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1FACA251" w14:textId="77777777" w:rsidR="00623673" w:rsidRPr="00DC0447" w:rsidRDefault="00623673" w:rsidP="00DC0447">
                                  <w:pPr>
                                    <w:jc w:val="center"/>
                                    <w:rPr>
                                      <w:sz w:val="18"/>
                                      <w:szCs w:val="18"/>
                                    </w:rPr>
                                  </w:pPr>
                                  <w:r w:rsidRPr="00DC0447">
                                    <w:rPr>
                                      <w:sz w:val="18"/>
                                      <w:szCs w:val="18"/>
                                    </w:rPr>
                                    <w:t>Contar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A3D83" id="_x0000_s1088" type="#_x0000_t202" style="position:absolute;left:0;text-align:left;margin-left:28.35pt;margin-top:17.15pt;width:77.6pt;height:16.8pt;z-index:25235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" strokecolor="windowText" strokeweight=".25pt">
                      <v:textbox>
                        <w:txbxContent>
                          <w:p w14:paraId="1FACA251" w14:textId="77777777" w:rsidR="00623673" w:rsidRPr="00DC0447" w:rsidRDefault="00623673" w:rsidP="00DC0447">
                            <w:pPr>
                              <w:jc w:val="center"/>
                              <w:rPr>
                                <w:sz w:val="18"/>
                                <w:szCs w:val="18"/>
                              </w:rPr>
                            </w:pPr>
                            <w:r w:rsidRPr="00DC0447">
                              <w:rPr>
                                <w:sz w:val="18"/>
                                <w:szCs w:val="18"/>
                              </w:rPr>
                              <w:t>Contar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5022EA" w14:textId="77777777" w:rsidR="001E1335" w:rsidRPr="00DC0447" w:rsidRDefault="001E1335" w:rsidP="001E1335">
            <w:pPr>
              <w:rPr>
                <w:sz w:val="18"/>
                <w:szCs w:val="18"/>
              </w:rPr>
            </w:pPr>
            <w:r w:rsidRPr="00DC0447">
              <w:rPr>
                <w:sz w:val="18"/>
                <w:szCs w:val="18"/>
              </w:rPr>
              <w:t>Contar el número de organismos presentes en toda la cámara e identificar hasta el nivel taxonómico más bajo posible.</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5839AE" w14:textId="452914A8"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A9BDC6" w14:textId="1CC4650F" w:rsidR="001E1335" w:rsidRPr="00DC0447" w:rsidRDefault="00535F58" w:rsidP="00535F58">
            <w:pPr>
              <w:rPr>
                <w:sz w:val="18"/>
                <w:szCs w:val="18"/>
              </w:rPr>
            </w:pPr>
            <w:r w:rsidRPr="007D1B7C">
              <w:rPr>
                <w:sz w:val="18"/>
                <w:shd w:val="clear" w:color="auto" w:fill="FFFFFF"/>
              </w:rPr>
              <w:t>M5-00-FOR-13</w:t>
            </w:r>
            <w:r w:rsidR="00BB5BB7" w:rsidRPr="007D1B7C">
              <w:rPr>
                <w:sz w:val="18"/>
                <w:shd w:val="clear" w:color="auto" w:fill="FFFFFF"/>
              </w:rPr>
              <w:t>6</w:t>
            </w:r>
            <w:r w:rsidRPr="007D1B7C">
              <w:rPr>
                <w:sz w:val="18"/>
                <w:shd w:val="clear" w:color="auto" w:fill="FFFFFF"/>
              </w:rPr>
              <w:t xml:space="preserve"> </w:t>
            </w:r>
          </w:p>
        </w:tc>
      </w:tr>
      <w:tr w:rsidR="001E1335" w:rsidRPr="0057065A" w14:paraId="029D096E"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206DA0" w14:textId="77777777" w:rsidR="001E1335" w:rsidRPr="00DC0447" w:rsidRDefault="001E1335" w:rsidP="007D1B7C">
            <w:pPr>
              <w:jc w:val="center"/>
              <w:rPr>
                <w:sz w:val="18"/>
                <w:szCs w:val="18"/>
              </w:rPr>
            </w:pPr>
            <w:r w:rsidRPr="00DC0447">
              <w:rPr>
                <w:sz w:val="18"/>
                <w:szCs w:val="18"/>
              </w:rPr>
              <w:t>8</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41A78E2" w14:textId="77777777" w:rsidR="001E1335" w:rsidRPr="006D4C29" w:rsidRDefault="001E1335" w:rsidP="001E1335">
            <w:pPr>
              <w:rPr>
                <w:noProof/>
              </w:rPr>
            </w:pPr>
            <w:r>
              <w:rPr>
                <w:noProof/>
                <w:lang w:eastAsia="es-CO"/>
              </w:rPr>
              <mc:AlternateContent>
                <mc:Choice Requires="wps">
                  <w:drawing>
                    <wp:anchor distT="0" distB="0" distL="114300" distR="114300" simplePos="0" relativeHeight="252364800" behindDoc="0" locked="0" layoutInCell="1" allowOverlap="1" wp14:anchorId="19AEB1E0" wp14:editId="5DEA9406">
                      <wp:simplePos x="0" y="0"/>
                      <wp:positionH relativeFrom="column">
                        <wp:posOffset>876000</wp:posOffset>
                      </wp:positionH>
                      <wp:positionV relativeFrom="paragraph">
                        <wp:posOffset>366250</wp:posOffset>
                      </wp:positionV>
                      <wp:extent cx="0" cy="237600"/>
                      <wp:effectExtent l="76200" t="0" r="57150" b="48260"/>
                      <wp:wrapNone/>
                      <wp:docPr id="550" name="Conector recto de flecha 550"/>
                      <wp:cNvGraphicFramePr/>
                      <a:graphic xmlns:a="http://schemas.openxmlformats.org/drawingml/2006/main">
                        <a:graphicData uri="http://schemas.microsoft.com/office/word/2010/wordprocessingShape">
                          <wps:wsp>
                            <wps:cNvCnPr/>
                            <wps:spPr>
                              <a:xfrm>
                                <a:off x="0" y="0"/>
                                <a:ext cx="0" cy="237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18CC372" id="Conector recto de flecha 550" o:spid="_x0000_s1026" type="#_x0000_t32" style="position:absolute;margin-left:69pt;margin-top:28.85pt;width:0;height:18.7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">
                      <v:stroke endarrow="block"/>
                    </v:shape>
                  </w:pict>
                </mc:Fallback>
              </mc:AlternateContent>
            </w:r>
            <w:r w:rsidRPr="00E64F03">
              <w:rPr>
                <w:noProof/>
                <w:lang w:eastAsia="es-CO"/>
              </w:rPr>
              <mc:AlternateContent>
                <mc:Choice Requires="wps">
                  <w:drawing>
                    <wp:anchor distT="45720" distB="45720" distL="114300" distR="114300" simplePos="0" relativeHeight="252358656" behindDoc="0" locked="0" layoutInCell="1" allowOverlap="1" wp14:anchorId="0B3D861F" wp14:editId="524F01DE">
                      <wp:simplePos x="0" y="0"/>
                      <wp:positionH relativeFrom="column">
                        <wp:posOffset>352210</wp:posOffset>
                      </wp:positionH>
                      <wp:positionV relativeFrom="paragraph">
                        <wp:posOffset>138430</wp:posOffset>
                      </wp:positionV>
                      <wp:extent cx="985520" cy="213360"/>
                      <wp:effectExtent l="0" t="0" r="24130" b="15240"/>
                      <wp:wrapSquare wrapText="bothSides"/>
                      <wp:docPr id="5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54FB8A1F" w14:textId="77777777" w:rsidR="00623673" w:rsidRPr="00DC0447" w:rsidRDefault="00623673" w:rsidP="00DC0447">
                                  <w:pPr>
                                    <w:jc w:val="center"/>
                                    <w:rPr>
                                      <w:sz w:val="18"/>
                                      <w:szCs w:val="18"/>
                                    </w:rPr>
                                  </w:pPr>
                                  <w:r w:rsidRPr="00DC0447">
                                    <w:rPr>
                                      <w:sz w:val="18"/>
                                      <w:szCs w:val="18"/>
                                    </w:rPr>
                                    <w:t>Realizar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D861F" id="_x0000_s1089" type="#_x0000_t202" style="position:absolute;left:0;text-align:left;margin-left:27.75pt;margin-top:10.9pt;width:77.6pt;height:16.8pt;z-index:25235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" strokecolor="windowText" strokeweight=".25pt">
                      <v:textbox>
                        <w:txbxContent>
                          <w:p w14:paraId="54FB8A1F" w14:textId="77777777" w:rsidR="00623673" w:rsidRPr="00DC0447" w:rsidRDefault="00623673" w:rsidP="00DC0447">
                            <w:pPr>
                              <w:jc w:val="center"/>
                              <w:rPr>
                                <w:sz w:val="18"/>
                                <w:szCs w:val="18"/>
                              </w:rPr>
                            </w:pPr>
                            <w:r w:rsidRPr="00DC0447">
                              <w:rPr>
                                <w:sz w:val="18"/>
                                <w:szCs w:val="18"/>
                              </w:rPr>
                              <w:t>Realizar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9C1CFE" w14:textId="77777777" w:rsidR="001E1335" w:rsidRPr="00DC0447" w:rsidRDefault="001E1335" w:rsidP="001E1335">
            <w:pPr>
              <w:rPr>
                <w:sz w:val="18"/>
                <w:szCs w:val="18"/>
              </w:rPr>
            </w:pPr>
            <w:r w:rsidRPr="00DC0447">
              <w:rPr>
                <w:sz w:val="18"/>
                <w:szCs w:val="18"/>
              </w:rPr>
              <w:t>Realizar registro fotográfico con cámara fotográfica o con el microscopio invertido y el software necesario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E10FA2A" w14:textId="29E15EF2"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59F872" w14:textId="77777777" w:rsidR="001E1335" w:rsidRPr="00DC0447" w:rsidRDefault="001E1335" w:rsidP="001E1335">
            <w:pPr>
              <w:rPr>
                <w:sz w:val="18"/>
                <w:szCs w:val="18"/>
              </w:rPr>
            </w:pPr>
            <w:r w:rsidRPr="00DC0447">
              <w:rPr>
                <w:sz w:val="18"/>
                <w:szCs w:val="18"/>
              </w:rPr>
              <w:t>No aplica</w:t>
            </w:r>
          </w:p>
        </w:tc>
      </w:tr>
      <w:tr w:rsidR="001E1335" w:rsidRPr="0057065A" w14:paraId="79B3603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7F7688" w14:textId="77777777" w:rsidR="001E1335" w:rsidRPr="00DC0447" w:rsidRDefault="001E1335" w:rsidP="007D1B7C">
            <w:pPr>
              <w:jc w:val="center"/>
              <w:rPr>
                <w:sz w:val="18"/>
                <w:szCs w:val="18"/>
              </w:rPr>
            </w:pPr>
            <w:r w:rsidRPr="00DC0447">
              <w:rPr>
                <w:sz w:val="18"/>
                <w:szCs w:val="18"/>
              </w:rPr>
              <w:t>9</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DF33ABD" w14:textId="77777777" w:rsidR="001E1335" w:rsidRPr="006D4C29" w:rsidRDefault="001E1335" w:rsidP="001E1335">
            <w:pPr>
              <w:rPr>
                <w:noProof/>
              </w:rPr>
            </w:pPr>
            <w:r>
              <w:rPr>
                <w:noProof/>
                <w:lang w:eastAsia="es-CO"/>
              </w:rPr>
              <mc:AlternateContent>
                <mc:Choice Requires="wps">
                  <w:drawing>
                    <wp:anchor distT="0" distB="0" distL="114300" distR="114300" simplePos="0" relativeHeight="252362752" behindDoc="0" locked="0" layoutInCell="1" allowOverlap="1" wp14:anchorId="3C077ABD" wp14:editId="05FC7D61">
                      <wp:simplePos x="0" y="0"/>
                      <wp:positionH relativeFrom="column">
                        <wp:posOffset>875245</wp:posOffset>
                      </wp:positionH>
                      <wp:positionV relativeFrom="paragraph">
                        <wp:posOffset>294005</wp:posOffset>
                      </wp:positionV>
                      <wp:extent cx="0" cy="216000"/>
                      <wp:effectExtent l="76200" t="0" r="57150" b="50800"/>
                      <wp:wrapNone/>
                      <wp:docPr id="552" name="Conector recto de flecha 552"/>
                      <wp:cNvGraphicFramePr/>
                      <a:graphic xmlns:a="http://schemas.openxmlformats.org/drawingml/2006/main">
                        <a:graphicData uri="http://schemas.microsoft.com/office/word/2010/wordprocessingShape">
                          <wps:wsp>
                            <wps:cNvCnPr/>
                            <wps:spPr>
                              <a:xfrm>
                                <a:off x="0" y="0"/>
                                <a:ext cx="0" cy="216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6FA0ED5" id="Conector recto de flecha 552" o:spid="_x0000_s1026" type="#_x0000_t32" style="position:absolute;margin-left:68.9pt;margin-top:23.15pt;width:0;height:17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">
                      <v:stroke endarrow="block"/>
                    </v:shape>
                  </w:pict>
                </mc:Fallback>
              </mc:AlternateContent>
            </w:r>
            <w:r w:rsidRPr="00E64F03">
              <w:rPr>
                <w:noProof/>
                <w:lang w:eastAsia="es-CO"/>
              </w:rPr>
              <mc:AlternateContent>
                <mc:Choice Requires="wps">
                  <w:drawing>
                    <wp:anchor distT="45720" distB="45720" distL="114300" distR="114300" simplePos="0" relativeHeight="252359680" behindDoc="0" locked="0" layoutInCell="1" allowOverlap="1" wp14:anchorId="4262A81D" wp14:editId="5DD82B03">
                      <wp:simplePos x="0" y="0"/>
                      <wp:positionH relativeFrom="column">
                        <wp:posOffset>346450</wp:posOffset>
                      </wp:positionH>
                      <wp:positionV relativeFrom="paragraph">
                        <wp:posOffset>82060</wp:posOffset>
                      </wp:positionV>
                      <wp:extent cx="985520" cy="213360"/>
                      <wp:effectExtent l="0" t="0" r="24130" b="15240"/>
                      <wp:wrapSquare wrapText="bothSides"/>
                      <wp:docPr id="5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6E8D29C5" w14:textId="77777777" w:rsidR="00623673" w:rsidRPr="00DC0447" w:rsidRDefault="00623673" w:rsidP="00DC0447">
                                  <w:pPr>
                                    <w:jc w:val="center"/>
                                    <w:rPr>
                                      <w:sz w:val="18"/>
                                      <w:szCs w:val="18"/>
                                    </w:rPr>
                                  </w:pPr>
                                  <w:r w:rsidRPr="00DC0447">
                                    <w:rPr>
                                      <w:sz w:val="18"/>
                                      <w:szCs w:val="18"/>
                                    </w:rPr>
                                    <w:t>Lavar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2A81D" id="_x0000_s1090" type="#_x0000_t202" style="position:absolute;left:0;text-align:left;margin-left:27.3pt;margin-top:6.45pt;width:77.6pt;height:16.8pt;z-index:25235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" strokecolor="windowText" strokeweight=".25pt">
                      <v:textbox>
                        <w:txbxContent>
                          <w:p w14:paraId="6E8D29C5" w14:textId="77777777" w:rsidR="00623673" w:rsidRPr="00DC0447" w:rsidRDefault="00623673" w:rsidP="00DC0447">
                            <w:pPr>
                              <w:jc w:val="center"/>
                              <w:rPr>
                                <w:sz w:val="18"/>
                                <w:szCs w:val="18"/>
                              </w:rPr>
                            </w:pPr>
                            <w:r w:rsidRPr="00DC0447">
                              <w:rPr>
                                <w:sz w:val="18"/>
                                <w:szCs w:val="18"/>
                              </w:rPr>
                              <w:t>Lavar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2154C0" w14:textId="77777777" w:rsidR="001E1335" w:rsidRPr="00DC0447" w:rsidRDefault="001E1335" w:rsidP="001E1335">
            <w:pPr>
              <w:rPr>
                <w:sz w:val="18"/>
                <w:szCs w:val="18"/>
              </w:rPr>
            </w:pPr>
            <w:r w:rsidRPr="00DC0447">
              <w:rPr>
                <w:sz w:val="18"/>
                <w:szCs w:val="18"/>
              </w:rPr>
              <w:t>Lavar cuidadosamente la cámara al finalizar el conteo de cada alícuota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BD3FC3" w14:textId="2813498D"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43F8F9" w14:textId="77777777" w:rsidR="001E1335" w:rsidRPr="00DC0447" w:rsidRDefault="001E1335" w:rsidP="001E1335">
            <w:pPr>
              <w:rPr>
                <w:sz w:val="18"/>
                <w:szCs w:val="18"/>
              </w:rPr>
            </w:pPr>
            <w:r w:rsidRPr="00DC0447">
              <w:rPr>
                <w:sz w:val="18"/>
                <w:szCs w:val="18"/>
              </w:rPr>
              <w:t>No aplica</w:t>
            </w:r>
          </w:p>
        </w:tc>
      </w:tr>
      <w:tr w:rsidR="001E1335" w:rsidRPr="0057065A" w14:paraId="25C52C8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7E1BD4" w14:textId="77777777" w:rsidR="001E1335" w:rsidRPr="00DC0447" w:rsidRDefault="001E1335" w:rsidP="007D1B7C">
            <w:pPr>
              <w:jc w:val="center"/>
              <w:rPr>
                <w:sz w:val="18"/>
                <w:szCs w:val="18"/>
              </w:rPr>
            </w:pPr>
            <w:r w:rsidRPr="00DC0447">
              <w:rPr>
                <w:sz w:val="18"/>
                <w:szCs w:val="18"/>
              </w:rPr>
              <w:t>10</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DFE80BD" w14:textId="77777777" w:rsidR="001E1335" w:rsidRPr="006D4C29" w:rsidRDefault="001E1335" w:rsidP="001E1335">
            <w:pPr>
              <w:rPr>
                <w:noProof/>
              </w:rPr>
            </w:pPr>
            <w:r w:rsidRPr="00E64F03">
              <w:rPr>
                <w:noProof/>
                <w:lang w:eastAsia="es-CO"/>
              </w:rPr>
              <mc:AlternateContent>
                <mc:Choice Requires="wps">
                  <w:drawing>
                    <wp:anchor distT="45720" distB="45720" distL="114300" distR="114300" simplePos="0" relativeHeight="252360704" behindDoc="0" locked="0" layoutInCell="1" allowOverlap="1" wp14:anchorId="48F7010F" wp14:editId="46F076AA">
                      <wp:simplePos x="0" y="0"/>
                      <wp:positionH relativeFrom="column">
                        <wp:posOffset>344805</wp:posOffset>
                      </wp:positionH>
                      <wp:positionV relativeFrom="paragraph">
                        <wp:posOffset>72390</wp:posOffset>
                      </wp:positionV>
                      <wp:extent cx="985520" cy="213360"/>
                      <wp:effectExtent l="0" t="0" r="24130" b="15240"/>
                      <wp:wrapSquare wrapText="bothSides"/>
                      <wp:docPr id="5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60F9C167" w14:textId="77777777" w:rsidR="00623673" w:rsidRPr="00DC0447" w:rsidRDefault="00623673" w:rsidP="00DC0447">
                                  <w:pPr>
                                    <w:jc w:val="center"/>
                                    <w:rPr>
                                      <w:sz w:val="18"/>
                                      <w:szCs w:val="18"/>
                                    </w:rPr>
                                  </w:pPr>
                                  <w:r w:rsidRPr="00DC0447">
                                    <w:rPr>
                                      <w:sz w:val="18"/>
                                      <w:szCs w:val="18"/>
                                    </w:rPr>
                                    <w:t>Lavar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7010F" id="_x0000_s1091" type="#_x0000_t202" style="position:absolute;left:0;text-align:left;margin-left:27.15pt;margin-top:5.7pt;width:77.6pt;height:16.8pt;z-index:25236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" strokecolor="windowText" strokeweight=".25pt">
                      <v:textbox>
                        <w:txbxContent>
                          <w:p w14:paraId="60F9C167" w14:textId="77777777" w:rsidR="00623673" w:rsidRPr="00DC0447" w:rsidRDefault="00623673" w:rsidP="00DC0447">
                            <w:pPr>
                              <w:jc w:val="center"/>
                              <w:rPr>
                                <w:sz w:val="18"/>
                                <w:szCs w:val="18"/>
                              </w:rPr>
                            </w:pPr>
                            <w:r w:rsidRPr="00DC0447">
                              <w:rPr>
                                <w:sz w:val="18"/>
                                <w:szCs w:val="18"/>
                              </w:rPr>
                              <w:t>Lavar</w:t>
                            </w:r>
                          </w:p>
                        </w:txbxContent>
                      </v:textbox>
                      <w10:wrap type="square"/>
                    </v:shape>
                  </w:pict>
                </mc:Fallback>
              </mc:AlternateContent>
            </w:r>
            <w:r>
              <w:rPr>
                <w:noProof/>
                <w:lang w:eastAsia="es-CO"/>
              </w:rPr>
              <mc:AlternateContent>
                <mc:Choice Requires="wps">
                  <w:drawing>
                    <wp:anchor distT="0" distB="0" distL="114300" distR="114300" simplePos="0" relativeHeight="252361728" behindDoc="0" locked="0" layoutInCell="1" allowOverlap="1" wp14:anchorId="120525E9" wp14:editId="6A8C206D">
                      <wp:simplePos x="0" y="0"/>
                      <wp:positionH relativeFrom="column">
                        <wp:posOffset>868800</wp:posOffset>
                      </wp:positionH>
                      <wp:positionV relativeFrom="paragraph">
                        <wp:posOffset>293215</wp:posOffset>
                      </wp:positionV>
                      <wp:extent cx="0" cy="187200"/>
                      <wp:effectExtent l="76200" t="0" r="57150" b="60960"/>
                      <wp:wrapNone/>
                      <wp:docPr id="555" name="Conector recto de flecha 555"/>
                      <wp:cNvGraphicFramePr/>
                      <a:graphic xmlns:a="http://schemas.openxmlformats.org/drawingml/2006/main">
                        <a:graphicData uri="http://schemas.microsoft.com/office/word/2010/wordprocessingShape">
                          <wps:wsp>
                            <wps:cNvCnPr/>
                            <wps:spPr>
                              <a:xfrm>
                                <a:off x="0" y="0"/>
                                <a:ext cx="0" cy="1872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09DC727" id="Conector recto de flecha 555" o:spid="_x0000_s1026" type="#_x0000_t32" style="position:absolute;margin-left:68.4pt;margin-top:23.1pt;width:0;height:14.75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9D9BB6" w14:textId="77777777" w:rsidR="001E1335" w:rsidRPr="00DC0447" w:rsidRDefault="001E1335" w:rsidP="001E1335">
            <w:pPr>
              <w:rPr>
                <w:sz w:val="18"/>
                <w:szCs w:val="18"/>
              </w:rPr>
            </w:pPr>
            <w:r w:rsidRPr="00DC0447">
              <w:rPr>
                <w:sz w:val="18"/>
                <w:szCs w:val="18"/>
              </w:rPr>
              <w:t>Lavar en repetidas ocasiones la pipeta al cambiar de muestra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6B9923" w14:textId="2BA483A4"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DED603" w14:textId="77777777" w:rsidR="001E1335" w:rsidRPr="00DC0447" w:rsidRDefault="001E1335" w:rsidP="001E1335">
            <w:pPr>
              <w:rPr>
                <w:sz w:val="18"/>
                <w:szCs w:val="18"/>
              </w:rPr>
            </w:pPr>
            <w:r w:rsidRPr="00DC0447">
              <w:rPr>
                <w:sz w:val="18"/>
                <w:szCs w:val="18"/>
              </w:rPr>
              <w:t>No aplica</w:t>
            </w:r>
          </w:p>
        </w:tc>
      </w:tr>
      <w:tr w:rsidR="001C163B" w:rsidRPr="0057065A" w14:paraId="7BD0E24F"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48E433" w14:textId="77777777" w:rsidR="001C163B" w:rsidRDefault="001C163B" w:rsidP="007D1B7C">
            <w:pPr>
              <w:jc w:val="center"/>
            </w:pPr>
          </w:p>
        </w:tc>
        <w:tc>
          <w:tcPr>
            <w:tcW w:w="2830"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3F6726C2" w14:textId="77777777" w:rsidR="001C163B" w:rsidRPr="008D07AC" w:rsidRDefault="001C163B" w:rsidP="000D4A5B">
            <w:pPr>
              <w:rPr>
                <w:noProof/>
              </w:rPr>
            </w:pPr>
            <w:r w:rsidRPr="0057065A">
              <w:rPr>
                <w:noProof/>
                <w:lang w:eastAsia="es-CO"/>
              </w:rPr>
              <mc:AlternateContent>
                <mc:Choice Requires="wps">
                  <w:drawing>
                    <wp:anchor distT="0" distB="0" distL="114300" distR="114300" simplePos="0" relativeHeight="252217344" behindDoc="0" locked="0" layoutInCell="1" allowOverlap="1" wp14:anchorId="1CC4EC10" wp14:editId="49A0DBF5">
                      <wp:simplePos x="0" y="0"/>
                      <wp:positionH relativeFrom="column">
                        <wp:posOffset>533390</wp:posOffset>
                      </wp:positionH>
                      <wp:positionV relativeFrom="paragraph">
                        <wp:posOffset>40925</wp:posOffset>
                      </wp:positionV>
                      <wp:extent cx="681355" cy="232410"/>
                      <wp:effectExtent l="0" t="0" r="23495" b="15240"/>
                      <wp:wrapNone/>
                      <wp:docPr id="556"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solidFill>
                                <a:sysClr val="window" lastClr="FFFFFF"/>
                              </a:solidFill>
                              <a:ln w="3175" cap="flat" cmpd="sng" algn="ctr">
                                <a:solidFill>
                                  <a:sysClr val="windowText" lastClr="000000"/>
                                </a:solidFill>
                                <a:prstDash val="solid"/>
                              </a:ln>
                              <a:effectLst/>
                            </wps:spPr>
                            <wps:txbx>
                              <w:txbxContent>
                                <w:p w14:paraId="307D847B" w14:textId="77777777" w:rsidR="00623673" w:rsidRPr="00DC0447" w:rsidRDefault="00623673" w:rsidP="00DC0447">
                                  <w:pPr>
                                    <w:jc w:val="center"/>
                                    <w:rPr>
                                      <w:sz w:val="18"/>
                                      <w:szCs w:val="18"/>
                                    </w:rPr>
                                  </w:pPr>
                                  <w:r w:rsidRPr="00DC0447">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C4EC10" id="_x0000_s1092" style="position:absolute;left:0;text-align:left;margin-left:42pt;margin-top:3.2pt;width:53.65pt;height:18.3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" fillcolor="window" strokecolor="windowText" strokeweight=".25pt">
                      <v:textbox>
                        <w:txbxContent>
                          <w:p w14:paraId="307D847B" w14:textId="77777777" w:rsidR="00623673" w:rsidRPr="00DC0447" w:rsidRDefault="00623673" w:rsidP="00DC0447">
                            <w:pPr>
                              <w:jc w:val="center"/>
                              <w:rPr>
                                <w:sz w:val="18"/>
                                <w:szCs w:val="18"/>
                              </w:rPr>
                            </w:pPr>
                            <w:r w:rsidRPr="00DC0447">
                              <w:rPr>
                                <w:sz w:val="18"/>
                                <w:szCs w:val="18"/>
                              </w:rPr>
                              <w:t>Fin</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46BD16" w14:textId="77777777" w:rsidR="001C163B" w:rsidRPr="00DC0447" w:rsidRDefault="001C163B" w:rsidP="000D4A5B">
            <w:pPr>
              <w:rPr>
                <w:sz w:val="18"/>
                <w:szCs w:val="18"/>
              </w:rPr>
            </w:pPr>
            <w:r w:rsidRPr="00DC0447">
              <w:rPr>
                <w:sz w:val="18"/>
                <w:szCs w:val="18"/>
              </w:rPr>
              <w:t>FIN</w:t>
            </w:r>
          </w:p>
        </w:tc>
      </w:tr>
    </w:tbl>
    <w:p w14:paraId="52CC65DE" w14:textId="6251606A" w:rsidR="001C163B" w:rsidRDefault="001C163B" w:rsidP="000D4A5B">
      <w:pPr>
        <w:pStyle w:val="Ttulo4"/>
      </w:pPr>
      <w:r w:rsidRPr="001C163B">
        <w:t xml:space="preserve">Análisis por el método de </w:t>
      </w:r>
      <w:proofErr w:type="spellStart"/>
      <w:r w:rsidRPr="001C163B">
        <w:t>Utermöhl</w:t>
      </w:r>
      <w:proofErr w:type="spellEnd"/>
    </w:p>
    <w:p w14:paraId="77062621" w14:textId="7677C755" w:rsidR="001C163B" w:rsidRPr="00ED72D6" w:rsidRDefault="001C163B" w:rsidP="000D4A5B">
      <w:pPr>
        <w:pStyle w:val="Ttulo5"/>
      </w:pPr>
      <w:r w:rsidRPr="00ED72D6">
        <w:t>Concentración de las muestras</w:t>
      </w:r>
    </w:p>
    <w:p w14:paraId="0AA20B04" w14:textId="56E72296" w:rsidR="007D1B7C" w:rsidRPr="007D1B7C" w:rsidRDefault="007D1B7C" w:rsidP="007D1B7C">
      <w:pPr>
        <w:pStyle w:val="Prrafodelista"/>
        <w:ind w:left="0"/>
        <w:rPr>
          <w:sz w:val="18"/>
        </w:rPr>
      </w:pPr>
      <w:r w:rsidRPr="007D1B7C">
        <w:rPr>
          <w:sz w:val="18"/>
        </w:rPr>
        <w:lastRenderedPageBreak/>
        <w:t xml:space="preserve">Tabla </w:t>
      </w:r>
      <w:r w:rsidRPr="007D1B7C">
        <w:rPr>
          <w:sz w:val="18"/>
        </w:rPr>
        <w:fldChar w:fldCharType="begin"/>
      </w:r>
      <w:r w:rsidRPr="007D1B7C">
        <w:rPr>
          <w:sz w:val="18"/>
        </w:rPr>
        <w:instrText xml:space="preserve"> SEQ Tabla \* ARABIC </w:instrText>
      </w:r>
      <w:r w:rsidRPr="007D1B7C">
        <w:rPr>
          <w:sz w:val="18"/>
        </w:rPr>
        <w:fldChar w:fldCharType="separate"/>
      </w:r>
      <w:r w:rsidR="00107604">
        <w:rPr>
          <w:noProof/>
          <w:sz w:val="18"/>
        </w:rPr>
        <w:t>6</w:t>
      </w:r>
      <w:r w:rsidRPr="007D1B7C">
        <w:rPr>
          <w:sz w:val="18"/>
        </w:rPr>
        <w:fldChar w:fldCharType="end"/>
      </w:r>
      <w:r w:rsidRPr="007D1B7C">
        <w:rPr>
          <w:sz w:val="18"/>
        </w:rPr>
        <w:t xml:space="preserve"> </w:t>
      </w:r>
    </w:p>
    <w:p w14:paraId="77FD5048" w14:textId="5B62B939" w:rsidR="00D05F0F" w:rsidRPr="007D1B7C" w:rsidRDefault="007D1B7C" w:rsidP="007D1B7C">
      <w:pPr>
        <w:pStyle w:val="Prrafodelista"/>
        <w:ind w:left="0"/>
        <w:rPr>
          <w:sz w:val="18"/>
        </w:rPr>
      </w:pPr>
      <w:r w:rsidRPr="007767FD">
        <w:rPr>
          <w:sz w:val="18"/>
        </w:rPr>
        <w:t>Flujograma y descripción de actividades para</w:t>
      </w:r>
      <w:r>
        <w:rPr>
          <w:sz w:val="18"/>
        </w:rPr>
        <w:t xml:space="preserve"> </w:t>
      </w:r>
      <w:r w:rsidR="005A4A9A">
        <w:rPr>
          <w:sz w:val="18"/>
        </w:rPr>
        <w:t>la c</w:t>
      </w:r>
      <w:r w:rsidRPr="007D1B7C">
        <w:rPr>
          <w:sz w:val="18"/>
        </w:rPr>
        <w:t>oncentración de las muestras (</w:t>
      </w:r>
      <w:proofErr w:type="spellStart"/>
      <w:r w:rsidRPr="007D1B7C">
        <w:rPr>
          <w:sz w:val="18"/>
        </w:rPr>
        <w:t>Utermöhl</w:t>
      </w:r>
      <w:proofErr w:type="spellEnd"/>
      <w:r w:rsidRPr="007D1B7C">
        <w:rPr>
          <w:sz w:val="18"/>
        </w:rPr>
        <w:t>)</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5F6F1C" w14:paraId="17C2C1E6" w14:textId="77777777" w:rsidTr="007D1B7C">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3048B7C" w14:textId="77777777" w:rsidR="001C163B" w:rsidRPr="005F6F1C" w:rsidRDefault="001C163B" w:rsidP="005F6F1C">
            <w:pPr>
              <w:jc w:val="center"/>
              <w:rPr>
                <w:b/>
                <w:sz w:val="18"/>
                <w:szCs w:val="18"/>
              </w:rPr>
            </w:pPr>
            <w:r w:rsidRPr="005F6F1C">
              <w:rPr>
                <w:b/>
                <w:sz w:val="18"/>
                <w:szCs w:val="18"/>
              </w:rPr>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0680D22" w14:textId="77777777" w:rsidR="001C163B" w:rsidRPr="005F6F1C" w:rsidRDefault="001C163B" w:rsidP="005F6F1C">
            <w:pPr>
              <w:jc w:val="center"/>
              <w:rPr>
                <w:b/>
                <w:sz w:val="18"/>
                <w:szCs w:val="18"/>
              </w:rPr>
            </w:pPr>
            <w:r w:rsidRPr="005F6F1C">
              <w:rPr>
                <w:b/>
                <w:sz w:val="18"/>
                <w:szCs w:val="18"/>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2CC9936" w14:textId="77777777" w:rsidR="001C163B" w:rsidRPr="005F6F1C" w:rsidRDefault="001C163B" w:rsidP="005F6F1C">
            <w:pPr>
              <w:jc w:val="center"/>
              <w:rPr>
                <w:b/>
                <w:sz w:val="18"/>
                <w:szCs w:val="18"/>
              </w:rPr>
            </w:pPr>
            <w:r w:rsidRPr="005F6F1C">
              <w:rPr>
                <w:b/>
                <w:sz w:val="18"/>
                <w:szCs w:val="18"/>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E1E6782" w14:textId="77777777" w:rsidR="001C163B" w:rsidRPr="005F6F1C" w:rsidRDefault="001C163B" w:rsidP="005F6F1C">
            <w:pPr>
              <w:jc w:val="center"/>
              <w:rPr>
                <w:b/>
                <w:sz w:val="18"/>
                <w:szCs w:val="18"/>
              </w:rPr>
            </w:pPr>
            <w:r w:rsidRPr="005F6F1C">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F75DD96" w14:textId="77777777" w:rsidR="001C163B" w:rsidRPr="005F6F1C" w:rsidRDefault="001C163B" w:rsidP="005F6F1C">
            <w:pPr>
              <w:jc w:val="center"/>
              <w:rPr>
                <w:b/>
                <w:sz w:val="18"/>
                <w:szCs w:val="18"/>
              </w:rPr>
            </w:pPr>
            <w:r w:rsidRPr="005F6F1C">
              <w:rPr>
                <w:b/>
                <w:sz w:val="18"/>
                <w:szCs w:val="18"/>
              </w:rPr>
              <w:t>REGISTRO</w:t>
            </w:r>
          </w:p>
        </w:tc>
      </w:tr>
      <w:tr w:rsidR="001C163B" w:rsidRPr="001C163B" w14:paraId="468AD071" w14:textId="77777777" w:rsidTr="007D1B7C">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25955884" w14:textId="77777777" w:rsidR="001C163B" w:rsidRPr="001C163B" w:rsidRDefault="001C163B" w:rsidP="000D4A5B"/>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6D719020" w14:textId="77777777" w:rsidR="001C163B" w:rsidRPr="001C163B" w:rsidRDefault="001C163B" w:rsidP="000D4A5B">
            <w:r w:rsidRPr="001C163B">
              <w:rPr>
                <w:noProof/>
                <w:lang w:eastAsia="es-CO"/>
              </w:rPr>
              <mc:AlternateContent>
                <mc:Choice Requires="wps">
                  <w:drawing>
                    <wp:anchor distT="0" distB="0" distL="114300" distR="114300" simplePos="0" relativeHeight="252244992" behindDoc="0" locked="0" layoutInCell="1" allowOverlap="1" wp14:anchorId="60B79DB0" wp14:editId="7F296338">
                      <wp:simplePos x="0" y="0"/>
                      <wp:positionH relativeFrom="column">
                        <wp:posOffset>822770</wp:posOffset>
                      </wp:positionH>
                      <wp:positionV relativeFrom="paragraph">
                        <wp:posOffset>356235</wp:posOffset>
                      </wp:positionV>
                      <wp:extent cx="0" cy="344467"/>
                      <wp:effectExtent l="76200" t="0" r="76200" b="55880"/>
                      <wp:wrapNone/>
                      <wp:docPr id="557" name="Conector recto de flecha 557"/>
                      <wp:cNvGraphicFramePr/>
                      <a:graphic xmlns:a="http://schemas.openxmlformats.org/drawingml/2006/main">
                        <a:graphicData uri="http://schemas.microsoft.com/office/word/2010/wordprocessingShape">
                          <wps:wsp>
                            <wps:cNvCnPr/>
                            <wps:spPr>
                              <a:xfrm>
                                <a:off x="0" y="0"/>
                                <a:ext cx="0" cy="34446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B496976" id="Conector recto de flecha 557" o:spid="_x0000_s1026" type="#_x0000_t32" style="position:absolute;margin-left:64.8pt;margin-top:28.05pt;width:0;height:27.1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">
                      <v:stroke endarrow="block"/>
                    </v:shape>
                  </w:pict>
                </mc:Fallback>
              </mc:AlternateContent>
            </w:r>
            <w:r w:rsidRPr="001C163B">
              <w:rPr>
                <w:noProof/>
                <w:lang w:eastAsia="es-CO"/>
              </w:rPr>
              <mc:AlternateContent>
                <mc:Choice Requires="wps">
                  <w:drawing>
                    <wp:anchor distT="0" distB="0" distL="114300" distR="114300" simplePos="0" relativeHeight="252240896" behindDoc="0" locked="0" layoutInCell="1" allowOverlap="1" wp14:anchorId="71D045F7" wp14:editId="5E1900DA">
                      <wp:simplePos x="0" y="0"/>
                      <wp:positionH relativeFrom="column">
                        <wp:posOffset>395844</wp:posOffset>
                      </wp:positionH>
                      <wp:positionV relativeFrom="paragraph">
                        <wp:posOffset>83687</wp:posOffset>
                      </wp:positionV>
                      <wp:extent cx="827405" cy="273133"/>
                      <wp:effectExtent l="0" t="0" r="10795" b="12700"/>
                      <wp:wrapNone/>
                      <wp:docPr id="558" name="5 Rectángulo redondeado"/>
                      <wp:cNvGraphicFramePr/>
                      <a:graphic xmlns:a="http://schemas.openxmlformats.org/drawingml/2006/main">
                        <a:graphicData uri="http://schemas.microsoft.com/office/word/2010/wordprocessingShape">
                          <wps:wsp>
                            <wps:cNvSpPr/>
                            <wps:spPr>
                              <a:xfrm>
                                <a:off x="0" y="0"/>
                                <a:ext cx="827405" cy="273133"/>
                              </a:xfrm>
                              <a:prstGeom prst="roundRect">
                                <a:avLst/>
                              </a:prstGeom>
                              <a:solidFill>
                                <a:sysClr val="window" lastClr="FFFFFF"/>
                              </a:solidFill>
                              <a:ln w="3175" cap="flat" cmpd="sng" algn="ctr">
                                <a:solidFill>
                                  <a:sysClr val="windowText" lastClr="000000"/>
                                </a:solidFill>
                                <a:prstDash val="solid"/>
                              </a:ln>
                              <a:effectLst/>
                            </wps:spPr>
                            <wps:txbx>
                              <w:txbxContent>
                                <w:p w14:paraId="5F7BDCB3" w14:textId="77777777" w:rsidR="00623673" w:rsidRPr="005F6F1C" w:rsidRDefault="00623673" w:rsidP="005F6F1C">
                                  <w:pPr>
                                    <w:jc w:val="center"/>
                                    <w:rPr>
                                      <w:sz w:val="18"/>
                                      <w:szCs w:val="18"/>
                                    </w:rPr>
                                  </w:pPr>
                                  <w:r w:rsidRPr="005F6F1C">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045F7" id="_x0000_s1093" style="position:absolute;left:0;text-align:left;margin-left:31.15pt;margin-top:6.6pt;width:65.15pt;height:21.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" fillcolor="window" strokecolor="windowText" strokeweight=".25pt">
                      <v:textbox>
                        <w:txbxContent>
                          <w:p w14:paraId="5F7BDCB3" w14:textId="77777777" w:rsidR="00623673" w:rsidRPr="005F6F1C" w:rsidRDefault="00623673" w:rsidP="005F6F1C">
                            <w:pPr>
                              <w:jc w:val="center"/>
                              <w:rPr>
                                <w:sz w:val="18"/>
                                <w:szCs w:val="18"/>
                              </w:rPr>
                            </w:pPr>
                            <w:r w:rsidRPr="005F6F1C">
                              <w:rPr>
                                <w:sz w:val="18"/>
                                <w:szCs w:val="18"/>
                              </w:rPr>
                              <w:t>Inicio</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8B3031A" w14:textId="77777777" w:rsidR="001C163B" w:rsidRPr="005F6F1C" w:rsidRDefault="001C163B" w:rsidP="000D4A5B">
            <w:pPr>
              <w:rPr>
                <w:b/>
                <w:sz w:val="18"/>
                <w:szCs w:val="18"/>
              </w:rPr>
            </w:pPr>
            <w:r w:rsidRPr="005F6F1C">
              <w:rPr>
                <w:sz w:val="18"/>
                <w:szCs w:val="18"/>
              </w:rPr>
              <w:t>INICIO</w:t>
            </w:r>
          </w:p>
        </w:tc>
      </w:tr>
      <w:tr w:rsidR="001E1335" w:rsidRPr="001C163B" w14:paraId="78C638CB" w14:textId="77777777" w:rsidTr="007D1B7C">
        <w:trPr>
          <w:trHeight w:val="91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66B4A47" w14:textId="77777777" w:rsidR="001E1335" w:rsidRPr="005F6F1C" w:rsidRDefault="001E1335" w:rsidP="001E1335">
            <w:pPr>
              <w:jc w:val="center"/>
              <w:rPr>
                <w:sz w:val="18"/>
                <w:szCs w:val="18"/>
              </w:rPr>
            </w:pPr>
            <w:r w:rsidRPr="005F6F1C">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D0D6DB7" w14:textId="77777777" w:rsidR="001E1335" w:rsidRPr="005F6F1C" w:rsidRDefault="001E1335" w:rsidP="001E1335">
            <w:pPr>
              <w:rPr>
                <w:sz w:val="18"/>
                <w:szCs w:val="18"/>
              </w:rPr>
            </w:pPr>
            <w:r w:rsidRPr="005F6F1C">
              <w:rPr>
                <w:noProof/>
                <w:sz w:val="18"/>
                <w:szCs w:val="18"/>
                <w:lang w:eastAsia="es-CO"/>
              </w:rPr>
              <mc:AlternateContent>
                <mc:Choice Requires="wps">
                  <w:drawing>
                    <wp:anchor distT="0" distB="0" distL="114300" distR="114300" simplePos="0" relativeHeight="252338176" behindDoc="0" locked="0" layoutInCell="1" allowOverlap="1" wp14:anchorId="0042893C" wp14:editId="195CB8C4">
                      <wp:simplePos x="0" y="0"/>
                      <wp:positionH relativeFrom="column">
                        <wp:posOffset>825500</wp:posOffset>
                      </wp:positionH>
                      <wp:positionV relativeFrom="paragraph">
                        <wp:posOffset>593725</wp:posOffset>
                      </wp:positionV>
                      <wp:extent cx="0" cy="144000"/>
                      <wp:effectExtent l="76200" t="0" r="57150" b="66040"/>
                      <wp:wrapNone/>
                      <wp:docPr id="559" name="Conector recto de flecha 559"/>
                      <wp:cNvGraphicFramePr/>
                      <a:graphic xmlns:a="http://schemas.openxmlformats.org/drawingml/2006/main">
                        <a:graphicData uri="http://schemas.microsoft.com/office/word/2010/wordprocessingShape">
                          <wps:wsp>
                            <wps:cNvCnPr/>
                            <wps:spPr>
                              <a:xfrm>
                                <a:off x="0" y="0"/>
                                <a:ext cx="0" cy="144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0F367753" id="Conector recto de flecha 559" o:spid="_x0000_s1026" type="#_x0000_t32" style="position:absolute;margin-left:65pt;margin-top:46.75pt;width:0;height:11.35pt;z-index:25233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1008" behindDoc="0" locked="0" layoutInCell="1" allowOverlap="1" wp14:anchorId="3464CFD2" wp14:editId="76745669">
                      <wp:simplePos x="0" y="0"/>
                      <wp:positionH relativeFrom="column">
                        <wp:posOffset>288991</wp:posOffset>
                      </wp:positionH>
                      <wp:positionV relativeFrom="paragraph">
                        <wp:posOffset>330497</wp:posOffset>
                      </wp:positionV>
                      <wp:extent cx="1080135" cy="260985"/>
                      <wp:effectExtent l="0" t="0" r="24765" b="24765"/>
                      <wp:wrapThrough wrapText="bothSides">
                        <wp:wrapPolygon edited="0">
                          <wp:start x="0" y="0"/>
                          <wp:lineTo x="0" y="22073"/>
                          <wp:lineTo x="21714" y="22073"/>
                          <wp:lineTo x="21714" y="0"/>
                          <wp:lineTo x="0" y="0"/>
                        </wp:wrapPolygon>
                      </wp:wrapThrough>
                      <wp:docPr id="307" name="6 Rectángulo"/>
                      <wp:cNvGraphicFramePr/>
                      <a:graphic xmlns:a="http://schemas.openxmlformats.org/drawingml/2006/main">
                        <a:graphicData uri="http://schemas.microsoft.com/office/word/2010/wordprocessingShape">
                          <wps:wsp>
                            <wps:cNvSpPr/>
                            <wps:spPr>
                              <a:xfrm>
                                <a:off x="0" y="0"/>
                                <a:ext cx="1080135" cy="26098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B2CDE69" w14:textId="75E34679" w:rsidR="00623673" w:rsidRPr="005C433E" w:rsidRDefault="00623673" w:rsidP="005F6F1C">
                                  <w:pPr>
                                    <w:jc w:val="center"/>
                                  </w:pPr>
                                  <w:r w:rsidRPr="005F6F1C">
                                    <w:rPr>
                                      <w:sz w:val="18"/>
                                      <w:szCs w:val="18"/>
                                    </w:rPr>
                                    <w:t>Homogeneizar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64CFD2" id="_x0000_s1094" style="position:absolute;left:0;text-align:left;margin-left:22.75pt;margin-top:26pt;width:85.05pt;height:20.5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" fillcolor="window" strokecolor="windowText" strokeweight=".25pt">
                      <v:textbox>
                        <w:txbxContent>
                          <w:p w14:paraId="6B2CDE69" w14:textId="75E34679" w:rsidR="00623673" w:rsidRPr="005C433E" w:rsidRDefault="00623673" w:rsidP="005F6F1C">
                            <w:pPr>
                              <w:jc w:val="center"/>
                            </w:pPr>
                            <w:r w:rsidRPr="005F6F1C">
                              <w:rPr>
                                <w:sz w:val="18"/>
                                <w:szCs w:val="18"/>
                              </w:rPr>
                              <w:t>Homogeneizar</w:t>
                            </w:r>
                          </w:p>
                        </w:txbxContent>
                      </v:textbox>
                      <w10:wrap type="through"/>
                    </v:rect>
                  </w:pict>
                </mc:Fallback>
              </mc:AlternateContent>
            </w:r>
          </w:p>
          <w:p w14:paraId="37370336" w14:textId="77777777" w:rsidR="001E1335" w:rsidRPr="005F6F1C" w:rsidRDefault="001E1335" w:rsidP="001E1335">
            <w:pPr>
              <w:rPr>
                <w:sz w:val="18"/>
                <w:szCs w:val="18"/>
              </w:rPr>
            </w:pP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8300AA" w14:textId="77777777" w:rsidR="001E1335" w:rsidRPr="005F6F1C" w:rsidRDefault="001E1335" w:rsidP="001E1335">
            <w:pPr>
              <w:rPr>
                <w:sz w:val="18"/>
                <w:szCs w:val="18"/>
              </w:rPr>
            </w:pPr>
            <w:r w:rsidRPr="005F6F1C">
              <w:rPr>
                <w:sz w:val="18"/>
                <w:szCs w:val="18"/>
              </w:rPr>
              <w:t>Homogeneizar cada muestra de manera manual alternando movimientos verticales y circulares durante tres minutos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0BD4FA0" w14:textId="2BF8C3AC"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A48D1C" w14:textId="77777777" w:rsidR="001E1335" w:rsidRPr="005F6F1C" w:rsidRDefault="001E1335" w:rsidP="001E1335">
            <w:pPr>
              <w:rPr>
                <w:sz w:val="18"/>
                <w:szCs w:val="18"/>
              </w:rPr>
            </w:pPr>
            <w:r w:rsidRPr="005F6F1C">
              <w:rPr>
                <w:sz w:val="18"/>
                <w:szCs w:val="18"/>
              </w:rPr>
              <w:t>No aplica</w:t>
            </w:r>
          </w:p>
        </w:tc>
      </w:tr>
      <w:tr w:rsidR="001E1335" w:rsidRPr="001C163B" w14:paraId="763BB3BA"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77DCAD7" w14:textId="77777777" w:rsidR="001E1335" w:rsidRPr="005F6F1C" w:rsidRDefault="001E1335" w:rsidP="001E1335">
            <w:pPr>
              <w:jc w:val="center"/>
              <w:rPr>
                <w:sz w:val="18"/>
                <w:szCs w:val="18"/>
              </w:rPr>
            </w:pPr>
            <w:r w:rsidRPr="005F6F1C">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FDB8720" w14:textId="0CFBF2E2"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39200" behindDoc="0" locked="0" layoutInCell="1" allowOverlap="1" wp14:anchorId="0D1FD5EF" wp14:editId="494EBF12">
                      <wp:simplePos x="0" y="0"/>
                      <wp:positionH relativeFrom="column">
                        <wp:posOffset>825500</wp:posOffset>
                      </wp:positionH>
                      <wp:positionV relativeFrom="paragraph">
                        <wp:posOffset>361315</wp:posOffset>
                      </wp:positionV>
                      <wp:extent cx="0" cy="179705"/>
                      <wp:effectExtent l="76200" t="0" r="57150" b="48895"/>
                      <wp:wrapNone/>
                      <wp:docPr id="560" name="Conector recto de flecha 560"/>
                      <wp:cNvGraphicFramePr/>
                      <a:graphic xmlns:a="http://schemas.openxmlformats.org/drawingml/2006/main">
                        <a:graphicData uri="http://schemas.microsoft.com/office/word/2010/wordprocessingShape">
                          <wps:wsp>
                            <wps:cNvCnPr/>
                            <wps:spPr>
                              <a:xfrm>
                                <a:off x="0" y="0"/>
                                <a:ext cx="0" cy="17970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627A4905" id="Conector recto de flecha 560" o:spid="_x0000_s1026" type="#_x0000_t32" style="position:absolute;margin-left:65pt;margin-top:28.45pt;width:0;height:14.15pt;z-index:25233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2032" behindDoc="0" locked="0" layoutInCell="1" allowOverlap="1" wp14:anchorId="689B0C20" wp14:editId="38A17D27">
                      <wp:simplePos x="0" y="0"/>
                      <wp:positionH relativeFrom="column">
                        <wp:posOffset>330835</wp:posOffset>
                      </wp:positionH>
                      <wp:positionV relativeFrom="paragraph">
                        <wp:posOffset>128905</wp:posOffset>
                      </wp:positionV>
                      <wp:extent cx="1007745" cy="238125"/>
                      <wp:effectExtent l="0" t="0" r="20955" b="28575"/>
                      <wp:wrapThrough wrapText="bothSides">
                        <wp:wrapPolygon edited="0">
                          <wp:start x="0" y="0"/>
                          <wp:lineTo x="0" y="22464"/>
                          <wp:lineTo x="21641" y="22464"/>
                          <wp:lineTo x="21641" y="0"/>
                          <wp:lineTo x="0" y="0"/>
                        </wp:wrapPolygon>
                      </wp:wrapThrough>
                      <wp:docPr id="308"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F4830E1" w14:textId="77777777" w:rsidR="00623673" w:rsidRPr="005F6F1C" w:rsidRDefault="00623673" w:rsidP="005F6F1C">
                                  <w:pPr>
                                    <w:jc w:val="center"/>
                                    <w:rPr>
                                      <w:sz w:val="18"/>
                                      <w:szCs w:val="18"/>
                                    </w:rPr>
                                  </w:pPr>
                                  <w:r w:rsidRPr="005F6F1C">
                                    <w:rPr>
                                      <w:sz w:val="18"/>
                                      <w:szCs w:val="18"/>
                                    </w:rPr>
                                    <w:t>Ubicar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9B0C20" id="_x0000_s1095" style="position:absolute;left:0;text-align:left;margin-left:26.05pt;margin-top:10.15pt;width:79.35pt;height:18.7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" fillcolor="window" strokecolor="windowText" strokeweight=".25pt">
                      <v:textbox>
                        <w:txbxContent>
                          <w:p w14:paraId="1F4830E1" w14:textId="77777777" w:rsidR="00623673" w:rsidRPr="005F6F1C" w:rsidRDefault="00623673" w:rsidP="005F6F1C">
                            <w:pPr>
                              <w:jc w:val="center"/>
                              <w:rPr>
                                <w:sz w:val="18"/>
                                <w:szCs w:val="18"/>
                              </w:rPr>
                            </w:pPr>
                            <w:r w:rsidRPr="005F6F1C">
                              <w:rPr>
                                <w:sz w:val="18"/>
                                <w:szCs w:val="18"/>
                              </w:rPr>
                              <w:t>Ubicar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DBBB7C" w14:textId="77777777" w:rsidR="001E1335" w:rsidRPr="005F6F1C" w:rsidRDefault="001E1335" w:rsidP="001E1335">
            <w:pPr>
              <w:rPr>
                <w:sz w:val="18"/>
                <w:szCs w:val="18"/>
              </w:rPr>
            </w:pPr>
            <w:r w:rsidRPr="005F6F1C">
              <w:rPr>
                <w:sz w:val="18"/>
                <w:szCs w:val="18"/>
              </w:rPr>
              <w:t>Ubicar la cámara de sedimentación sobre una superficie plana.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B423E5" w14:textId="5E99C34A"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D1C33C" w14:textId="77777777" w:rsidR="001E1335" w:rsidRPr="005F6F1C" w:rsidRDefault="001E1335" w:rsidP="001E1335">
            <w:pPr>
              <w:rPr>
                <w:sz w:val="18"/>
                <w:szCs w:val="18"/>
              </w:rPr>
            </w:pPr>
            <w:r w:rsidRPr="005F6F1C">
              <w:rPr>
                <w:sz w:val="18"/>
                <w:szCs w:val="18"/>
              </w:rPr>
              <w:t>No aplica</w:t>
            </w:r>
          </w:p>
        </w:tc>
      </w:tr>
      <w:tr w:rsidR="001E1335" w:rsidRPr="001C163B" w14:paraId="0491F981"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6AEC17" w14:textId="77777777" w:rsidR="001E1335" w:rsidRPr="005F6F1C" w:rsidRDefault="001E1335" w:rsidP="001E1335">
            <w:pPr>
              <w:jc w:val="center"/>
              <w:rPr>
                <w:sz w:val="18"/>
                <w:szCs w:val="18"/>
              </w:rPr>
            </w:pPr>
            <w:r w:rsidRPr="005F6F1C">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FF02291"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40224" behindDoc="0" locked="0" layoutInCell="1" allowOverlap="1" wp14:anchorId="1FD41EEB" wp14:editId="27B2DB0A">
                      <wp:simplePos x="0" y="0"/>
                      <wp:positionH relativeFrom="column">
                        <wp:posOffset>832800</wp:posOffset>
                      </wp:positionH>
                      <wp:positionV relativeFrom="paragraph">
                        <wp:posOffset>279385</wp:posOffset>
                      </wp:positionV>
                      <wp:extent cx="0" cy="287475"/>
                      <wp:effectExtent l="76200" t="0" r="57150" b="55880"/>
                      <wp:wrapNone/>
                      <wp:docPr id="561" name="Conector recto de flecha 561"/>
                      <wp:cNvGraphicFramePr/>
                      <a:graphic xmlns:a="http://schemas.openxmlformats.org/drawingml/2006/main">
                        <a:graphicData uri="http://schemas.microsoft.com/office/word/2010/wordprocessingShape">
                          <wps:wsp>
                            <wps:cNvCnPr/>
                            <wps:spPr>
                              <a:xfrm>
                                <a:off x="0" y="0"/>
                                <a:ext cx="0" cy="2874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F815942" id="Conector recto de flecha 561" o:spid="_x0000_s1026" type="#_x0000_t32" style="position:absolute;margin-left:65.55pt;margin-top:22pt;width:0;height:22.6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3056" behindDoc="0" locked="0" layoutInCell="1" allowOverlap="1" wp14:anchorId="1389D4EB" wp14:editId="29B9FD62">
                      <wp:simplePos x="0" y="0"/>
                      <wp:positionH relativeFrom="column">
                        <wp:posOffset>331470</wp:posOffset>
                      </wp:positionH>
                      <wp:positionV relativeFrom="paragraph">
                        <wp:posOffset>41390</wp:posOffset>
                      </wp:positionV>
                      <wp:extent cx="1007745" cy="238125"/>
                      <wp:effectExtent l="0" t="0" r="20955" b="28575"/>
                      <wp:wrapThrough wrapText="bothSides">
                        <wp:wrapPolygon edited="0">
                          <wp:start x="0" y="0"/>
                          <wp:lineTo x="0" y="22464"/>
                          <wp:lineTo x="21641" y="22464"/>
                          <wp:lineTo x="21641" y="0"/>
                          <wp:lineTo x="0" y="0"/>
                        </wp:wrapPolygon>
                      </wp:wrapThrough>
                      <wp:docPr id="31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0BE8A806" w14:textId="77777777" w:rsidR="00623673" w:rsidRPr="005F6F1C" w:rsidRDefault="00623673" w:rsidP="005F6F1C">
                                  <w:pPr>
                                    <w:jc w:val="center"/>
                                    <w:rPr>
                                      <w:sz w:val="18"/>
                                      <w:szCs w:val="18"/>
                                    </w:rPr>
                                  </w:pPr>
                                  <w:r w:rsidRPr="005F6F1C">
                                    <w:rPr>
                                      <w:sz w:val="18"/>
                                      <w:szCs w:val="18"/>
                                    </w:rPr>
                                    <w:t>Servir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89D4EB" id="_x0000_s1096" style="position:absolute;left:0;text-align:left;margin-left:26.1pt;margin-top:3.25pt;width:79.35pt;height:18.7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" fillcolor="window" strokecolor="windowText" strokeweight=".25pt">
                      <v:textbox>
                        <w:txbxContent>
                          <w:p w14:paraId="0BE8A806" w14:textId="77777777" w:rsidR="00623673" w:rsidRPr="005F6F1C" w:rsidRDefault="00623673" w:rsidP="005F6F1C">
                            <w:pPr>
                              <w:jc w:val="center"/>
                              <w:rPr>
                                <w:sz w:val="18"/>
                                <w:szCs w:val="18"/>
                              </w:rPr>
                            </w:pPr>
                            <w:r w:rsidRPr="005F6F1C">
                              <w:rPr>
                                <w:sz w:val="18"/>
                                <w:szCs w:val="18"/>
                              </w:rPr>
                              <w:t>Servir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A6B0A64" w14:textId="77777777" w:rsidR="001E1335" w:rsidRPr="005F6F1C" w:rsidRDefault="001E1335" w:rsidP="001E1335">
            <w:pPr>
              <w:rPr>
                <w:sz w:val="18"/>
                <w:szCs w:val="18"/>
              </w:rPr>
            </w:pPr>
            <w:r w:rsidRPr="005F6F1C">
              <w:rPr>
                <w:sz w:val="18"/>
                <w:szCs w:val="18"/>
              </w:rPr>
              <w:t>Servir la cantidad de muestra adecuada para el cilindro empleado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77A5F97" w14:textId="4B3CC98C"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B205B6" w14:textId="77777777" w:rsidR="001E1335" w:rsidRPr="005F6F1C" w:rsidRDefault="001E1335" w:rsidP="001E1335">
            <w:pPr>
              <w:rPr>
                <w:sz w:val="18"/>
                <w:szCs w:val="18"/>
              </w:rPr>
            </w:pPr>
            <w:r w:rsidRPr="005F6F1C">
              <w:rPr>
                <w:sz w:val="18"/>
                <w:szCs w:val="18"/>
              </w:rPr>
              <w:t>No aplica</w:t>
            </w:r>
          </w:p>
        </w:tc>
      </w:tr>
      <w:tr w:rsidR="001E1335" w:rsidRPr="001C163B" w14:paraId="34CD346E" w14:textId="77777777" w:rsidTr="007D1B7C">
        <w:trPr>
          <w:trHeight w:val="84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F1D6A01" w14:textId="77777777" w:rsidR="001E1335" w:rsidRPr="005F6F1C" w:rsidRDefault="001E1335" w:rsidP="001E1335">
            <w:pPr>
              <w:jc w:val="center"/>
              <w:rPr>
                <w:sz w:val="18"/>
                <w:szCs w:val="18"/>
              </w:rPr>
            </w:pPr>
            <w:r w:rsidRPr="005F6F1C">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678A5A4"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41248" behindDoc="0" locked="0" layoutInCell="1" allowOverlap="1" wp14:anchorId="5F3A736A" wp14:editId="606A890A">
                      <wp:simplePos x="0" y="0"/>
                      <wp:positionH relativeFrom="column">
                        <wp:posOffset>832800</wp:posOffset>
                      </wp:positionH>
                      <wp:positionV relativeFrom="paragraph">
                        <wp:posOffset>280055</wp:posOffset>
                      </wp:positionV>
                      <wp:extent cx="0" cy="280275"/>
                      <wp:effectExtent l="76200" t="0" r="57150" b="62865"/>
                      <wp:wrapNone/>
                      <wp:docPr id="562" name="Conector recto de flecha 562"/>
                      <wp:cNvGraphicFramePr/>
                      <a:graphic xmlns:a="http://schemas.openxmlformats.org/drawingml/2006/main">
                        <a:graphicData uri="http://schemas.microsoft.com/office/word/2010/wordprocessingShape">
                          <wps:wsp>
                            <wps:cNvCnPr/>
                            <wps:spPr>
                              <a:xfrm>
                                <a:off x="0" y="0"/>
                                <a:ext cx="0" cy="2802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FC2AA31" id="Conector recto de flecha 562" o:spid="_x0000_s1026" type="#_x0000_t32" style="position:absolute;margin-left:65.55pt;margin-top:22.05pt;width:0;height:22.0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4080" behindDoc="0" locked="0" layoutInCell="1" allowOverlap="1" wp14:anchorId="7218352C" wp14:editId="25BCD272">
                      <wp:simplePos x="0" y="0"/>
                      <wp:positionH relativeFrom="column">
                        <wp:posOffset>334440</wp:posOffset>
                      </wp:positionH>
                      <wp:positionV relativeFrom="paragraph">
                        <wp:posOffset>42525</wp:posOffset>
                      </wp:positionV>
                      <wp:extent cx="1007745" cy="238125"/>
                      <wp:effectExtent l="0" t="0" r="20955" b="28575"/>
                      <wp:wrapThrough wrapText="bothSides">
                        <wp:wrapPolygon edited="0">
                          <wp:start x="0" y="0"/>
                          <wp:lineTo x="0" y="22464"/>
                          <wp:lineTo x="21641" y="22464"/>
                          <wp:lineTo x="21641" y="0"/>
                          <wp:lineTo x="0" y="0"/>
                        </wp:wrapPolygon>
                      </wp:wrapThrough>
                      <wp:docPr id="339"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A974F28" w14:textId="77777777" w:rsidR="00623673" w:rsidRPr="005F6F1C" w:rsidRDefault="00623673" w:rsidP="005F6F1C">
                                  <w:pPr>
                                    <w:jc w:val="center"/>
                                    <w:rPr>
                                      <w:sz w:val="18"/>
                                      <w:szCs w:val="18"/>
                                    </w:rPr>
                                  </w:pPr>
                                  <w:r w:rsidRPr="005F6F1C">
                                    <w:rPr>
                                      <w:sz w:val="18"/>
                                      <w:szCs w:val="18"/>
                                    </w:rPr>
                                    <w:t>Cubrir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18352C" id="_x0000_s1097" style="position:absolute;left:0;text-align:left;margin-left:26.35pt;margin-top:3.35pt;width:79.35pt;height:18.7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" fillcolor="window" strokecolor="windowText" strokeweight=".25pt">
                      <v:textbox>
                        <w:txbxContent>
                          <w:p w14:paraId="6A974F28" w14:textId="77777777" w:rsidR="00623673" w:rsidRPr="005F6F1C" w:rsidRDefault="00623673" w:rsidP="005F6F1C">
                            <w:pPr>
                              <w:jc w:val="center"/>
                              <w:rPr>
                                <w:sz w:val="18"/>
                                <w:szCs w:val="18"/>
                              </w:rPr>
                            </w:pPr>
                            <w:r w:rsidRPr="005F6F1C">
                              <w:rPr>
                                <w:sz w:val="18"/>
                                <w:szCs w:val="18"/>
                              </w:rPr>
                              <w:t>Cubrir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D777964" w14:textId="77777777" w:rsidR="001E1335" w:rsidRPr="005F6F1C" w:rsidRDefault="001E1335" w:rsidP="001E1335">
            <w:pPr>
              <w:rPr>
                <w:sz w:val="18"/>
                <w:szCs w:val="18"/>
              </w:rPr>
            </w:pPr>
            <w:r w:rsidRPr="005F6F1C">
              <w:rPr>
                <w:sz w:val="18"/>
                <w:szCs w:val="18"/>
              </w:rPr>
              <w:t>Cubrir la cámara con la placa cubreobjetos gruesa, evitando que se formen burbujas.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78D1FD" w14:textId="661C98CB"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1C96AE" w14:textId="77777777" w:rsidR="001E1335" w:rsidRPr="005F6F1C" w:rsidRDefault="001E1335" w:rsidP="001E1335">
            <w:pPr>
              <w:rPr>
                <w:sz w:val="18"/>
                <w:szCs w:val="18"/>
              </w:rPr>
            </w:pPr>
            <w:r w:rsidRPr="005F6F1C">
              <w:rPr>
                <w:sz w:val="18"/>
                <w:szCs w:val="18"/>
              </w:rPr>
              <w:t>No aplica</w:t>
            </w:r>
          </w:p>
        </w:tc>
      </w:tr>
      <w:tr w:rsidR="001E1335" w:rsidRPr="001C163B" w14:paraId="3686DBEB"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6121AC" w14:textId="77777777" w:rsidR="001E1335" w:rsidRPr="005F6F1C" w:rsidRDefault="001E1335" w:rsidP="001E1335">
            <w:pPr>
              <w:jc w:val="center"/>
              <w:rPr>
                <w:sz w:val="18"/>
                <w:szCs w:val="18"/>
              </w:rPr>
            </w:pPr>
            <w:r w:rsidRPr="005F6F1C">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C55A8CA"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42272" behindDoc="0" locked="0" layoutInCell="1" allowOverlap="1" wp14:anchorId="57E223D3" wp14:editId="19852946">
                      <wp:simplePos x="0" y="0"/>
                      <wp:positionH relativeFrom="column">
                        <wp:posOffset>832800</wp:posOffset>
                      </wp:positionH>
                      <wp:positionV relativeFrom="paragraph">
                        <wp:posOffset>270675</wp:posOffset>
                      </wp:positionV>
                      <wp:extent cx="0" cy="237600"/>
                      <wp:effectExtent l="76200" t="0" r="57150" b="48260"/>
                      <wp:wrapNone/>
                      <wp:docPr id="563" name="Conector recto de flecha 563"/>
                      <wp:cNvGraphicFramePr/>
                      <a:graphic xmlns:a="http://schemas.openxmlformats.org/drawingml/2006/main">
                        <a:graphicData uri="http://schemas.microsoft.com/office/word/2010/wordprocessingShape">
                          <wps:wsp>
                            <wps:cNvCnPr/>
                            <wps:spPr>
                              <a:xfrm>
                                <a:off x="0" y="0"/>
                                <a:ext cx="0" cy="237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8FB1B09" id="Conector recto de flecha 563" o:spid="_x0000_s1026" type="#_x0000_t32" style="position:absolute;margin-left:65.55pt;margin-top:21.3pt;width:0;height:18.7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5104" behindDoc="0" locked="0" layoutInCell="1" allowOverlap="1" wp14:anchorId="248D312E" wp14:editId="57A487E1">
                      <wp:simplePos x="0" y="0"/>
                      <wp:positionH relativeFrom="column">
                        <wp:posOffset>352830</wp:posOffset>
                      </wp:positionH>
                      <wp:positionV relativeFrom="paragraph">
                        <wp:posOffset>21600</wp:posOffset>
                      </wp:positionV>
                      <wp:extent cx="1007745" cy="238125"/>
                      <wp:effectExtent l="0" t="0" r="20955" b="28575"/>
                      <wp:wrapThrough wrapText="bothSides">
                        <wp:wrapPolygon edited="0">
                          <wp:start x="0" y="0"/>
                          <wp:lineTo x="0" y="22464"/>
                          <wp:lineTo x="21641" y="22464"/>
                          <wp:lineTo x="21641" y="0"/>
                          <wp:lineTo x="0" y="0"/>
                        </wp:wrapPolygon>
                      </wp:wrapThrough>
                      <wp:docPr id="349"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76AE76C" w14:textId="77777777" w:rsidR="00623673" w:rsidRPr="005F6F1C" w:rsidRDefault="00623673" w:rsidP="005F6F1C">
                                  <w:pPr>
                                    <w:jc w:val="center"/>
                                    <w:rPr>
                                      <w:sz w:val="18"/>
                                      <w:szCs w:val="18"/>
                                    </w:rPr>
                                  </w:pPr>
                                  <w:r w:rsidRPr="005F6F1C">
                                    <w:rPr>
                                      <w:sz w:val="18"/>
                                      <w:szCs w:val="18"/>
                                    </w:rPr>
                                    <w:t>Cubrir</w:t>
                                  </w:r>
                                </w:p>
                                <w:p w14:paraId="7B3CE589" w14:textId="77777777" w:rsidR="00623673" w:rsidRDefault="00623673" w:rsidP="000D4A5B"/>
                                <w:p w14:paraId="6A3EA7A9" w14:textId="77777777" w:rsidR="00623673" w:rsidRDefault="00623673" w:rsidP="000D4A5B"/>
                                <w:p w14:paraId="00B2F802" w14:textId="77777777" w:rsidR="00623673" w:rsidRDefault="00623673" w:rsidP="000D4A5B"/>
                                <w:p w14:paraId="6CE110A2" w14:textId="77777777" w:rsidR="00623673" w:rsidRPr="005C433E"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8D312E" id="_x0000_s1098" style="position:absolute;left:0;text-align:left;margin-left:27.8pt;margin-top:1.7pt;width:79.35pt;height:18.7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" fillcolor="window" strokecolor="windowText" strokeweight=".25pt">
                      <v:textbox>
                        <w:txbxContent>
                          <w:p w14:paraId="176AE76C" w14:textId="77777777" w:rsidR="00623673" w:rsidRPr="005F6F1C" w:rsidRDefault="00623673" w:rsidP="005F6F1C">
                            <w:pPr>
                              <w:jc w:val="center"/>
                              <w:rPr>
                                <w:sz w:val="18"/>
                                <w:szCs w:val="18"/>
                              </w:rPr>
                            </w:pPr>
                            <w:r w:rsidRPr="005F6F1C">
                              <w:rPr>
                                <w:sz w:val="18"/>
                                <w:szCs w:val="18"/>
                              </w:rPr>
                              <w:t>Cubrir</w:t>
                            </w:r>
                          </w:p>
                          <w:p w14:paraId="7B3CE589" w14:textId="77777777" w:rsidR="00623673" w:rsidRDefault="00623673" w:rsidP="000D4A5B"/>
                          <w:p w14:paraId="6A3EA7A9" w14:textId="77777777" w:rsidR="00623673" w:rsidRDefault="00623673" w:rsidP="000D4A5B"/>
                          <w:p w14:paraId="00B2F802" w14:textId="77777777" w:rsidR="00623673" w:rsidRDefault="00623673" w:rsidP="000D4A5B"/>
                          <w:p w14:paraId="6CE110A2" w14:textId="77777777" w:rsidR="00623673" w:rsidRPr="005C433E" w:rsidRDefault="00623673" w:rsidP="000D4A5B"/>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391709" w14:textId="77777777" w:rsidR="001E1335" w:rsidRPr="005F6F1C" w:rsidRDefault="001E1335" w:rsidP="001E1335">
            <w:pPr>
              <w:rPr>
                <w:sz w:val="18"/>
                <w:szCs w:val="18"/>
              </w:rPr>
            </w:pPr>
            <w:r w:rsidRPr="005F6F1C">
              <w:rPr>
                <w:sz w:val="18"/>
                <w:szCs w:val="18"/>
              </w:rPr>
              <w:t>Cubrir el montaje de las cámaras de sedimentación con una caja plástica.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235A351" w14:textId="18236564"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EC7153E" w14:textId="77777777" w:rsidR="001E1335" w:rsidRPr="005F6F1C" w:rsidRDefault="001E1335" w:rsidP="001E1335">
            <w:pPr>
              <w:rPr>
                <w:sz w:val="18"/>
                <w:szCs w:val="18"/>
              </w:rPr>
            </w:pPr>
            <w:r w:rsidRPr="005F6F1C">
              <w:rPr>
                <w:sz w:val="18"/>
                <w:szCs w:val="18"/>
              </w:rPr>
              <w:t>No aplica</w:t>
            </w:r>
          </w:p>
        </w:tc>
      </w:tr>
      <w:tr w:rsidR="001E1335" w:rsidRPr="001C163B" w14:paraId="4C1611A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AF8B87" w14:textId="77777777" w:rsidR="001E1335" w:rsidRPr="005F6F1C" w:rsidRDefault="001E1335" w:rsidP="001E1335">
            <w:pPr>
              <w:jc w:val="center"/>
              <w:rPr>
                <w:sz w:val="18"/>
                <w:szCs w:val="18"/>
              </w:rPr>
            </w:pPr>
            <w:r w:rsidRPr="005F6F1C">
              <w:rPr>
                <w:sz w:val="18"/>
                <w:szCs w:val="18"/>
              </w:rPr>
              <w:t>6</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F88ACFB"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45720" distB="45720" distL="114300" distR="114300" simplePos="0" relativeHeight="252336128" behindDoc="0" locked="0" layoutInCell="1" allowOverlap="1" wp14:anchorId="5DFD983B" wp14:editId="64C5F2F0">
                      <wp:simplePos x="0" y="0"/>
                      <wp:positionH relativeFrom="column">
                        <wp:posOffset>381390</wp:posOffset>
                      </wp:positionH>
                      <wp:positionV relativeFrom="paragraph">
                        <wp:posOffset>72390</wp:posOffset>
                      </wp:positionV>
                      <wp:extent cx="985520" cy="213360"/>
                      <wp:effectExtent l="0" t="0" r="24130" b="15240"/>
                      <wp:wrapSquare wrapText="bothSides"/>
                      <wp:docPr id="3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1273365D" w14:textId="77777777" w:rsidR="00623673" w:rsidRPr="005F6F1C" w:rsidRDefault="00623673" w:rsidP="005F6F1C">
                                  <w:pPr>
                                    <w:jc w:val="center"/>
                                    <w:rPr>
                                      <w:sz w:val="18"/>
                                      <w:szCs w:val="18"/>
                                    </w:rPr>
                                  </w:pPr>
                                  <w:r w:rsidRPr="005F6F1C">
                                    <w:rPr>
                                      <w:sz w:val="18"/>
                                      <w:szCs w:val="18"/>
                                    </w:rPr>
                                    <w:t>Mantener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D983B" id="_x0000_s1099" type="#_x0000_t202" style="position:absolute;left:0;text-align:left;margin-left:30.05pt;margin-top:5.7pt;width:77.6pt;height:16.8pt;z-index:25233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" strokecolor="windowText" strokeweight=".25pt">
                      <v:textbox>
                        <w:txbxContent>
                          <w:p w14:paraId="1273365D" w14:textId="77777777" w:rsidR="00623673" w:rsidRPr="005F6F1C" w:rsidRDefault="00623673" w:rsidP="005F6F1C">
                            <w:pPr>
                              <w:jc w:val="center"/>
                              <w:rPr>
                                <w:sz w:val="18"/>
                                <w:szCs w:val="18"/>
                              </w:rPr>
                            </w:pPr>
                            <w:r w:rsidRPr="005F6F1C">
                              <w:rPr>
                                <w:sz w:val="18"/>
                                <w:szCs w:val="18"/>
                              </w:rPr>
                              <w:t>Mantener</w:t>
                            </w:r>
                          </w:p>
                        </w:txbxContent>
                      </v:textbox>
                      <w10:wrap type="square"/>
                    </v:shape>
                  </w:pict>
                </mc:Fallback>
              </mc:AlternateContent>
            </w:r>
          </w:p>
          <w:p w14:paraId="19610B9A"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43296" behindDoc="0" locked="0" layoutInCell="1" allowOverlap="1" wp14:anchorId="1905C36C" wp14:editId="0D26BEBC">
                      <wp:simplePos x="0" y="0"/>
                      <wp:positionH relativeFrom="column">
                        <wp:posOffset>847200</wp:posOffset>
                      </wp:positionH>
                      <wp:positionV relativeFrom="paragraph">
                        <wp:posOffset>112670</wp:posOffset>
                      </wp:positionV>
                      <wp:extent cx="0" cy="283440"/>
                      <wp:effectExtent l="76200" t="0" r="57150" b="59690"/>
                      <wp:wrapNone/>
                      <wp:docPr id="564" name="Conector recto de flecha 564"/>
                      <wp:cNvGraphicFramePr/>
                      <a:graphic xmlns:a="http://schemas.openxmlformats.org/drawingml/2006/main">
                        <a:graphicData uri="http://schemas.microsoft.com/office/word/2010/wordprocessingShape">
                          <wps:wsp>
                            <wps:cNvCnPr/>
                            <wps:spPr>
                              <a:xfrm>
                                <a:off x="0" y="0"/>
                                <a:ext cx="0" cy="2834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965408C" id="Conector recto de flecha 564" o:spid="_x0000_s1026" type="#_x0000_t32" style="position:absolute;margin-left:66.7pt;margin-top:8.85pt;width:0;height:22.3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06D46F" w14:textId="77777777" w:rsidR="001E1335" w:rsidRPr="005F6F1C" w:rsidRDefault="001E1335" w:rsidP="001E1335">
            <w:pPr>
              <w:rPr>
                <w:sz w:val="18"/>
                <w:szCs w:val="18"/>
              </w:rPr>
            </w:pPr>
            <w:r w:rsidRPr="005F6F1C">
              <w:rPr>
                <w:sz w:val="18"/>
                <w:szCs w:val="18"/>
              </w:rPr>
              <w:t>Mantener el montaje bajo condiciones oscuras y en completa quietud durante el tiempo indicado.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01076BA" w14:textId="7FE31844"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A76D39" w14:textId="77777777" w:rsidR="001E1335" w:rsidRPr="005F6F1C" w:rsidRDefault="001E1335" w:rsidP="001E1335">
            <w:pPr>
              <w:rPr>
                <w:sz w:val="18"/>
                <w:szCs w:val="18"/>
              </w:rPr>
            </w:pPr>
            <w:r w:rsidRPr="005F6F1C">
              <w:rPr>
                <w:sz w:val="18"/>
                <w:szCs w:val="18"/>
              </w:rPr>
              <w:t>No aplica</w:t>
            </w:r>
          </w:p>
        </w:tc>
      </w:tr>
      <w:tr w:rsidR="001E1335" w:rsidRPr="001C163B" w14:paraId="15AB9F2D"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AF12E0" w14:textId="03BF0094" w:rsidR="001E1335" w:rsidRPr="005F6F1C" w:rsidRDefault="001E1335" w:rsidP="001E1335">
            <w:pPr>
              <w:jc w:val="center"/>
              <w:rPr>
                <w:sz w:val="18"/>
                <w:szCs w:val="18"/>
              </w:rPr>
            </w:pPr>
            <w:r>
              <w:rPr>
                <w:sz w:val="18"/>
                <w:szCs w:val="18"/>
              </w:rPr>
              <w:t>7</w:t>
            </w:r>
          </w:p>
          <w:p w14:paraId="2873D67F" w14:textId="77777777" w:rsidR="001E1335" w:rsidRPr="005F6F1C" w:rsidRDefault="001E1335" w:rsidP="001E1335">
            <w:pPr>
              <w:jc w:val="center"/>
              <w:rPr>
                <w:sz w:val="18"/>
                <w:szCs w:val="18"/>
              </w:rP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EF885AC" w14:textId="77777777" w:rsidR="001E1335" w:rsidRPr="005F6F1C" w:rsidRDefault="001E1335" w:rsidP="001E1335">
            <w:pPr>
              <w:rPr>
                <w:noProof/>
                <w:sz w:val="18"/>
                <w:szCs w:val="18"/>
              </w:rPr>
            </w:pPr>
            <w:r w:rsidRPr="005F6F1C">
              <w:rPr>
                <w:noProof/>
                <w:sz w:val="18"/>
                <w:szCs w:val="18"/>
                <w:lang w:eastAsia="es-CO"/>
              </w:rPr>
              <mc:AlternateContent>
                <mc:Choice Requires="wps">
                  <w:drawing>
                    <wp:anchor distT="0" distB="0" distL="114300" distR="114300" simplePos="0" relativeHeight="252344320" behindDoc="0" locked="0" layoutInCell="1" allowOverlap="1" wp14:anchorId="226FE420" wp14:editId="398F7173">
                      <wp:simplePos x="0" y="0"/>
                      <wp:positionH relativeFrom="column">
                        <wp:posOffset>854400</wp:posOffset>
                      </wp:positionH>
                      <wp:positionV relativeFrom="paragraph">
                        <wp:posOffset>284565</wp:posOffset>
                      </wp:positionV>
                      <wp:extent cx="0" cy="294675"/>
                      <wp:effectExtent l="76200" t="0" r="57150" b="48260"/>
                      <wp:wrapNone/>
                      <wp:docPr id="565" name="Conector recto de flecha 565"/>
                      <wp:cNvGraphicFramePr/>
                      <a:graphic xmlns:a="http://schemas.openxmlformats.org/drawingml/2006/main">
                        <a:graphicData uri="http://schemas.microsoft.com/office/word/2010/wordprocessingShape">
                          <wps:wsp>
                            <wps:cNvCnPr/>
                            <wps:spPr>
                              <a:xfrm>
                                <a:off x="0" y="0"/>
                                <a:ext cx="0" cy="2946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C38FEB9" id="Conector recto de flecha 565" o:spid="_x0000_s1026" type="#_x0000_t32" style="position:absolute;margin-left:67.3pt;margin-top:22.4pt;width:0;height:23.2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7152" behindDoc="0" locked="0" layoutInCell="1" allowOverlap="1" wp14:anchorId="4F0009BD" wp14:editId="4F828401">
                      <wp:simplePos x="0" y="0"/>
                      <wp:positionH relativeFrom="column">
                        <wp:posOffset>370625</wp:posOffset>
                      </wp:positionH>
                      <wp:positionV relativeFrom="paragraph">
                        <wp:posOffset>46355</wp:posOffset>
                      </wp:positionV>
                      <wp:extent cx="1007745" cy="238125"/>
                      <wp:effectExtent l="0" t="0" r="20955" b="28575"/>
                      <wp:wrapThrough wrapText="bothSides">
                        <wp:wrapPolygon edited="0">
                          <wp:start x="0" y="0"/>
                          <wp:lineTo x="0" y="22464"/>
                          <wp:lineTo x="21641" y="22464"/>
                          <wp:lineTo x="21641" y="0"/>
                          <wp:lineTo x="0" y="0"/>
                        </wp:wrapPolygon>
                      </wp:wrapThrough>
                      <wp:docPr id="566"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3C8321F0" w14:textId="77777777" w:rsidR="00623673" w:rsidRPr="005F6F1C" w:rsidRDefault="00623673" w:rsidP="005F6F1C">
                                  <w:pPr>
                                    <w:jc w:val="center"/>
                                    <w:rPr>
                                      <w:sz w:val="18"/>
                                      <w:szCs w:val="18"/>
                                    </w:rPr>
                                  </w:pPr>
                                  <w:r w:rsidRPr="005F6F1C">
                                    <w:rPr>
                                      <w:sz w:val="18"/>
                                      <w:szCs w:val="18"/>
                                    </w:rPr>
                                    <w:t>Deslizar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0009BD" id="_x0000_s1100" style="position:absolute;left:0;text-align:left;margin-left:29.2pt;margin-top:3.65pt;width:79.35pt;height:18.7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rcf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" fillcolor="window" strokecolor="windowText" strokeweight=".25pt">
                      <v:textbox>
                        <w:txbxContent>
                          <w:p w14:paraId="3C8321F0" w14:textId="77777777" w:rsidR="00623673" w:rsidRPr="005F6F1C" w:rsidRDefault="00623673" w:rsidP="005F6F1C">
                            <w:pPr>
                              <w:jc w:val="center"/>
                              <w:rPr>
                                <w:sz w:val="18"/>
                                <w:szCs w:val="18"/>
                              </w:rPr>
                            </w:pPr>
                            <w:r w:rsidRPr="005F6F1C">
                              <w:rPr>
                                <w:sz w:val="18"/>
                                <w:szCs w:val="18"/>
                              </w:rPr>
                              <w:t>Deslizar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2D18E3" w14:textId="77777777" w:rsidR="001E1335" w:rsidRPr="005F6F1C" w:rsidRDefault="001E1335" w:rsidP="001E1335">
            <w:pPr>
              <w:rPr>
                <w:sz w:val="18"/>
                <w:szCs w:val="18"/>
              </w:rPr>
            </w:pPr>
            <w:r w:rsidRPr="005F6F1C">
              <w:rPr>
                <w:sz w:val="18"/>
                <w:szCs w:val="18"/>
              </w:rPr>
              <w:t>Deslizar una placa cubreobjetos a la altura de la base del cilindro hasta desplazarlo completamente.</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0208A9E" w14:textId="5A804388"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72942F" w14:textId="77777777" w:rsidR="001E1335" w:rsidRPr="005F6F1C" w:rsidRDefault="001E1335" w:rsidP="001E1335">
            <w:pPr>
              <w:rPr>
                <w:sz w:val="18"/>
                <w:szCs w:val="18"/>
              </w:rPr>
            </w:pPr>
            <w:r w:rsidRPr="005F6F1C">
              <w:rPr>
                <w:sz w:val="18"/>
                <w:szCs w:val="18"/>
              </w:rPr>
              <w:t>No aplica</w:t>
            </w:r>
          </w:p>
        </w:tc>
      </w:tr>
      <w:tr w:rsidR="001C163B" w:rsidRPr="001C163B" w14:paraId="0704DDA4"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063B7D" w14:textId="77777777" w:rsidR="001C163B" w:rsidRPr="001C163B" w:rsidRDefault="001C163B" w:rsidP="000D4A5B"/>
        </w:tc>
        <w:tc>
          <w:tcPr>
            <w:tcW w:w="2830"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2E2528D1" w14:textId="77777777" w:rsidR="001C163B" w:rsidRPr="001C163B" w:rsidRDefault="001C163B" w:rsidP="000D4A5B">
            <w:pPr>
              <w:rPr>
                <w:noProof/>
              </w:rPr>
            </w:pPr>
            <w:r w:rsidRPr="001C163B">
              <w:rPr>
                <w:noProof/>
                <w:lang w:eastAsia="es-CO"/>
              </w:rPr>
              <mc:AlternateContent>
                <mc:Choice Requires="wps">
                  <w:drawing>
                    <wp:anchor distT="0" distB="0" distL="114300" distR="114300" simplePos="0" relativeHeight="252250112" behindDoc="0" locked="0" layoutInCell="1" allowOverlap="1" wp14:anchorId="5D0F0D3A" wp14:editId="257B555F">
                      <wp:simplePos x="0" y="0"/>
                      <wp:positionH relativeFrom="column">
                        <wp:posOffset>533390</wp:posOffset>
                      </wp:positionH>
                      <wp:positionV relativeFrom="paragraph">
                        <wp:posOffset>40925</wp:posOffset>
                      </wp:positionV>
                      <wp:extent cx="681355" cy="232410"/>
                      <wp:effectExtent l="0" t="0" r="23495" b="15240"/>
                      <wp:wrapNone/>
                      <wp:docPr id="567"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solidFill>
                                <a:sysClr val="window" lastClr="FFFFFF"/>
                              </a:solidFill>
                              <a:ln w="3175" cap="flat" cmpd="sng" algn="ctr">
                                <a:solidFill>
                                  <a:sysClr val="windowText" lastClr="000000"/>
                                </a:solidFill>
                                <a:prstDash val="solid"/>
                              </a:ln>
                              <a:effectLst/>
                            </wps:spPr>
                            <wps:txbx>
                              <w:txbxContent>
                                <w:p w14:paraId="28AF3BEB" w14:textId="77777777" w:rsidR="00623673" w:rsidRPr="005F6F1C" w:rsidRDefault="00623673" w:rsidP="005F6F1C">
                                  <w:pPr>
                                    <w:jc w:val="center"/>
                                    <w:rPr>
                                      <w:sz w:val="18"/>
                                      <w:szCs w:val="18"/>
                                    </w:rPr>
                                  </w:pPr>
                                  <w:r w:rsidRPr="005F6F1C">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0F0D3A" id="_x0000_s1101" style="position:absolute;left:0;text-align:left;margin-left:42pt;margin-top:3.2pt;width:53.65pt;height:18.3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" fillcolor="window" strokecolor="windowText" strokeweight=".25pt">
                      <v:textbox>
                        <w:txbxContent>
                          <w:p w14:paraId="28AF3BEB" w14:textId="77777777" w:rsidR="00623673" w:rsidRPr="005F6F1C" w:rsidRDefault="00623673" w:rsidP="005F6F1C">
                            <w:pPr>
                              <w:jc w:val="center"/>
                              <w:rPr>
                                <w:sz w:val="18"/>
                                <w:szCs w:val="18"/>
                              </w:rPr>
                            </w:pPr>
                            <w:r w:rsidRPr="005F6F1C">
                              <w:rPr>
                                <w:sz w:val="18"/>
                                <w:szCs w:val="18"/>
                              </w:rPr>
                              <w:t>Fin</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9B9DE2" w14:textId="77777777" w:rsidR="001C163B" w:rsidRPr="005F6F1C" w:rsidRDefault="001C163B" w:rsidP="000D4A5B">
            <w:pPr>
              <w:rPr>
                <w:sz w:val="18"/>
                <w:szCs w:val="18"/>
              </w:rPr>
            </w:pPr>
            <w:r w:rsidRPr="005F6F1C">
              <w:rPr>
                <w:sz w:val="18"/>
                <w:szCs w:val="18"/>
              </w:rPr>
              <w:t>FIN</w:t>
            </w:r>
          </w:p>
        </w:tc>
      </w:tr>
    </w:tbl>
    <w:p w14:paraId="42626F79" w14:textId="6232C402" w:rsidR="001C163B" w:rsidRDefault="001C163B" w:rsidP="000D4A5B">
      <w:pPr>
        <w:rPr>
          <w:lang w:val="es-ES"/>
        </w:rPr>
      </w:pPr>
    </w:p>
    <w:p w14:paraId="50967324" w14:textId="06D22885" w:rsidR="007D1B7C" w:rsidRDefault="007D1B7C" w:rsidP="000D4A5B">
      <w:pPr>
        <w:rPr>
          <w:lang w:val="es-ES"/>
        </w:rPr>
      </w:pPr>
    </w:p>
    <w:p w14:paraId="476925F8" w14:textId="42389DD5" w:rsidR="007D1B7C" w:rsidRDefault="007D1B7C" w:rsidP="000D4A5B">
      <w:pPr>
        <w:rPr>
          <w:lang w:val="es-ES"/>
        </w:rPr>
      </w:pPr>
    </w:p>
    <w:p w14:paraId="110BCB99" w14:textId="0E493DDB" w:rsidR="007D1B7C" w:rsidRDefault="007D1B7C" w:rsidP="000D4A5B">
      <w:pPr>
        <w:rPr>
          <w:lang w:val="es-ES"/>
        </w:rPr>
      </w:pPr>
    </w:p>
    <w:p w14:paraId="2AD6B9A6" w14:textId="2CB48365" w:rsidR="007D1B7C" w:rsidRDefault="007D1B7C" w:rsidP="000D4A5B">
      <w:pPr>
        <w:rPr>
          <w:lang w:val="es-ES"/>
        </w:rPr>
      </w:pPr>
    </w:p>
    <w:p w14:paraId="242191D0" w14:textId="39125A63" w:rsidR="007D1B7C" w:rsidRDefault="007D1B7C" w:rsidP="000D4A5B">
      <w:pPr>
        <w:rPr>
          <w:lang w:val="es-ES"/>
        </w:rPr>
      </w:pPr>
    </w:p>
    <w:p w14:paraId="10224EED" w14:textId="335E9FB8" w:rsidR="007D1B7C" w:rsidRDefault="007D1B7C" w:rsidP="000D4A5B">
      <w:pPr>
        <w:rPr>
          <w:lang w:val="es-ES"/>
        </w:rPr>
      </w:pPr>
    </w:p>
    <w:p w14:paraId="50221D40" w14:textId="7CE892A2" w:rsidR="007D1B7C" w:rsidRDefault="007D1B7C" w:rsidP="000D4A5B">
      <w:pPr>
        <w:rPr>
          <w:lang w:val="es-ES"/>
        </w:rPr>
      </w:pPr>
    </w:p>
    <w:p w14:paraId="014E47EB" w14:textId="157FD505" w:rsidR="007D1B7C" w:rsidRDefault="007D1B7C" w:rsidP="000D4A5B">
      <w:pPr>
        <w:rPr>
          <w:lang w:val="es-ES"/>
        </w:rPr>
      </w:pPr>
    </w:p>
    <w:p w14:paraId="641BEC31" w14:textId="126AC301" w:rsidR="007D1B7C" w:rsidRDefault="007D1B7C" w:rsidP="000D4A5B">
      <w:pPr>
        <w:rPr>
          <w:lang w:val="es-ES"/>
        </w:rPr>
      </w:pPr>
    </w:p>
    <w:p w14:paraId="24C7BAE2" w14:textId="77777777" w:rsidR="007D1B7C" w:rsidRDefault="007D1B7C" w:rsidP="000D4A5B">
      <w:pPr>
        <w:rPr>
          <w:lang w:val="es-ES"/>
        </w:rPr>
      </w:pPr>
    </w:p>
    <w:p w14:paraId="7BF957DD" w14:textId="265AD186" w:rsidR="001C163B" w:rsidRPr="007308EA" w:rsidRDefault="001C163B" w:rsidP="000D4A5B">
      <w:pPr>
        <w:pStyle w:val="Ttulo5"/>
      </w:pPr>
      <w:r w:rsidRPr="007308EA">
        <w:t xml:space="preserve">Recuento en cámara </w:t>
      </w:r>
      <w:proofErr w:type="spellStart"/>
      <w:r w:rsidRPr="007308EA">
        <w:t>Utermöhl</w:t>
      </w:r>
      <w:proofErr w:type="spellEnd"/>
    </w:p>
    <w:p w14:paraId="0F5427D1" w14:textId="3D7ACC2F" w:rsidR="005A4A9A" w:rsidRDefault="007D1B7C" w:rsidP="005A4A9A">
      <w:pPr>
        <w:pStyle w:val="Prrafodelista"/>
        <w:ind w:left="0"/>
        <w:rPr>
          <w:sz w:val="18"/>
        </w:rPr>
      </w:pPr>
      <w:r w:rsidRPr="005A4A9A">
        <w:rPr>
          <w:sz w:val="18"/>
        </w:rPr>
        <w:t xml:space="preserve">Tabla </w:t>
      </w:r>
      <w:r w:rsidRPr="005A4A9A">
        <w:rPr>
          <w:sz w:val="18"/>
        </w:rPr>
        <w:fldChar w:fldCharType="begin"/>
      </w:r>
      <w:r w:rsidRPr="005A4A9A">
        <w:rPr>
          <w:sz w:val="18"/>
        </w:rPr>
        <w:instrText xml:space="preserve"> SEQ Tabla \* ARABIC </w:instrText>
      </w:r>
      <w:r w:rsidRPr="005A4A9A">
        <w:rPr>
          <w:sz w:val="18"/>
        </w:rPr>
        <w:fldChar w:fldCharType="separate"/>
      </w:r>
      <w:r w:rsidR="00107604">
        <w:rPr>
          <w:noProof/>
          <w:sz w:val="18"/>
        </w:rPr>
        <w:t>7</w:t>
      </w:r>
      <w:r w:rsidRPr="005A4A9A">
        <w:rPr>
          <w:sz w:val="18"/>
        </w:rPr>
        <w:fldChar w:fldCharType="end"/>
      </w:r>
      <w:r w:rsidR="005A4A9A">
        <w:rPr>
          <w:sz w:val="18"/>
        </w:rPr>
        <w:t xml:space="preserve"> </w:t>
      </w:r>
    </w:p>
    <w:p w14:paraId="123A1166" w14:textId="1C60A822" w:rsidR="005A4A9A" w:rsidRPr="005A4A9A" w:rsidRDefault="005A4A9A" w:rsidP="005A4A9A">
      <w:pPr>
        <w:pStyle w:val="Prrafodelista"/>
        <w:ind w:left="0"/>
        <w:rPr>
          <w:sz w:val="18"/>
        </w:rPr>
      </w:pPr>
      <w:r w:rsidRPr="007767FD">
        <w:rPr>
          <w:sz w:val="18"/>
        </w:rPr>
        <w:t>Flujograma y descripción de actividades para</w:t>
      </w:r>
      <w:r>
        <w:rPr>
          <w:sz w:val="18"/>
        </w:rPr>
        <w:t xml:space="preserve"> el r</w:t>
      </w:r>
      <w:r w:rsidRPr="005A4A9A">
        <w:rPr>
          <w:sz w:val="18"/>
        </w:rPr>
        <w:t xml:space="preserve">ecuento en cámara </w:t>
      </w:r>
      <w:proofErr w:type="spellStart"/>
      <w:r w:rsidRPr="005A4A9A">
        <w:rPr>
          <w:sz w:val="18"/>
        </w:rPr>
        <w:t>Utermöhl</w:t>
      </w:r>
      <w:proofErr w:type="spellEnd"/>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133CBE" w14:paraId="64680C74" w14:textId="77777777" w:rsidTr="005A4A9A">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948FCD6" w14:textId="77777777" w:rsidR="001C163B" w:rsidRPr="00133CBE" w:rsidRDefault="001C163B" w:rsidP="00133CBE">
            <w:pPr>
              <w:jc w:val="center"/>
              <w:rPr>
                <w:b/>
                <w:sz w:val="18"/>
                <w:szCs w:val="18"/>
              </w:rPr>
            </w:pPr>
            <w:r w:rsidRPr="00133CBE">
              <w:rPr>
                <w:b/>
                <w:sz w:val="18"/>
                <w:szCs w:val="18"/>
              </w:rPr>
              <w:lastRenderedPageBreak/>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01893D4" w14:textId="77777777" w:rsidR="001C163B" w:rsidRPr="00133CBE" w:rsidRDefault="001C163B" w:rsidP="00133CBE">
            <w:pPr>
              <w:jc w:val="center"/>
              <w:rPr>
                <w:b/>
                <w:sz w:val="18"/>
                <w:szCs w:val="18"/>
              </w:rPr>
            </w:pPr>
            <w:r w:rsidRPr="00133CBE">
              <w:rPr>
                <w:b/>
                <w:sz w:val="18"/>
                <w:szCs w:val="18"/>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9EC100C" w14:textId="77777777" w:rsidR="001C163B" w:rsidRPr="00133CBE" w:rsidRDefault="001C163B" w:rsidP="00133CBE">
            <w:pPr>
              <w:jc w:val="center"/>
              <w:rPr>
                <w:b/>
                <w:sz w:val="18"/>
                <w:szCs w:val="18"/>
              </w:rPr>
            </w:pPr>
            <w:r w:rsidRPr="00133CBE">
              <w:rPr>
                <w:b/>
                <w:sz w:val="18"/>
                <w:szCs w:val="18"/>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03062A4" w14:textId="77777777" w:rsidR="001C163B" w:rsidRPr="00133CBE" w:rsidRDefault="001C163B" w:rsidP="00133CBE">
            <w:pPr>
              <w:jc w:val="center"/>
              <w:rPr>
                <w:b/>
                <w:sz w:val="18"/>
                <w:szCs w:val="18"/>
              </w:rPr>
            </w:pPr>
            <w:r w:rsidRPr="00133CBE">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B4515F4" w14:textId="77777777" w:rsidR="001C163B" w:rsidRPr="00133CBE" w:rsidRDefault="001C163B" w:rsidP="00133CBE">
            <w:pPr>
              <w:jc w:val="center"/>
              <w:rPr>
                <w:b/>
                <w:sz w:val="18"/>
                <w:szCs w:val="18"/>
              </w:rPr>
            </w:pPr>
            <w:r w:rsidRPr="00133CBE">
              <w:rPr>
                <w:b/>
                <w:sz w:val="18"/>
                <w:szCs w:val="18"/>
              </w:rPr>
              <w:t>REGISTRO</w:t>
            </w:r>
          </w:p>
        </w:tc>
      </w:tr>
      <w:tr w:rsidR="001C163B" w:rsidRPr="0057065A" w14:paraId="00EF1AEB" w14:textId="77777777" w:rsidTr="005A4A9A">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06B29DAE" w14:textId="77777777" w:rsidR="001C163B" w:rsidRPr="0057065A" w:rsidRDefault="001C163B" w:rsidP="000D4A5B"/>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D57C008" w14:textId="77777777" w:rsidR="001C163B" w:rsidRPr="0057065A" w:rsidRDefault="001C163B" w:rsidP="000D4A5B">
            <w:r>
              <w:rPr>
                <w:noProof/>
                <w:lang w:eastAsia="es-CO"/>
              </w:rPr>
              <mc:AlternateContent>
                <mc:Choice Requires="wps">
                  <w:drawing>
                    <wp:anchor distT="0" distB="0" distL="114300" distR="114300" simplePos="0" relativeHeight="252277760" behindDoc="0" locked="0" layoutInCell="1" allowOverlap="1" wp14:anchorId="4F6CBDD2" wp14:editId="467B41DF">
                      <wp:simplePos x="0" y="0"/>
                      <wp:positionH relativeFrom="column">
                        <wp:posOffset>822325</wp:posOffset>
                      </wp:positionH>
                      <wp:positionV relativeFrom="paragraph">
                        <wp:posOffset>356235</wp:posOffset>
                      </wp:positionV>
                      <wp:extent cx="0" cy="180000"/>
                      <wp:effectExtent l="76200" t="0" r="57150" b="48895"/>
                      <wp:wrapNone/>
                      <wp:docPr id="568" name="Conector recto de flecha 568"/>
                      <wp:cNvGraphicFramePr/>
                      <a:graphic xmlns:a="http://schemas.openxmlformats.org/drawingml/2006/main">
                        <a:graphicData uri="http://schemas.microsoft.com/office/word/2010/wordprocessingShape">
                          <wps:wsp>
                            <wps:cNvCnPr/>
                            <wps:spPr>
                              <a:xfrm>
                                <a:off x="0" y="0"/>
                                <a:ext cx="0" cy="180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784C5A45" id="Conector recto de flecha 568" o:spid="_x0000_s1026" type="#_x0000_t32" style="position:absolute;margin-left:64.75pt;margin-top:28.05pt;width:0;height:14.15pt;z-index:25227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">
                      <v:stroke endarrow="block"/>
                    </v:shape>
                  </w:pict>
                </mc:Fallback>
              </mc:AlternateContent>
            </w:r>
            <w:r w:rsidRPr="0057065A">
              <w:rPr>
                <w:noProof/>
                <w:lang w:eastAsia="es-CO"/>
              </w:rPr>
              <mc:AlternateContent>
                <mc:Choice Requires="wps">
                  <w:drawing>
                    <wp:anchor distT="0" distB="0" distL="114300" distR="114300" simplePos="0" relativeHeight="252261376" behindDoc="0" locked="0" layoutInCell="1" allowOverlap="1" wp14:anchorId="3560913D" wp14:editId="54B0A395">
                      <wp:simplePos x="0" y="0"/>
                      <wp:positionH relativeFrom="column">
                        <wp:posOffset>395844</wp:posOffset>
                      </wp:positionH>
                      <wp:positionV relativeFrom="paragraph">
                        <wp:posOffset>83687</wp:posOffset>
                      </wp:positionV>
                      <wp:extent cx="827405" cy="273133"/>
                      <wp:effectExtent l="0" t="0" r="10795" b="12700"/>
                      <wp:wrapNone/>
                      <wp:docPr id="569" name="5 Rectángulo redondeado"/>
                      <wp:cNvGraphicFramePr/>
                      <a:graphic xmlns:a="http://schemas.openxmlformats.org/drawingml/2006/main">
                        <a:graphicData uri="http://schemas.microsoft.com/office/word/2010/wordprocessingShape">
                          <wps:wsp>
                            <wps:cNvSpPr/>
                            <wps:spPr>
                              <a:xfrm>
                                <a:off x="0" y="0"/>
                                <a:ext cx="827405" cy="273133"/>
                              </a:xfrm>
                              <a:prstGeom prst="roundRect">
                                <a:avLst/>
                              </a:prstGeom>
                              <a:solidFill>
                                <a:sysClr val="window" lastClr="FFFFFF"/>
                              </a:solidFill>
                              <a:ln w="3175" cap="flat" cmpd="sng" algn="ctr">
                                <a:solidFill>
                                  <a:sysClr val="windowText" lastClr="000000"/>
                                </a:solidFill>
                                <a:prstDash val="solid"/>
                              </a:ln>
                              <a:effectLst/>
                            </wps:spPr>
                            <wps:txbx>
                              <w:txbxContent>
                                <w:p w14:paraId="345CD0D2" w14:textId="77777777" w:rsidR="00623673" w:rsidRPr="00133CBE" w:rsidRDefault="00623673" w:rsidP="00133CBE">
                                  <w:pPr>
                                    <w:jc w:val="center"/>
                                    <w:rPr>
                                      <w:sz w:val="18"/>
                                      <w:szCs w:val="18"/>
                                    </w:rPr>
                                  </w:pPr>
                                  <w:r w:rsidRPr="00133CBE">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0913D" id="_x0000_s1102" style="position:absolute;left:0;text-align:left;margin-left:31.15pt;margin-top:6.6pt;width:65.15pt;height:21.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" fillcolor="window" strokecolor="windowText" strokeweight=".25pt">
                      <v:textbox>
                        <w:txbxContent>
                          <w:p w14:paraId="345CD0D2" w14:textId="77777777" w:rsidR="00623673" w:rsidRPr="00133CBE" w:rsidRDefault="00623673" w:rsidP="00133CBE">
                            <w:pPr>
                              <w:jc w:val="center"/>
                              <w:rPr>
                                <w:sz w:val="18"/>
                                <w:szCs w:val="18"/>
                              </w:rPr>
                            </w:pPr>
                            <w:r w:rsidRPr="00133CBE">
                              <w:rPr>
                                <w:sz w:val="18"/>
                                <w:szCs w:val="18"/>
                              </w:rPr>
                              <w:t>Inicio</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A6E9FA3" w14:textId="77777777" w:rsidR="001C163B" w:rsidRPr="00133CBE" w:rsidRDefault="001C163B" w:rsidP="000D4A5B">
            <w:pPr>
              <w:rPr>
                <w:b/>
                <w:sz w:val="18"/>
                <w:szCs w:val="18"/>
              </w:rPr>
            </w:pPr>
            <w:r w:rsidRPr="00133CBE">
              <w:rPr>
                <w:sz w:val="18"/>
                <w:szCs w:val="18"/>
              </w:rPr>
              <w:t>INICIO</w:t>
            </w:r>
          </w:p>
        </w:tc>
      </w:tr>
      <w:tr w:rsidR="001E1335" w:rsidRPr="0057065A" w14:paraId="48BE90BB"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FE84FA8" w14:textId="77777777" w:rsidR="001E1335" w:rsidRPr="00133CBE" w:rsidRDefault="001E1335" w:rsidP="001E1335">
            <w:pPr>
              <w:jc w:val="center"/>
              <w:rPr>
                <w:sz w:val="18"/>
                <w:szCs w:val="18"/>
              </w:rPr>
            </w:pPr>
            <w:r w:rsidRPr="00133CBE">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44D944" w14:textId="25BE5D61" w:rsidR="001E1335" w:rsidRPr="006C7935" w:rsidRDefault="005A4A9A" w:rsidP="001E1335">
            <w:r>
              <w:rPr>
                <w:noProof/>
                <w:lang w:eastAsia="es-CO"/>
              </w:rPr>
              <mc:AlternateContent>
                <mc:Choice Requires="wps">
                  <w:drawing>
                    <wp:anchor distT="0" distB="0" distL="114300" distR="114300" simplePos="0" relativeHeight="252316672" behindDoc="0" locked="0" layoutInCell="1" allowOverlap="1" wp14:anchorId="17805D7A" wp14:editId="35F8E99B">
                      <wp:simplePos x="0" y="0"/>
                      <wp:positionH relativeFrom="column">
                        <wp:posOffset>822325</wp:posOffset>
                      </wp:positionH>
                      <wp:positionV relativeFrom="paragraph">
                        <wp:posOffset>452976</wp:posOffset>
                      </wp:positionV>
                      <wp:extent cx="0" cy="224790"/>
                      <wp:effectExtent l="76200" t="0" r="57150" b="60960"/>
                      <wp:wrapNone/>
                      <wp:docPr id="236" name="Conector recto de flecha 236"/>
                      <wp:cNvGraphicFramePr/>
                      <a:graphic xmlns:a="http://schemas.openxmlformats.org/drawingml/2006/main">
                        <a:graphicData uri="http://schemas.microsoft.com/office/word/2010/wordprocessingShape">
                          <wps:wsp>
                            <wps:cNvCnPr/>
                            <wps:spPr>
                              <a:xfrm>
                                <a:off x="0" y="0"/>
                                <a:ext cx="0" cy="22479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055791A4" id="Conector recto de flecha 236" o:spid="_x0000_s1026" type="#_x0000_t32" style="position:absolute;margin-left:64.75pt;margin-top:35.65pt;width:0;height:17.7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">
                      <v:stroke endarrow="block"/>
                    </v:shape>
                  </w:pict>
                </mc:Fallback>
              </mc:AlternateContent>
            </w:r>
            <w:r w:rsidRPr="006C7935">
              <w:rPr>
                <w:noProof/>
                <w:lang w:eastAsia="es-CO"/>
              </w:rPr>
              <mc:AlternateContent>
                <mc:Choice Requires="wps">
                  <w:drawing>
                    <wp:anchor distT="0" distB="0" distL="114300" distR="114300" simplePos="0" relativeHeight="252313600" behindDoc="0" locked="0" layoutInCell="1" allowOverlap="1" wp14:anchorId="2DB58E87" wp14:editId="4B24D159">
                      <wp:simplePos x="0" y="0"/>
                      <wp:positionH relativeFrom="column">
                        <wp:posOffset>288925</wp:posOffset>
                      </wp:positionH>
                      <wp:positionV relativeFrom="paragraph">
                        <wp:posOffset>171174</wp:posOffset>
                      </wp:positionV>
                      <wp:extent cx="1080135" cy="260985"/>
                      <wp:effectExtent l="0" t="0" r="24765" b="24765"/>
                      <wp:wrapThrough wrapText="bothSides">
                        <wp:wrapPolygon edited="0">
                          <wp:start x="0" y="0"/>
                          <wp:lineTo x="0" y="22073"/>
                          <wp:lineTo x="21714" y="22073"/>
                          <wp:lineTo x="21714" y="0"/>
                          <wp:lineTo x="0" y="0"/>
                        </wp:wrapPolygon>
                      </wp:wrapThrough>
                      <wp:docPr id="570" name="6 Rectángulo"/>
                      <wp:cNvGraphicFramePr/>
                      <a:graphic xmlns:a="http://schemas.openxmlformats.org/drawingml/2006/main">
                        <a:graphicData uri="http://schemas.microsoft.com/office/word/2010/wordprocessingShape">
                          <wps:wsp>
                            <wps:cNvSpPr/>
                            <wps:spPr>
                              <a:xfrm>
                                <a:off x="0" y="0"/>
                                <a:ext cx="1080135" cy="26098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CD4B71" w14:textId="77777777" w:rsidR="00623673" w:rsidRPr="00133CBE" w:rsidRDefault="00623673" w:rsidP="00133CBE">
                                  <w:pPr>
                                    <w:jc w:val="center"/>
                                    <w:rPr>
                                      <w:sz w:val="18"/>
                                      <w:szCs w:val="18"/>
                                    </w:rPr>
                                  </w:pPr>
                                  <w:r w:rsidRPr="00133CBE">
                                    <w:rPr>
                                      <w:sz w:val="18"/>
                                      <w:szCs w:val="18"/>
                                    </w:rPr>
                                    <w:t xml:space="preserve">Trasladar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B58E87" id="_x0000_s1103" style="position:absolute;left:0;text-align:left;margin-left:22.75pt;margin-top:13.5pt;width:85.05pt;height:20.5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" fillcolor="window" strokecolor="windowText" strokeweight=".25pt">
                      <v:textbox>
                        <w:txbxContent>
                          <w:p w14:paraId="5CCD4B71" w14:textId="77777777" w:rsidR="00623673" w:rsidRPr="00133CBE" w:rsidRDefault="00623673" w:rsidP="00133CBE">
                            <w:pPr>
                              <w:jc w:val="center"/>
                              <w:rPr>
                                <w:sz w:val="18"/>
                                <w:szCs w:val="18"/>
                              </w:rPr>
                            </w:pPr>
                            <w:r w:rsidRPr="00133CBE">
                              <w:rPr>
                                <w:sz w:val="18"/>
                                <w:szCs w:val="18"/>
                              </w:rPr>
                              <w:t xml:space="preserve">Trasladar </w:t>
                            </w:r>
                          </w:p>
                        </w:txbxContent>
                      </v:textbox>
                      <w10:wrap type="through"/>
                    </v:rect>
                  </w:pict>
                </mc:Fallback>
              </mc:AlternateContent>
            </w:r>
          </w:p>
          <w:p w14:paraId="724FE708" w14:textId="1F3740D1" w:rsidR="001E1335" w:rsidRPr="0057065A" w:rsidRDefault="001E1335" w:rsidP="001E1335"/>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E5F1C3B" w14:textId="77777777" w:rsidR="001E1335" w:rsidRPr="00133CBE" w:rsidRDefault="001E1335" w:rsidP="001E1335">
            <w:pPr>
              <w:rPr>
                <w:sz w:val="18"/>
                <w:szCs w:val="18"/>
              </w:rPr>
            </w:pPr>
            <w:r w:rsidRPr="00133CBE">
              <w:rPr>
                <w:sz w:val="18"/>
                <w:szCs w:val="18"/>
              </w:rPr>
              <w:t xml:space="preserve">Trasladar la cámara cuidadosamente hacia el microscopio invertido y ubicarla en el </w:t>
            </w:r>
            <w:proofErr w:type="spellStart"/>
            <w:r w:rsidRPr="00133CBE">
              <w:rPr>
                <w:sz w:val="18"/>
                <w:szCs w:val="18"/>
              </w:rPr>
              <w:t>portaplaca</w:t>
            </w:r>
            <w:proofErr w:type="spellEnd"/>
            <w:r w:rsidRPr="00133CBE">
              <w:rPr>
                <w:sz w:val="18"/>
                <w:szCs w:val="18"/>
              </w:rPr>
              <w:t>.</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1CB0D3B" w14:textId="3F4C544E"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C74569" w14:textId="77777777" w:rsidR="001E1335" w:rsidRPr="00133CBE" w:rsidRDefault="001E1335" w:rsidP="001E1335">
            <w:pPr>
              <w:rPr>
                <w:sz w:val="18"/>
                <w:szCs w:val="18"/>
              </w:rPr>
            </w:pPr>
            <w:r w:rsidRPr="00133CBE">
              <w:rPr>
                <w:sz w:val="18"/>
                <w:szCs w:val="18"/>
              </w:rPr>
              <w:t>No aplica</w:t>
            </w:r>
          </w:p>
        </w:tc>
      </w:tr>
      <w:tr w:rsidR="001E1335" w:rsidRPr="0057065A" w14:paraId="73F728FA"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1C329A1" w14:textId="77777777" w:rsidR="001E1335" w:rsidRPr="00133CBE" w:rsidRDefault="001E1335" w:rsidP="001E1335">
            <w:pPr>
              <w:jc w:val="center"/>
              <w:rPr>
                <w:sz w:val="18"/>
                <w:szCs w:val="18"/>
              </w:rPr>
            </w:pPr>
            <w:r w:rsidRPr="00133CBE">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720DB35" w14:textId="7DF163C6" w:rsidR="001E1335" w:rsidRDefault="005A4A9A" w:rsidP="001E1335">
            <w:pPr>
              <w:rPr>
                <w:noProof/>
                <w:lang w:val="en-US"/>
              </w:rPr>
            </w:pPr>
            <w:r w:rsidRPr="0057065A">
              <w:rPr>
                <w:noProof/>
                <w:lang w:eastAsia="es-CO"/>
              </w:rPr>
              <mc:AlternateContent>
                <mc:Choice Requires="wps">
                  <w:drawing>
                    <wp:anchor distT="0" distB="0" distL="114300" distR="114300" simplePos="0" relativeHeight="252314624" behindDoc="0" locked="0" layoutInCell="1" allowOverlap="1" wp14:anchorId="4A235505" wp14:editId="406A44F7">
                      <wp:simplePos x="0" y="0"/>
                      <wp:positionH relativeFrom="column">
                        <wp:posOffset>303530</wp:posOffset>
                      </wp:positionH>
                      <wp:positionV relativeFrom="paragraph">
                        <wp:posOffset>55410</wp:posOffset>
                      </wp:positionV>
                      <wp:extent cx="1007745" cy="238125"/>
                      <wp:effectExtent l="0" t="0" r="20955" b="28575"/>
                      <wp:wrapThrough wrapText="bothSides">
                        <wp:wrapPolygon edited="0">
                          <wp:start x="0" y="0"/>
                          <wp:lineTo x="0" y="22464"/>
                          <wp:lineTo x="21641" y="22464"/>
                          <wp:lineTo x="21641" y="0"/>
                          <wp:lineTo x="0" y="0"/>
                        </wp:wrapPolygon>
                      </wp:wrapThrough>
                      <wp:docPr id="57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43568677" w14:textId="77777777" w:rsidR="00623673" w:rsidRPr="00133CBE" w:rsidRDefault="00623673" w:rsidP="00133CBE">
                                  <w:pPr>
                                    <w:jc w:val="center"/>
                                    <w:rPr>
                                      <w:sz w:val="18"/>
                                      <w:szCs w:val="18"/>
                                    </w:rPr>
                                  </w:pPr>
                                  <w:r w:rsidRPr="00133CBE">
                                    <w:rPr>
                                      <w:sz w:val="18"/>
                                      <w:szCs w:val="18"/>
                                    </w:rPr>
                                    <w:t>Asegurar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235505" id="_x0000_s1104" style="position:absolute;left:0;text-align:left;margin-left:23.9pt;margin-top:4.35pt;width:79.35pt;height:18.7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Dw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" fillcolor="window" strokecolor="windowText" strokeweight=".25pt">
                      <v:textbox>
                        <w:txbxContent>
                          <w:p w14:paraId="43568677" w14:textId="77777777" w:rsidR="00623673" w:rsidRPr="00133CBE" w:rsidRDefault="00623673" w:rsidP="00133CBE">
                            <w:pPr>
                              <w:jc w:val="center"/>
                              <w:rPr>
                                <w:sz w:val="18"/>
                                <w:szCs w:val="18"/>
                              </w:rPr>
                            </w:pPr>
                            <w:r w:rsidRPr="00133CBE">
                              <w:rPr>
                                <w:sz w:val="18"/>
                                <w:szCs w:val="18"/>
                              </w:rPr>
                              <w:t>Asegurar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86524D" w14:textId="77777777" w:rsidR="001E1335" w:rsidRPr="00133CBE" w:rsidRDefault="001E1335" w:rsidP="001E1335">
            <w:pPr>
              <w:rPr>
                <w:sz w:val="18"/>
                <w:szCs w:val="18"/>
              </w:rPr>
            </w:pPr>
            <w:r w:rsidRPr="00133CBE">
              <w:rPr>
                <w:sz w:val="18"/>
                <w:szCs w:val="18"/>
              </w:rPr>
              <w:t xml:space="preserve">Asegurar el </w:t>
            </w:r>
            <w:proofErr w:type="spellStart"/>
            <w:r w:rsidRPr="00133CBE">
              <w:rPr>
                <w:sz w:val="18"/>
                <w:szCs w:val="18"/>
              </w:rPr>
              <w:t>portaplaca</w:t>
            </w:r>
            <w:proofErr w:type="spellEnd"/>
            <w:r w:rsidRPr="00133CBE">
              <w:rPr>
                <w:sz w:val="18"/>
                <w:szCs w:val="18"/>
              </w:rPr>
              <w:t>.</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1029D8" w14:textId="51B91704"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521FD17" w14:textId="77777777" w:rsidR="001E1335" w:rsidRPr="00133CBE" w:rsidRDefault="001E1335" w:rsidP="001E1335">
            <w:pPr>
              <w:rPr>
                <w:sz w:val="18"/>
                <w:szCs w:val="18"/>
              </w:rPr>
            </w:pPr>
            <w:r w:rsidRPr="00133CBE">
              <w:rPr>
                <w:sz w:val="18"/>
                <w:szCs w:val="18"/>
              </w:rPr>
              <w:t>No aplica</w:t>
            </w:r>
          </w:p>
        </w:tc>
      </w:tr>
      <w:tr w:rsidR="001E1335" w:rsidRPr="0057065A" w14:paraId="00E0A887"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EC05EA" w14:textId="77777777" w:rsidR="001E1335" w:rsidRPr="00133CBE" w:rsidRDefault="001E1335" w:rsidP="001E1335">
            <w:pPr>
              <w:jc w:val="center"/>
              <w:rPr>
                <w:sz w:val="18"/>
                <w:szCs w:val="18"/>
              </w:rPr>
            </w:pPr>
            <w:r w:rsidRPr="00133CBE">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8ABCF07" w14:textId="308DA5D5" w:rsidR="001E1335" w:rsidRPr="0057065A" w:rsidRDefault="005A4A9A" w:rsidP="001E1335">
            <w:pPr>
              <w:rPr>
                <w:noProof/>
                <w:lang w:val="en-US"/>
              </w:rPr>
            </w:pPr>
            <w:r>
              <w:rPr>
                <w:noProof/>
                <w:lang w:eastAsia="es-CO"/>
              </w:rPr>
              <mc:AlternateContent>
                <mc:Choice Requires="wps">
                  <w:drawing>
                    <wp:anchor distT="0" distB="0" distL="114300" distR="114300" simplePos="0" relativeHeight="252325888" behindDoc="0" locked="0" layoutInCell="1" allowOverlap="1" wp14:anchorId="3CF26444" wp14:editId="29DF7D00">
                      <wp:simplePos x="0" y="0"/>
                      <wp:positionH relativeFrom="column">
                        <wp:posOffset>838200</wp:posOffset>
                      </wp:positionH>
                      <wp:positionV relativeFrom="paragraph">
                        <wp:posOffset>-105410</wp:posOffset>
                      </wp:positionV>
                      <wp:extent cx="0" cy="180000"/>
                      <wp:effectExtent l="76200" t="0" r="57150" b="48895"/>
                      <wp:wrapNone/>
                      <wp:docPr id="571" name="Conector recto de flecha 571"/>
                      <wp:cNvGraphicFramePr/>
                      <a:graphic xmlns:a="http://schemas.openxmlformats.org/drawingml/2006/main">
                        <a:graphicData uri="http://schemas.microsoft.com/office/word/2010/wordprocessingShape">
                          <wps:wsp>
                            <wps:cNvCnPr/>
                            <wps:spPr>
                              <a:xfrm>
                                <a:off x="0" y="0"/>
                                <a:ext cx="0" cy="180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276881D2" id="Conector recto de flecha 571" o:spid="_x0000_s1026" type="#_x0000_t32" style="position:absolute;margin-left:66pt;margin-top:-8.3pt;width:0;height:14.15pt;z-index:25232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">
                      <v:stroke endarrow="block"/>
                    </v:shape>
                  </w:pict>
                </mc:Fallback>
              </mc:AlternateContent>
            </w:r>
            <w:r w:rsidR="001E1335" w:rsidRPr="0057065A">
              <w:rPr>
                <w:noProof/>
                <w:lang w:eastAsia="es-CO"/>
              </w:rPr>
              <mc:AlternateContent>
                <mc:Choice Requires="wps">
                  <w:drawing>
                    <wp:anchor distT="0" distB="0" distL="114300" distR="114300" simplePos="0" relativeHeight="252315648" behindDoc="0" locked="0" layoutInCell="1" allowOverlap="1" wp14:anchorId="28E9C09D" wp14:editId="2A8F023B">
                      <wp:simplePos x="0" y="0"/>
                      <wp:positionH relativeFrom="column">
                        <wp:posOffset>303530</wp:posOffset>
                      </wp:positionH>
                      <wp:positionV relativeFrom="paragraph">
                        <wp:posOffset>87210</wp:posOffset>
                      </wp:positionV>
                      <wp:extent cx="1007745" cy="238125"/>
                      <wp:effectExtent l="0" t="0" r="20955" b="28575"/>
                      <wp:wrapThrough wrapText="bothSides">
                        <wp:wrapPolygon edited="0">
                          <wp:start x="0" y="0"/>
                          <wp:lineTo x="0" y="22464"/>
                          <wp:lineTo x="21641" y="22464"/>
                          <wp:lineTo x="21641" y="0"/>
                          <wp:lineTo x="0" y="0"/>
                        </wp:wrapPolygon>
                      </wp:wrapThrough>
                      <wp:docPr id="24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3DCA04AD" w14:textId="77777777" w:rsidR="00623673" w:rsidRPr="00133CBE" w:rsidRDefault="00623673" w:rsidP="00133CBE">
                                  <w:pPr>
                                    <w:jc w:val="center"/>
                                    <w:rPr>
                                      <w:sz w:val="18"/>
                                      <w:szCs w:val="18"/>
                                    </w:rPr>
                                  </w:pPr>
                                  <w:r w:rsidRPr="00133CBE">
                                    <w:rPr>
                                      <w:sz w:val="18"/>
                                      <w:szCs w:val="18"/>
                                    </w:rPr>
                                    <w:t>Revisar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E9C09D" id="_x0000_s1105" style="position:absolute;left:0;text-align:left;margin-left:23.9pt;margin-top:6.85pt;width:79.35pt;height:18.7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" fillcolor="window" strokecolor="windowText" strokeweight=".25pt">
                      <v:textbox>
                        <w:txbxContent>
                          <w:p w14:paraId="3DCA04AD" w14:textId="77777777" w:rsidR="00623673" w:rsidRPr="00133CBE" w:rsidRDefault="00623673" w:rsidP="00133CBE">
                            <w:pPr>
                              <w:jc w:val="center"/>
                              <w:rPr>
                                <w:sz w:val="18"/>
                                <w:szCs w:val="18"/>
                              </w:rPr>
                            </w:pPr>
                            <w:r w:rsidRPr="00133CBE">
                              <w:rPr>
                                <w:sz w:val="18"/>
                                <w:szCs w:val="18"/>
                              </w:rPr>
                              <w:t>Revisar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322478" w14:textId="77777777" w:rsidR="001E1335" w:rsidRPr="00133CBE" w:rsidRDefault="001E1335" w:rsidP="001E1335">
            <w:pPr>
              <w:rPr>
                <w:sz w:val="18"/>
                <w:szCs w:val="18"/>
              </w:rPr>
            </w:pPr>
            <w:r w:rsidRPr="00133CBE">
              <w:rPr>
                <w:sz w:val="18"/>
                <w:szCs w:val="18"/>
              </w:rPr>
              <w:t>Revisar la cámara a baja magnificación (10X)</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8AE0322" w14:textId="6A68C1BD"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6BB0CA2" w14:textId="77777777" w:rsidR="001E1335" w:rsidRPr="00133CBE" w:rsidRDefault="001E1335" w:rsidP="001E1335">
            <w:pPr>
              <w:rPr>
                <w:sz w:val="18"/>
                <w:szCs w:val="18"/>
              </w:rPr>
            </w:pPr>
            <w:r w:rsidRPr="00133CBE">
              <w:rPr>
                <w:sz w:val="18"/>
                <w:szCs w:val="18"/>
              </w:rPr>
              <w:t>No aplica</w:t>
            </w:r>
          </w:p>
        </w:tc>
      </w:tr>
      <w:tr w:rsidR="001E1335" w:rsidRPr="0057065A" w14:paraId="39FDC45A"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ADF851" w14:textId="77777777" w:rsidR="001E1335" w:rsidRPr="00133CBE" w:rsidRDefault="001E1335" w:rsidP="001E1335">
            <w:pPr>
              <w:jc w:val="center"/>
              <w:rPr>
                <w:sz w:val="18"/>
                <w:szCs w:val="18"/>
              </w:rPr>
            </w:pPr>
            <w:r w:rsidRPr="00133CBE">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1C1AE3" w14:textId="7E77736C" w:rsidR="001E1335" w:rsidRPr="0057065A" w:rsidRDefault="001E1335" w:rsidP="001E1335">
            <w:pPr>
              <w:rPr>
                <w:noProof/>
                <w:lang w:val="en-US"/>
              </w:rPr>
            </w:pPr>
            <w:r w:rsidRPr="000A6AE9">
              <w:rPr>
                <w:noProof/>
                <w:sz w:val="18"/>
                <w:lang w:eastAsia="es-CO"/>
              </w:rPr>
              <mc:AlternateContent>
                <mc:Choice Requires="wps">
                  <w:drawing>
                    <wp:anchor distT="45720" distB="45720" distL="114300" distR="114300" simplePos="0" relativeHeight="252324864" behindDoc="0" locked="0" layoutInCell="1" allowOverlap="1" wp14:anchorId="505BBD0B" wp14:editId="1E6663CD">
                      <wp:simplePos x="0" y="0"/>
                      <wp:positionH relativeFrom="column">
                        <wp:posOffset>418465</wp:posOffset>
                      </wp:positionH>
                      <wp:positionV relativeFrom="paragraph">
                        <wp:posOffset>158115</wp:posOffset>
                      </wp:positionV>
                      <wp:extent cx="809625" cy="890270"/>
                      <wp:effectExtent l="0" t="0" r="0" b="5080"/>
                      <wp:wrapSquare wrapText="bothSides"/>
                      <wp:docPr id="2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890270"/>
                              </a:xfrm>
                              <a:prstGeom prst="rect">
                                <a:avLst/>
                              </a:prstGeom>
                              <a:noFill/>
                              <a:ln w="9525">
                                <a:noFill/>
                                <a:miter lim="800000"/>
                                <a:headEnd/>
                                <a:tailEnd/>
                              </a:ln>
                            </wps:spPr>
                            <wps:txbx>
                              <w:txbxContent>
                                <w:p w14:paraId="5D9CCA55" w14:textId="77777777" w:rsidR="00623673" w:rsidRPr="00133CBE" w:rsidRDefault="00623673" w:rsidP="00133CBE">
                                  <w:pPr>
                                    <w:jc w:val="center"/>
                                    <w:rPr>
                                      <w:sz w:val="18"/>
                                      <w:szCs w:val="18"/>
                                    </w:rPr>
                                  </w:pPr>
                                  <w:r w:rsidRPr="00133CBE">
                                    <w:rPr>
                                      <w:sz w:val="18"/>
                                      <w:szCs w:val="18"/>
                                    </w:rPr>
                                    <w:t>¿La distribución de los organismos es equitativa?</w:t>
                                  </w:r>
                                </w:p>
                                <w:p w14:paraId="630B0EBF" w14:textId="77777777" w:rsidR="00623673" w:rsidRPr="00133CBE" w:rsidRDefault="00623673" w:rsidP="00133CBE">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BBD0B" id="_x0000_s1106" type="#_x0000_t202" style="position:absolute;left:0;text-align:left;margin-left:32.95pt;margin-top:12.45pt;width:63.75pt;height:70.1pt;z-index:25232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" filled="f" stroked="f">
                      <v:textbox>
                        <w:txbxContent>
                          <w:p w14:paraId="5D9CCA55" w14:textId="77777777" w:rsidR="00623673" w:rsidRPr="00133CBE" w:rsidRDefault="00623673" w:rsidP="00133CBE">
                            <w:pPr>
                              <w:jc w:val="center"/>
                              <w:rPr>
                                <w:sz w:val="18"/>
                                <w:szCs w:val="18"/>
                              </w:rPr>
                            </w:pPr>
                            <w:r w:rsidRPr="00133CBE">
                              <w:rPr>
                                <w:sz w:val="18"/>
                                <w:szCs w:val="18"/>
                              </w:rPr>
                              <w:t>¿La distribución de los organismos es equitativa?</w:t>
                            </w:r>
                          </w:p>
                          <w:p w14:paraId="630B0EBF" w14:textId="77777777" w:rsidR="00623673" w:rsidRPr="00133CBE" w:rsidRDefault="00623673" w:rsidP="00133CBE">
                            <w:pPr>
                              <w:jc w:val="center"/>
                              <w:rPr>
                                <w:sz w:val="18"/>
                                <w:szCs w:val="18"/>
                              </w:rPr>
                            </w:pPr>
                          </w:p>
                        </w:txbxContent>
                      </v:textbox>
                      <w10:wrap type="square"/>
                    </v:shape>
                  </w:pict>
                </mc:Fallback>
              </mc:AlternateContent>
            </w:r>
            <w:r>
              <w:rPr>
                <w:b/>
                <w:noProof/>
                <w:lang w:eastAsia="es-CO"/>
              </w:rPr>
              <mc:AlternateContent>
                <mc:Choice Requires="wps">
                  <w:drawing>
                    <wp:anchor distT="0" distB="0" distL="114300" distR="114300" simplePos="0" relativeHeight="252312576" behindDoc="0" locked="0" layoutInCell="1" allowOverlap="1" wp14:anchorId="4B5557F1" wp14:editId="383F0CA0">
                      <wp:simplePos x="0" y="0"/>
                      <wp:positionH relativeFrom="column">
                        <wp:posOffset>819580</wp:posOffset>
                      </wp:positionH>
                      <wp:positionV relativeFrom="paragraph">
                        <wp:posOffset>-83800</wp:posOffset>
                      </wp:positionV>
                      <wp:extent cx="0" cy="142875"/>
                      <wp:effectExtent l="76200" t="0" r="57150" b="47625"/>
                      <wp:wrapNone/>
                      <wp:docPr id="573" name="Conector recto de flecha 573"/>
                      <wp:cNvGraphicFramePr/>
                      <a:graphic xmlns:a="http://schemas.openxmlformats.org/drawingml/2006/main">
                        <a:graphicData uri="http://schemas.microsoft.com/office/word/2010/wordprocessingShape">
                          <wps:wsp>
                            <wps:cNvCnPr/>
                            <wps:spPr>
                              <a:xfrm>
                                <a:off x="0" y="0"/>
                                <a:ext cx="0" cy="142875"/>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71C3AD9E" id="Conector recto de flecha 573" o:spid="_x0000_s1026" type="#_x0000_t32" style="position:absolute;margin-left:64.55pt;margin-top:-6.6pt;width:0;height:11.2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">
                      <v:stroke endarrow="block"/>
                    </v:shape>
                  </w:pict>
                </mc:Fallback>
              </mc:AlternateContent>
            </w:r>
            <w:r w:rsidRPr="009C79E6">
              <w:rPr>
                <w:noProof/>
                <w:lang w:eastAsia="es-CO"/>
              </w:rPr>
              <mc:AlternateContent>
                <mc:Choice Requires="wps">
                  <w:drawing>
                    <wp:anchor distT="45720" distB="45720" distL="114300" distR="114300" simplePos="0" relativeHeight="252319744" behindDoc="0" locked="0" layoutInCell="1" allowOverlap="1" wp14:anchorId="6CE0FFA5" wp14:editId="0EBC3EF3">
                      <wp:simplePos x="0" y="0"/>
                      <wp:positionH relativeFrom="column">
                        <wp:posOffset>1453095</wp:posOffset>
                      </wp:positionH>
                      <wp:positionV relativeFrom="paragraph">
                        <wp:posOffset>534670</wp:posOffset>
                      </wp:positionV>
                      <wp:extent cx="219075" cy="247650"/>
                      <wp:effectExtent l="0" t="0" r="0" b="0"/>
                      <wp:wrapSquare wrapText="bothSides"/>
                      <wp:docPr id="5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01374934" w14:textId="6A047A38" w:rsidR="00623673" w:rsidRPr="00EA37D9" w:rsidRDefault="00623673" w:rsidP="000D4A5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0FFA5" id="_x0000_s1107" type="#_x0000_t202" style="position:absolute;left:0;text-align:left;margin-left:114.4pt;margin-top:42.1pt;width:17.25pt;height:19.5pt;z-index:25231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" filled="f" stroked="f">
                      <v:textbox>
                        <w:txbxContent>
                          <w:p w14:paraId="01374934" w14:textId="6A047A38" w:rsidR="00623673" w:rsidRPr="00EA37D9" w:rsidRDefault="00623673" w:rsidP="000D4A5B">
                            <w:r>
                              <w:t>1</w:t>
                            </w:r>
                          </w:p>
                        </w:txbxContent>
                      </v:textbox>
                      <w10:wrap type="square"/>
                    </v:shape>
                  </w:pict>
                </mc:Fallback>
              </mc:AlternateContent>
            </w:r>
            <w:r>
              <w:rPr>
                <w:noProof/>
                <w:lang w:eastAsia="es-CO"/>
              </w:rPr>
              <mc:AlternateContent>
                <mc:Choice Requires="wps">
                  <w:drawing>
                    <wp:anchor distT="0" distB="0" distL="114300" distR="114300" simplePos="0" relativeHeight="252327936" behindDoc="0" locked="0" layoutInCell="1" allowOverlap="1" wp14:anchorId="66C7BA3B" wp14:editId="17404DFD">
                      <wp:simplePos x="0" y="0"/>
                      <wp:positionH relativeFrom="column">
                        <wp:posOffset>810895</wp:posOffset>
                      </wp:positionH>
                      <wp:positionV relativeFrom="paragraph">
                        <wp:posOffset>1254570</wp:posOffset>
                      </wp:positionV>
                      <wp:extent cx="0" cy="248763"/>
                      <wp:effectExtent l="76200" t="0" r="57150" b="56515"/>
                      <wp:wrapNone/>
                      <wp:docPr id="290" name="Conector recto de flecha 290"/>
                      <wp:cNvGraphicFramePr/>
                      <a:graphic xmlns:a="http://schemas.openxmlformats.org/drawingml/2006/main">
                        <a:graphicData uri="http://schemas.microsoft.com/office/word/2010/wordprocessingShape">
                          <wps:wsp>
                            <wps:cNvCnPr/>
                            <wps:spPr>
                              <a:xfrm>
                                <a:off x="0" y="0"/>
                                <a:ext cx="0" cy="24876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AC5723E" id="Conector recto de flecha 290" o:spid="_x0000_s1026" type="#_x0000_t32" style="position:absolute;margin-left:63.85pt;margin-top:98.8pt;width:0;height:19.6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">
                      <v:stroke endarrow="block"/>
                    </v:shape>
                  </w:pict>
                </mc:Fallback>
              </mc:AlternateContent>
            </w:r>
            <w:r>
              <w:rPr>
                <w:noProof/>
                <w:lang w:eastAsia="es-CO"/>
              </w:rPr>
              <mc:AlternateContent>
                <mc:Choice Requires="wps">
                  <w:drawing>
                    <wp:anchor distT="0" distB="0" distL="114300" distR="114300" simplePos="0" relativeHeight="252326912" behindDoc="0" locked="0" layoutInCell="1" allowOverlap="1" wp14:anchorId="18FCB39C" wp14:editId="31833333">
                      <wp:simplePos x="0" y="0"/>
                      <wp:positionH relativeFrom="column">
                        <wp:posOffset>1410690</wp:posOffset>
                      </wp:positionH>
                      <wp:positionV relativeFrom="paragraph">
                        <wp:posOffset>672267</wp:posOffset>
                      </wp:positionV>
                      <wp:extent cx="53933" cy="0"/>
                      <wp:effectExtent l="19050" t="76200" r="22860" b="95250"/>
                      <wp:wrapNone/>
                      <wp:docPr id="289" name="Conector recto de flecha 289"/>
                      <wp:cNvGraphicFramePr/>
                      <a:graphic xmlns:a="http://schemas.openxmlformats.org/drawingml/2006/main">
                        <a:graphicData uri="http://schemas.microsoft.com/office/word/2010/wordprocessingShape">
                          <wps:wsp>
                            <wps:cNvCnPr/>
                            <wps:spPr>
                              <a:xfrm>
                                <a:off x="0" y="0"/>
                                <a:ext cx="53933"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A31E96E" id="Conector recto de flecha 289" o:spid="_x0000_s1026" type="#_x0000_t32" style="position:absolute;margin-left:111.1pt;margin-top:52.95pt;width:4.25pt;height:0;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">
                      <v:stroke endarrow="block"/>
                    </v:shape>
                  </w:pict>
                </mc:Fallback>
              </mc:AlternateContent>
            </w:r>
            <w:r w:rsidRPr="009C79E6">
              <w:rPr>
                <w:noProof/>
                <w:lang w:eastAsia="es-CO"/>
              </w:rPr>
              <mc:AlternateContent>
                <mc:Choice Requires="wps">
                  <w:drawing>
                    <wp:anchor distT="45720" distB="45720" distL="114300" distR="114300" simplePos="0" relativeHeight="252320768" behindDoc="0" locked="0" layoutInCell="1" allowOverlap="1" wp14:anchorId="115008F7" wp14:editId="4674B29D">
                      <wp:simplePos x="0" y="0"/>
                      <wp:positionH relativeFrom="column">
                        <wp:posOffset>1232922</wp:posOffset>
                      </wp:positionH>
                      <wp:positionV relativeFrom="paragraph">
                        <wp:posOffset>272044</wp:posOffset>
                      </wp:positionV>
                      <wp:extent cx="400050" cy="247650"/>
                      <wp:effectExtent l="0" t="0" r="0" b="0"/>
                      <wp:wrapSquare wrapText="bothSides"/>
                      <wp:docPr id="5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3612BB67"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008F7" id="_x0000_s1108" type="#_x0000_t202" style="position:absolute;left:0;text-align:left;margin-left:97.1pt;margin-top:21.4pt;width:31.5pt;height:19.5pt;z-index:25232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" filled="f" stroked="f">
                      <v:textbox>
                        <w:txbxContent>
                          <w:p w14:paraId="3612BB67" w14:textId="77777777" w:rsidR="00623673" w:rsidRPr="009C79E6" w:rsidRDefault="00623673" w:rsidP="000D4A5B">
                            <w:r w:rsidRPr="009C79E6">
                              <w:t>No</w:t>
                            </w:r>
                          </w:p>
                        </w:txbxContent>
                      </v:textbox>
                      <w10:wrap type="square"/>
                    </v:shape>
                  </w:pict>
                </mc:Fallback>
              </mc:AlternateContent>
            </w:r>
            <w:r>
              <w:rPr>
                <w:noProof/>
                <w:lang w:eastAsia="es-CO"/>
              </w:rPr>
              <mc:AlternateContent>
                <mc:Choice Requires="wps">
                  <w:drawing>
                    <wp:anchor distT="0" distB="0" distL="114300" distR="114300" simplePos="0" relativeHeight="252318720" behindDoc="0" locked="0" layoutInCell="1" allowOverlap="1" wp14:anchorId="05F5046F" wp14:editId="23B7D02C">
                      <wp:simplePos x="0" y="0"/>
                      <wp:positionH relativeFrom="column">
                        <wp:posOffset>1472375</wp:posOffset>
                      </wp:positionH>
                      <wp:positionV relativeFrom="paragraph">
                        <wp:posOffset>558800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199" name="Elipse 199"/>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751F4BD6"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5046F" id="Elipse 199" o:spid="_x0000_s1109" style="position:absolute;left:0;text-align:left;margin-left:115.95pt;margin-top:44pt;width:16.5pt;height:16.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" filled="f" strokecolor="windowText" strokeweight=".25pt">
                      <v:textbox>
                        <w:txbxContent>
                          <w:p w14:paraId="751F4BD6" w14:textId="77777777" w:rsidR="00623673" w:rsidRPr="008B0E34" w:rsidRDefault="00623673" w:rsidP="000D4A5B"/>
                        </w:txbxContent>
                      </v:textbox>
                      <w10:wrap type="through"/>
                    </v:oval>
                  </w:pict>
                </mc:Fallback>
              </mc:AlternateContent>
            </w:r>
            <w:r w:rsidRPr="009C79E6">
              <w:rPr>
                <w:noProof/>
                <w:lang w:eastAsia="es-CO"/>
              </w:rPr>
              <mc:AlternateContent>
                <mc:Choice Requires="wps">
                  <w:drawing>
                    <wp:anchor distT="45720" distB="45720" distL="114300" distR="114300" simplePos="0" relativeHeight="252321792" behindDoc="0" locked="0" layoutInCell="1" allowOverlap="1" wp14:anchorId="5DB9E426" wp14:editId="3F72808A">
                      <wp:simplePos x="0" y="0"/>
                      <wp:positionH relativeFrom="column">
                        <wp:posOffset>348739</wp:posOffset>
                      </wp:positionH>
                      <wp:positionV relativeFrom="paragraph">
                        <wp:posOffset>1179435</wp:posOffset>
                      </wp:positionV>
                      <wp:extent cx="304800" cy="238125"/>
                      <wp:effectExtent l="0" t="0" r="0" b="2540"/>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38125"/>
                              </a:xfrm>
                              <a:prstGeom prst="rect">
                                <a:avLst/>
                              </a:prstGeom>
                              <a:noFill/>
                              <a:ln w="9525">
                                <a:noFill/>
                                <a:miter lim="800000"/>
                                <a:headEnd/>
                                <a:tailEnd/>
                              </a:ln>
                            </wps:spPr>
                            <wps:txbx>
                              <w:txbxContent>
                                <w:p w14:paraId="2D1047CE" w14:textId="77777777" w:rsidR="00623673" w:rsidRPr="00133CBE" w:rsidRDefault="00623673" w:rsidP="000D4A5B">
                                  <w:pPr>
                                    <w:rPr>
                                      <w:sz w:val="18"/>
                                      <w:szCs w:val="18"/>
                                    </w:rPr>
                                  </w:pPr>
                                  <w:r w:rsidRPr="00133CBE">
                                    <w:rPr>
                                      <w:sz w:val="18"/>
                                      <w:szCs w:val="18"/>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9E426" id="_x0000_s1110" type="#_x0000_t202" style="position:absolute;left:0;text-align:left;margin-left:27.45pt;margin-top:92.85pt;width:24pt;height:18.75pt;z-index:25232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" filled="f" stroked="f">
                      <v:textbox>
                        <w:txbxContent>
                          <w:p w14:paraId="2D1047CE" w14:textId="77777777" w:rsidR="00623673" w:rsidRPr="00133CBE" w:rsidRDefault="00623673" w:rsidP="000D4A5B">
                            <w:pPr>
                              <w:rPr>
                                <w:sz w:val="18"/>
                                <w:szCs w:val="18"/>
                              </w:rPr>
                            </w:pPr>
                            <w:r w:rsidRPr="00133CBE">
                              <w:rPr>
                                <w:sz w:val="18"/>
                                <w:szCs w:val="18"/>
                              </w:rPr>
                              <w:t>Si</w:t>
                            </w:r>
                          </w:p>
                        </w:txbxContent>
                      </v:textbox>
                      <w10:wrap type="square"/>
                    </v:shape>
                  </w:pict>
                </mc:Fallback>
              </mc:AlternateContent>
            </w:r>
            <w:r>
              <w:rPr>
                <w:noProof/>
                <w:lang w:eastAsia="es-CO"/>
              </w:rPr>
              <mc:AlternateContent>
                <mc:Choice Requires="wps">
                  <w:drawing>
                    <wp:anchor distT="0" distB="0" distL="114300" distR="114300" simplePos="0" relativeHeight="252310528" behindDoc="0" locked="0" layoutInCell="1" allowOverlap="1" wp14:anchorId="26B9F5D7" wp14:editId="47190C6D">
                      <wp:simplePos x="0" y="0"/>
                      <wp:positionH relativeFrom="column">
                        <wp:posOffset>232410</wp:posOffset>
                      </wp:positionH>
                      <wp:positionV relativeFrom="paragraph">
                        <wp:posOffset>89725</wp:posOffset>
                      </wp:positionV>
                      <wp:extent cx="1181100" cy="1152525"/>
                      <wp:effectExtent l="0" t="0" r="19050" b="28575"/>
                      <wp:wrapNone/>
                      <wp:docPr id="202" name="Rombo 202"/>
                      <wp:cNvGraphicFramePr/>
                      <a:graphic xmlns:a="http://schemas.openxmlformats.org/drawingml/2006/main">
                        <a:graphicData uri="http://schemas.microsoft.com/office/word/2010/wordprocessingShape">
                          <wps:wsp>
                            <wps:cNvSpPr/>
                            <wps:spPr>
                              <a:xfrm>
                                <a:off x="0" y="0"/>
                                <a:ext cx="1181100" cy="1152525"/>
                              </a:xfrm>
                              <a:prstGeom prst="diamond">
                                <a:avLst/>
                              </a:prstGeom>
                              <a:noFill/>
                              <a:ln w="3175" cap="flat" cmpd="sng" algn="ctr">
                                <a:solidFill>
                                  <a:sysClr val="windowText" lastClr="000000"/>
                                </a:solidFill>
                                <a:prstDash val="solid"/>
                              </a:ln>
                              <a:effectLst/>
                            </wps:spPr>
                            <wps:txbx>
                              <w:txbxContent>
                                <w:p w14:paraId="53D694B0" w14:textId="77777777" w:rsidR="00623673" w:rsidRPr="00E516E7"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9F5D7" id="Rombo 202" o:spid="_x0000_s1111" type="#_x0000_t4" style="position:absolute;left:0;text-align:left;margin-left:18.3pt;margin-top:7.05pt;width:93pt;height:90.7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" filled="f" strokecolor="windowText" strokeweight=".25pt">
                      <v:textbox>
                        <w:txbxContent>
                          <w:p w14:paraId="53D694B0" w14:textId="77777777" w:rsidR="00623673" w:rsidRPr="00E516E7" w:rsidRDefault="00623673" w:rsidP="000D4A5B"/>
                        </w:txbxContent>
                      </v:textbox>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404523" w14:textId="77777777" w:rsidR="001E1335" w:rsidRPr="00133CBE" w:rsidRDefault="001E1335" w:rsidP="001E1335">
            <w:pPr>
              <w:rPr>
                <w:sz w:val="18"/>
                <w:szCs w:val="18"/>
              </w:rPr>
            </w:pPr>
          </w:p>
          <w:p w14:paraId="57A94547" w14:textId="77777777" w:rsidR="001E1335" w:rsidRPr="00133CBE" w:rsidRDefault="001E1335" w:rsidP="001E1335">
            <w:pPr>
              <w:rPr>
                <w:sz w:val="18"/>
                <w:szCs w:val="18"/>
              </w:rPr>
            </w:pPr>
          </w:p>
          <w:p w14:paraId="13D38E69" w14:textId="77777777" w:rsidR="001E1335" w:rsidRPr="00133CBE" w:rsidRDefault="001E1335" w:rsidP="001E1335">
            <w:pPr>
              <w:rPr>
                <w:sz w:val="18"/>
                <w:szCs w:val="18"/>
              </w:rPr>
            </w:pPr>
          </w:p>
          <w:p w14:paraId="360B0EEA" w14:textId="77777777" w:rsidR="001E1335" w:rsidRPr="00133CBE" w:rsidRDefault="001E1335" w:rsidP="001E1335">
            <w:pPr>
              <w:rPr>
                <w:sz w:val="18"/>
                <w:szCs w:val="18"/>
              </w:rPr>
            </w:pPr>
          </w:p>
          <w:p w14:paraId="6147E665" w14:textId="77777777" w:rsidR="001E1335" w:rsidRPr="00133CBE" w:rsidRDefault="001E1335" w:rsidP="001E1335">
            <w:pPr>
              <w:rPr>
                <w:sz w:val="18"/>
                <w:szCs w:val="18"/>
              </w:rPr>
            </w:pPr>
            <w:r w:rsidRPr="00133CBE">
              <w:rPr>
                <w:sz w:val="18"/>
                <w:szCs w:val="18"/>
              </w:rPr>
              <w:t>¿La distribución de los organismos es equitativa?</w:t>
            </w:r>
          </w:p>
          <w:p w14:paraId="1E5EA429" w14:textId="77777777" w:rsidR="001E1335" w:rsidRPr="00133CBE" w:rsidRDefault="001E1335" w:rsidP="001E1335">
            <w:pPr>
              <w:rPr>
                <w:sz w:val="18"/>
                <w:szCs w:val="18"/>
              </w:rPr>
            </w:pPr>
          </w:p>
          <w:p w14:paraId="2FCC68DA" w14:textId="77777777" w:rsidR="001E1335" w:rsidRPr="00133CBE" w:rsidRDefault="001E1335" w:rsidP="001E1335">
            <w:pPr>
              <w:rPr>
                <w:sz w:val="18"/>
                <w:szCs w:val="18"/>
              </w:rPr>
            </w:pPr>
          </w:p>
          <w:p w14:paraId="4FDF3043" w14:textId="77777777" w:rsidR="001E1335" w:rsidRPr="00133CBE" w:rsidRDefault="001E1335" w:rsidP="001E1335">
            <w:pPr>
              <w:rPr>
                <w:sz w:val="18"/>
                <w:szCs w:val="18"/>
              </w:rPr>
            </w:pPr>
          </w:p>
          <w:p w14:paraId="404B559A" w14:textId="77777777" w:rsidR="001E1335" w:rsidRPr="00133CBE" w:rsidRDefault="001E1335"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1FD7ED" w14:textId="7BC61237"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1AB76EA" w14:textId="77777777" w:rsidR="001E1335" w:rsidRPr="00133CBE" w:rsidRDefault="001E1335" w:rsidP="001E1335">
            <w:pPr>
              <w:rPr>
                <w:sz w:val="18"/>
                <w:szCs w:val="18"/>
              </w:rPr>
            </w:pPr>
            <w:r w:rsidRPr="00133CBE">
              <w:rPr>
                <w:sz w:val="18"/>
                <w:szCs w:val="18"/>
              </w:rPr>
              <w:t>No aplica</w:t>
            </w:r>
          </w:p>
        </w:tc>
      </w:tr>
      <w:tr w:rsidR="001E1335" w:rsidRPr="0057065A" w14:paraId="029016D3"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628643" w14:textId="77777777" w:rsidR="001E1335" w:rsidRPr="00133CBE" w:rsidRDefault="001E1335" w:rsidP="001E1335">
            <w:pPr>
              <w:jc w:val="center"/>
              <w:rPr>
                <w:sz w:val="18"/>
                <w:szCs w:val="18"/>
              </w:rPr>
            </w:pPr>
            <w:r w:rsidRPr="00133CBE">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9C5A2CF" w14:textId="0D00EDC3"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28960" behindDoc="0" locked="0" layoutInCell="1" allowOverlap="1" wp14:anchorId="26FE68B0" wp14:editId="77AE0490">
                      <wp:simplePos x="0" y="0"/>
                      <wp:positionH relativeFrom="column">
                        <wp:posOffset>811481</wp:posOffset>
                      </wp:positionH>
                      <wp:positionV relativeFrom="paragraph">
                        <wp:posOffset>269735</wp:posOffset>
                      </wp:positionV>
                      <wp:extent cx="0" cy="593148"/>
                      <wp:effectExtent l="76200" t="0" r="57150" b="54610"/>
                      <wp:wrapNone/>
                      <wp:docPr id="293" name="Conector recto de flecha 293"/>
                      <wp:cNvGraphicFramePr/>
                      <a:graphic xmlns:a="http://schemas.openxmlformats.org/drawingml/2006/main">
                        <a:graphicData uri="http://schemas.microsoft.com/office/word/2010/wordprocessingShape">
                          <wps:wsp>
                            <wps:cNvCnPr/>
                            <wps:spPr>
                              <a:xfrm>
                                <a:off x="0" y="0"/>
                                <a:ext cx="0" cy="59314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6CDD212" id="Conector recto de flecha 293" o:spid="_x0000_s1026" type="#_x0000_t32" style="position:absolute;margin-left:63.9pt;margin-top:21.25pt;width:0;height:46.7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">
                      <v:stroke endarrow="block"/>
                    </v:shape>
                  </w:pict>
                </mc:Fallback>
              </mc:AlternateContent>
            </w:r>
            <w:r w:rsidRPr="0057065A">
              <w:rPr>
                <w:noProof/>
                <w:lang w:eastAsia="es-CO"/>
              </w:rPr>
              <mc:AlternateContent>
                <mc:Choice Requires="wps">
                  <w:drawing>
                    <wp:anchor distT="0" distB="0" distL="114300" distR="114300" simplePos="0" relativeHeight="252317696" behindDoc="0" locked="0" layoutInCell="1" allowOverlap="1" wp14:anchorId="00CFC77C" wp14:editId="493F6150">
                      <wp:simplePos x="0" y="0"/>
                      <wp:positionH relativeFrom="column">
                        <wp:posOffset>308800</wp:posOffset>
                      </wp:positionH>
                      <wp:positionV relativeFrom="paragraph">
                        <wp:posOffset>33697</wp:posOffset>
                      </wp:positionV>
                      <wp:extent cx="1007745" cy="238125"/>
                      <wp:effectExtent l="0" t="0" r="20955" b="28575"/>
                      <wp:wrapThrough wrapText="bothSides">
                        <wp:wrapPolygon edited="0">
                          <wp:start x="0" y="0"/>
                          <wp:lineTo x="0" y="22464"/>
                          <wp:lineTo x="21641" y="22464"/>
                          <wp:lineTo x="21641" y="0"/>
                          <wp:lineTo x="0" y="0"/>
                        </wp:wrapPolygon>
                      </wp:wrapThrough>
                      <wp:docPr id="206"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EC59719" w14:textId="77777777" w:rsidR="00623673" w:rsidRPr="00133CBE" w:rsidRDefault="00623673" w:rsidP="00133CBE">
                                  <w:pPr>
                                    <w:jc w:val="center"/>
                                    <w:rPr>
                                      <w:sz w:val="18"/>
                                      <w:szCs w:val="18"/>
                                    </w:rPr>
                                  </w:pPr>
                                  <w:r w:rsidRPr="00133CBE">
                                    <w:rPr>
                                      <w:sz w:val="18"/>
                                      <w:szCs w:val="18"/>
                                    </w:rPr>
                                    <w:t>Contar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CFC77C" id="_x0000_s1112" style="position:absolute;left:0;text-align:left;margin-left:24.3pt;margin-top:2.65pt;width:79.35pt;height:18.7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" fillcolor="window" strokecolor="windowText" strokeweight=".25pt">
                      <v:textbox>
                        <w:txbxContent>
                          <w:p w14:paraId="1EC59719" w14:textId="77777777" w:rsidR="00623673" w:rsidRPr="00133CBE" w:rsidRDefault="00623673" w:rsidP="00133CBE">
                            <w:pPr>
                              <w:jc w:val="center"/>
                              <w:rPr>
                                <w:sz w:val="18"/>
                                <w:szCs w:val="18"/>
                              </w:rPr>
                            </w:pPr>
                            <w:r w:rsidRPr="00133CBE">
                              <w:rPr>
                                <w:sz w:val="18"/>
                                <w:szCs w:val="18"/>
                              </w:rPr>
                              <w:t>Contar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E03E3AD" w14:textId="77777777" w:rsidR="001E1335" w:rsidRPr="00133CBE" w:rsidRDefault="001E1335" w:rsidP="001E1335">
            <w:pPr>
              <w:rPr>
                <w:sz w:val="18"/>
                <w:szCs w:val="18"/>
              </w:rPr>
            </w:pPr>
            <w:r w:rsidRPr="00133CBE">
              <w:rPr>
                <w:sz w:val="18"/>
                <w:szCs w:val="18"/>
              </w:rPr>
              <w:t>Contar el número de organismos presentes en toda la cámara e identificar hasta el nivel taxonómico más bajo posible.</w:t>
            </w:r>
          </w:p>
          <w:p w14:paraId="66421CB7" w14:textId="77777777" w:rsidR="001E1335" w:rsidRPr="00133CBE" w:rsidRDefault="001E1335"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1549384" w14:textId="6EDF1B10"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ABEC2B" w14:textId="1A314B89" w:rsidR="001E1335" w:rsidRPr="005A4A9A" w:rsidRDefault="00535F58" w:rsidP="001E1335">
            <w:pPr>
              <w:rPr>
                <w:sz w:val="18"/>
                <w:szCs w:val="18"/>
              </w:rPr>
            </w:pPr>
            <w:r w:rsidRPr="005A4A9A">
              <w:rPr>
                <w:sz w:val="18"/>
                <w:shd w:val="clear" w:color="auto" w:fill="FFFFFF"/>
              </w:rPr>
              <w:t>M5-00-FOR-13</w:t>
            </w:r>
            <w:r w:rsidR="00BB5BB7" w:rsidRPr="005A4A9A">
              <w:rPr>
                <w:sz w:val="18"/>
                <w:shd w:val="clear" w:color="auto" w:fill="FFFFFF"/>
              </w:rPr>
              <w:t>6</w:t>
            </w:r>
          </w:p>
        </w:tc>
      </w:tr>
      <w:tr w:rsidR="001E1335" w:rsidRPr="0057065A" w14:paraId="381ECAF9"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C85106" w14:textId="77777777" w:rsidR="001E1335" w:rsidRPr="00133CBE" w:rsidRDefault="001E1335" w:rsidP="001E1335">
            <w:pPr>
              <w:jc w:val="center"/>
              <w:rPr>
                <w:sz w:val="18"/>
                <w:szCs w:val="18"/>
              </w:rPr>
            </w:pPr>
            <w:r w:rsidRPr="00133CBE">
              <w:rPr>
                <w:sz w:val="18"/>
                <w:szCs w:val="18"/>
              </w:rPr>
              <w:t>6</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BD9521C" w14:textId="77777777" w:rsidR="001E1335" w:rsidRDefault="001E1335" w:rsidP="001E1335">
            <w:pPr>
              <w:rPr>
                <w:noProof/>
                <w:lang w:val="en-US"/>
              </w:rPr>
            </w:pPr>
            <w:r w:rsidRPr="0057065A">
              <w:rPr>
                <w:noProof/>
                <w:lang w:eastAsia="es-CO"/>
              </w:rPr>
              <mc:AlternateContent>
                <mc:Choice Requires="wps">
                  <w:drawing>
                    <wp:anchor distT="0" distB="0" distL="114300" distR="114300" simplePos="0" relativeHeight="252300288" behindDoc="0" locked="0" layoutInCell="1" allowOverlap="1" wp14:anchorId="1A4B03BB" wp14:editId="4ADACB77">
                      <wp:simplePos x="0" y="0"/>
                      <wp:positionH relativeFrom="column">
                        <wp:posOffset>304990</wp:posOffset>
                      </wp:positionH>
                      <wp:positionV relativeFrom="paragraph">
                        <wp:posOffset>57785</wp:posOffset>
                      </wp:positionV>
                      <wp:extent cx="1007745" cy="238125"/>
                      <wp:effectExtent l="0" t="0" r="20955" b="28575"/>
                      <wp:wrapThrough wrapText="bothSides">
                        <wp:wrapPolygon edited="0">
                          <wp:start x="0" y="0"/>
                          <wp:lineTo x="0" y="22464"/>
                          <wp:lineTo x="21641" y="22464"/>
                          <wp:lineTo x="21641" y="0"/>
                          <wp:lineTo x="0" y="0"/>
                        </wp:wrapPolygon>
                      </wp:wrapThrough>
                      <wp:docPr id="207"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78D1BAF" w14:textId="77777777" w:rsidR="00623673" w:rsidRPr="00133CBE" w:rsidRDefault="00623673" w:rsidP="001E1335">
                                  <w:pPr>
                                    <w:jc w:val="center"/>
                                    <w:rPr>
                                      <w:sz w:val="18"/>
                                      <w:szCs w:val="18"/>
                                    </w:rPr>
                                  </w:pPr>
                                  <w:r w:rsidRPr="00133CBE">
                                    <w:rPr>
                                      <w:sz w:val="18"/>
                                      <w:szCs w:val="18"/>
                                    </w:rPr>
                                    <w:t>Realizar</w:t>
                                  </w:r>
                                </w:p>
                                <w:p w14:paraId="1B6BC229" w14:textId="77777777" w:rsidR="00623673" w:rsidRDefault="00623673" w:rsidP="001E1335"/>
                                <w:p w14:paraId="100455DC" w14:textId="77777777" w:rsidR="00623673" w:rsidRDefault="00623673" w:rsidP="001E1335"/>
                                <w:p w14:paraId="115E822C" w14:textId="77777777" w:rsidR="00623673" w:rsidRDefault="00623673" w:rsidP="001E1335"/>
                                <w:p w14:paraId="71B49860" w14:textId="77777777" w:rsidR="00623673" w:rsidRPr="005C433E" w:rsidRDefault="00623673" w:rsidP="001E133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4B03BB" id="_x0000_s1113" style="position:absolute;left:0;text-align:left;margin-left:24pt;margin-top:4.55pt;width:79.35pt;height:18.7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1BL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" fillcolor="window" strokecolor="windowText" strokeweight=".25pt">
                      <v:textbox>
                        <w:txbxContent>
                          <w:p w14:paraId="178D1BAF" w14:textId="77777777" w:rsidR="00623673" w:rsidRPr="00133CBE" w:rsidRDefault="00623673" w:rsidP="001E1335">
                            <w:pPr>
                              <w:jc w:val="center"/>
                              <w:rPr>
                                <w:sz w:val="18"/>
                                <w:szCs w:val="18"/>
                              </w:rPr>
                            </w:pPr>
                            <w:r w:rsidRPr="00133CBE">
                              <w:rPr>
                                <w:sz w:val="18"/>
                                <w:szCs w:val="18"/>
                              </w:rPr>
                              <w:t>Realizar</w:t>
                            </w:r>
                          </w:p>
                          <w:p w14:paraId="1B6BC229" w14:textId="77777777" w:rsidR="00623673" w:rsidRDefault="00623673" w:rsidP="001E1335"/>
                          <w:p w14:paraId="100455DC" w14:textId="77777777" w:rsidR="00623673" w:rsidRDefault="00623673" w:rsidP="001E1335"/>
                          <w:p w14:paraId="115E822C" w14:textId="77777777" w:rsidR="00623673" w:rsidRDefault="00623673" w:rsidP="001E1335"/>
                          <w:p w14:paraId="71B49860" w14:textId="77777777" w:rsidR="00623673" w:rsidRPr="005C433E" w:rsidRDefault="00623673" w:rsidP="001E1335"/>
                        </w:txbxContent>
                      </v:textbox>
                      <w10:wrap type="through"/>
                    </v:rect>
                  </w:pict>
                </mc:Fallback>
              </mc:AlternateContent>
            </w:r>
          </w:p>
          <w:p w14:paraId="3B2FE18D" w14:textId="77777777"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01312" behindDoc="0" locked="0" layoutInCell="1" allowOverlap="1" wp14:anchorId="46BC665A" wp14:editId="44AF6788">
                      <wp:simplePos x="0" y="0"/>
                      <wp:positionH relativeFrom="column">
                        <wp:posOffset>810895</wp:posOffset>
                      </wp:positionH>
                      <wp:positionV relativeFrom="paragraph">
                        <wp:posOffset>134405</wp:posOffset>
                      </wp:positionV>
                      <wp:extent cx="0" cy="296883"/>
                      <wp:effectExtent l="76200" t="0" r="57150" b="65405"/>
                      <wp:wrapNone/>
                      <wp:docPr id="295" name="Conector recto de flecha 295"/>
                      <wp:cNvGraphicFramePr/>
                      <a:graphic xmlns:a="http://schemas.openxmlformats.org/drawingml/2006/main">
                        <a:graphicData uri="http://schemas.microsoft.com/office/word/2010/wordprocessingShape">
                          <wps:wsp>
                            <wps:cNvCnPr/>
                            <wps:spPr>
                              <a:xfrm>
                                <a:off x="0" y="0"/>
                                <a:ext cx="0" cy="29688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0D3CE1D" id="Conector recto de flecha 295" o:spid="_x0000_s1026" type="#_x0000_t32" style="position:absolute;margin-left:63.85pt;margin-top:10.6pt;width:0;height:23.4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6ECAED9" w14:textId="77777777" w:rsidR="001E1335" w:rsidRPr="00133CBE" w:rsidRDefault="001E1335" w:rsidP="001E1335">
            <w:pPr>
              <w:rPr>
                <w:sz w:val="18"/>
                <w:szCs w:val="18"/>
              </w:rPr>
            </w:pPr>
            <w:r w:rsidRPr="00133CBE">
              <w:rPr>
                <w:sz w:val="18"/>
                <w:szCs w:val="18"/>
              </w:rPr>
              <w:t xml:space="preserve">Realizar registro fotográfico con cámara fotográfica o </w:t>
            </w:r>
            <w:proofErr w:type="gramStart"/>
            <w:r w:rsidRPr="00133CBE">
              <w:rPr>
                <w:sz w:val="18"/>
                <w:szCs w:val="18"/>
              </w:rPr>
              <w:t>con  el</w:t>
            </w:r>
            <w:proofErr w:type="gramEnd"/>
            <w:r w:rsidRPr="00133CBE">
              <w:rPr>
                <w:sz w:val="18"/>
                <w:szCs w:val="18"/>
              </w:rPr>
              <w:t xml:space="preserve"> microscopio invertido y el Software necesario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0FC7F65" w14:textId="440E7939" w:rsidR="001E1335" w:rsidRPr="00133CBE" w:rsidRDefault="001E1335" w:rsidP="001E1335">
            <w:pPr>
              <w:jc w:val="cente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1B000E2" w14:textId="77777777" w:rsidR="001E1335" w:rsidRPr="00133CBE" w:rsidRDefault="001E1335" w:rsidP="001E1335">
            <w:pPr>
              <w:rPr>
                <w:sz w:val="18"/>
                <w:szCs w:val="18"/>
              </w:rPr>
            </w:pPr>
            <w:r w:rsidRPr="00133CBE">
              <w:rPr>
                <w:sz w:val="18"/>
                <w:szCs w:val="18"/>
              </w:rPr>
              <w:t>No aplica</w:t>
            </w:r>
          </w:p>
        </w:tc>
      </w:tr>
      <w:tr w:rsidR="001E1335" w:rsidRPr="0057065A" w14:paraId="00E495DF"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05D8961" w14:textId="77777777" w:rsidR="001E1335" w:rsidRPr="00133CBE" w:rsidRDefault="001E1335" w:rsidP="001E1335">
            <w:pPr>
              <w:jc w:val="center"/>
              <w:rPr>
                <w:sz w:val="18"/>
                <w:szCs w:val="18"/>
              </w:rPr>
            </w:pPr>
            <w:r w:rsidRPr="00133CBE">
              <w:rPr>
                <w:sz w:val="18"/>
                <w:szCs w:val="18"/>
              </w:rPr>
              <w:t>7</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F6BF653" w14:textId="7CF99186"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08480" behindDoc="0" locked="0" layoutInCell="1" allowOverlap="1" wp14:anchorId="1823A845" wp14:editId="369A1629">
                      <wp:simplePos x="0" y="0"/>
                      <wp:positionH relativeFrom="column">
                        <wp:posOffset>815320</wp:posOffset>
                      </wp:positionH>
                      <wp:positionV relativeFrom="paragraph">
                        <wp:posOffset>369970</wp:posOffset>
                      </wp:positionV>
                      <wp:extent cx="0" cy="273133"/>
                      <wp:effectExtent l="76200" t="0" r="57150" b="50800"/>
                      <wp:wrapNone/>
                      <wp:docPr id="302" name="Conector recto de flecha 302"/>
                      <wp:cNvGraphicFramePr/>
                      <a:graphic xmlns:a="http://schemas.openxmlformats.org/drawingml/2006/main">
                        <a:graphicData uri="http://schemas.microsoft.com/office/word/2010/wordprocessingShape">
                          <wps:wsp>
                            <wps:cNvCnPr/>
                            <wps:spPr>
                              <a:xfrm>
                                <a:off x="0" y="0"/>
                                <a:ext cx="0" cy="27313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AC42465" id="Conector recto de flecha 302" o:spid="_x0000_s1026" type="#_x0000_t32" style="position:absolute;margin-left:64.2pt;margin-top:29.15pt;width:0;height:21.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">
                      <v:stroke endarrow="block"/>
                    </v:shape>
                  </w:pict>
                </mc:Fallback>
              </mc:AlternateContent>
            </w:r>
            <w:r w:rsidRPr="009C6BA5">
              <w:rPr>
                <w:noProof/>
                <w:lang w:eastAsia="es-CO"/>
              </w:rPr>
              <mc:AlternateContent>
                <mc:Choice Requires="wps">
                  <w:drawing>
                    <wp:anchor distT="45720" distB="45720" distL="114300" distR="114300" simplePos="0" relativeHeight="252306432" behindDoc="0" locked="0" layoutInCell="1" allowOverlap="1" wp14:anchorId="00FCC264" wp14:editId="7BBA284D">
                      <wp:simplePos x="0" y="0"/>
                      <wp:positionH relativeFrom="column">
                        <wp:posOffset>330200</wp:posOffset>
                      </wp:positionH>
                      <wp:positionV relativeFrom="paragraph">
                        <wp:posOffset>132080</wp:posOffset>
                      </wp:positionV>
                      <wp:extent cx="985520" cy="213360"/>
                      <wp:effectExtent l="0" t="0" r="24130" b="15240"/>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0896E608" w14:textId="77777777" w:rsidR="00623673" w:rsidRPr="00133CBE" w:rsidRDefault="00623673" w:rsidP="001E1335">
                                  <w:pPr>
                                    <w:jc w:val="center"/>
                                    <w:rPr>
                                      <w:sz w:val="18"/>
                                      <w:szCs w:val="18"/>
                                    </w:rPr>
                                  </w:pPr>
                                  <w:r w:rsidRPr="00133CBE">
                                    <w:rPr>
                                      <w:sz w:val="18"/>
                                      <w:szCs w:val="18"/>
                                    </w:rPr>
                                    <w:t>Lavar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CC264" id="_x0000_s1114" type="#_x0000_t202" style="position:absolute;left:0;text-align:left;margin-left:26pt;margin-top:10.4pt;width:77.6pt;height:16.8pt;z-index:25230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" strokecolor="windowText" strokeweight=".25pt">
                      <v:textbox>
                        <w:txbxContent>
                          <w:p w14:paraId="0896E608" w14:textId="77777777" w:rsidR="00623673" w:rsidRPr="00133CBE" w:rsidRDefault="00623673" w:rsidP="001E1335">
                            <w:pPr>
                              <w:jc w:val="center"/>
                              <w:rPr>
                                <w:sz w:val="18"/>
                                <w:szCs w:val="18"/>
                              </w:rPr>
                            </w:pPr>
                            <w:r w:rsidRPr="00133CBE">
                              <w:rPr>
                                <w:sz w:val="18"/>
                                <w:szCs w:val="18"/>
                              </w:rPr>
                              <w:t>Lavar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D5AED0" w14:textId="77777777" w:rsidR="001E1335" w:rsidRPr="00133CBE" w:rsidRDefault="001E1335" w:rsidP="001E1335">
            <w:pPr>
              <w:rPr>
                <w:sz w:val="18"/>
                <w:szCs w:val="18"/>
              </w:rPr>
            </w:pPr>
          </w:p>
          <w:p w14:paraId="6FA02153" w14:textId="77777777" w:rsidR="001E1335" w:rsidRPr="00133CBE" w:rsidRDefault="001E1335" w:rsidP="001E1335">
            <w:pPr>
              <w:rPr>
                <w:sz w:val="18"/>
                <w:szCs w:val="18"/>
              </w:rPr>
            </w:pPr>
            <w:r w:rsidRPr="00133CBE">
              <w:rPr>
                <w:sz w:val="18"/>
                <w:szCs w:val="18"/>
              </w:rPr>
              <w:t>Lavar cuidadosamente la cámara al finalizar el conteo de cada alícuota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D2B5D18" w14:textId="02EFF2DD" w:rsidR="001E1335" w:rsidRPr="00133CBE" w:rsidRDefault="001E1335" w:rsidP="001E1335">
            <w:pPr>
              <w:jc w:val="cente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39F49F2" w14:textId="77777777" w:rsidR="001E1335" w:rsidRPr="00133CBE" w:rsidRDefault="001E1335" w:rsidP="001E1335">
            <w:pPr>
              <w:rPr>
                <w:sz w:val="18"/>
                <w:szCs w:val="18"/>
              </w:rPr>
            </w:pPr>
            <w:r w:rsidRPr="00133CBE">
              <w:rPr>
                <w:sz w:val="18"/>
                <w:szCs w:val="18"/>
              </w:rPr>
              <w:t>No aplica</w:t>
            </w:r>
          </w:p>
        </w:tc>
      </w:tr>
      <w:tr w:rsidR="001E1335" w:rsidRPr="0057065A" w14:paraId="159CDB50"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562E07" w14:textId="77777777" w:rsidR="001E1335" w:rsidRPr="00133CBE" w:rsidRDefault="001E1335" w:rsidP="001E1335">
            <w:pPr>
              <w:jc w:val="center"/>
              <w:rPr>
                <w:sz w:val="18"/>
                <w:szCs w:val="18"/>
              </w:rPr>
            </w:pPr>
            <w:r w:rsidRPr="00133CBE">
              <w:rPr>
                <w:sz w:val="18"/>
                <w:szCs w:val="18"/>
              </w:rPr>
              <w:t>8</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130AE37" w14:textId="0D50B4EC" w:rsidR="001E1335" w:rsidRPr="0057065A" w:rsidRDefault="005A4A9A" w:rsidP="001E1335">
            <w:pPr>
              <w:rPr>
                <w:noProof/>
                <w:lang w:val="en-US"/>
              </w:rPr>
            </w:pPr>
            <w:r w:rsidRPr="006D76B7">
              <w:rPr>
                <w:noProof/>
                <w:lang w:eastAsia="es-CO"/>
              </w:rPr>
              <mc:AlternateContent>
                <mc:Choice Requires="wps">
                  <w:drawing>
                    <wp:anchor distT="0" distB="0" distL="114300" distR="114300" simplePos="0" relativeHeight="252303360" behindDoc="0" locked="0" layoutInCell="1" allowOverlap="1" wp14:anchorId="2FA91819" wp14:editId="7A71C655">
                      <wp:simplePos x="0" y="0"/>
                      <wp:positionH relativeFrom="column">
                        <wp:posOffset>30066</wp:posOffset>
                      </wp:positionH>
                      <wp:positionV relativeFrom="paragraph">
                        <wp:posOffset>157508</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209" name="Elipse 209"/>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3F35C98B" w14:textId="77777777" w:rsidR="00623673" w:rsidRPr="008B0E34" w:rsidRDefault="00623673" w:rsidP="001E133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91819" id="Elipse 209" o:spid="_x0000_s1115" style="position:absolute;left:0;text-align:left;margin-left:2.35pt;margin-top:12.4pt;width:16.5pt;height:16.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" filled="f" strokecolor="windowText" strokeweight=".25pt">
                      <v:textbox>
                        <w:txbxContent>
                          <w:p w14:paraId="3F35C98B" w14:textId="77777777" w:rsidR="00623673" w:rsidRPr="008B0E34" w:rsidRDefault="00623673" w:rsidP="001E1335"/>
                        </w:txbxContent>
                      </v:textbox>
                      <w10:wrap type="through"/>
                    </v:oval>
                  </w:pict>
                </mc:Fallback>
              </mc:AlternateContent>
            </w:r>
            <w:r w:rsidR="001E1335">
              <w:rPr>
                <w:noProof/>
                <w:lang w:eastAsia="es-CO"/>
              </w:rPr>
              <mc:AlternateContent>
                <mc:Choice Requires="wps">
                  <w:drawing>
                    <wp:anchor distT="0" distB="0" distL="114300" distR="114300" simplePos="0" relativeHeight="252304384" behindDoc="0" locked="0" layoutInCell="1" allowOverlap="1" wp14:anchorId="0E0764A8" wp14:editId="4CAD31A9">
                      <wp:simplePos x="0" y="0"/>
                      <wp:positionH relativeFrom="column">
                        <wp:posOffset>209335</wp:posOffset>
                      </wp:positionH>
                      <wp:positionV relativeFrom="paragraph">
                        <wp:posOffset>264160</wp:posOffset>
                      </wp:positionV>
                      <wp:extent cx="134620" cy="0"/>
                      <wp:effectExtent l="0" t="76200" r="17780" b="95250"/>
                      <wp:wrapNone/>
                      <wp:docPr id="271" name="Conector recto de flecha 271"/>
                      <wp:cNvGraphicFramePr/>
                      <a:graphic xmlns:a="http://schemas.openxmlformats.org/drawingml/2006/main">
                        <a:graphicData uri="http://schemas.microsoft.com/office/word/2010/wordprocessingShape">
                          <wps:wsp>
                            <wps:cNvCnPr/>
                            <wps:spPr>
                              <a:xfrm>
                                <a:off x="0" y="0"/>
                                <a:ext cx="13462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523440D" id="Conector recto de flecha 271" o:spid="_x0000_s1026" type="#_x0000_t32" style="position:absolute;margin-left:16.5pt;margin-top:20.8pt;width:10.6pt;height:0;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">
                      <v:stroke endarrow="block"/>
                    </v:shape>
                  </w:pict>
                </mc:Fallback>
              </mc:AlternateContent>
            </w:r>
            <w:r w:rsidR="001E1335">
              <w:rPr>
                <w:noProof/>
                <w:lang w:eastAsia="es-CO"/>
              </w:rPr>
              <mc:AlternateContent>
                <mc:Choice Requires="wps">
                  <w:drawing>
                    <wp:anchor distT="0" distB="0" distL="114300" distR="114300" simplePos="0" relativeHeight="252307456" behindDoc="0" locked="0" layoutInCell="1" allowOverlap="1" wp14:anchorId="2B56F5D0" wp14:editId="42210919">
                      <wp:simplePos x="0" y="0"/>
                      <wp:positionH relativeFrom="column">
                        <wp:posOffset>815125</wp:posOffset>
                      </wp:positionH>
                      <wp:positionV relativeFrom="paragraph">
                        <wp:posOffset>378460</wp:posOffset>
                      </wp:positionV>
                      <wp:extent cx="0" cy="391886"/>
                      <wp:effectExtent l="76200" t="0" r="57150" b="65405"/>
                      <wp:wrapNone/>
                      <wp:docPr id="210" name="Conector recto de flecha 210"/>
                      <wp:cNvGraphicFramePr/>
                      <a:graphic xmlns:a="http://schemas.openxmlformats.org/drawingml/2006/main">
                        <a:graphicData uri="http://schemas.microsoft.com/office/word/2010/wordprocessingShape">
                          <wps:wsp>
                            <wps:cNvCnPr/>
                            <wps:spPr>
                              <a:xfrm>
                                <a:off x="0" y="0"/>
                                <a:ext cx="0" cy="39188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A9132CA" id="Conector recto de flecha 210" o:spid="_x0000_s1026" type="#_x0000_t32" style="position:absolute;margin-left:64.2pt;margin-top:29.8pt;width:0;height:30.85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">
                      <v:stroke endarrow="block"/>
                    </v:shape>
                  </w:pict>
                </mc:Fallback>
              </mc:AlternateContent>
            </w:r>
            <w:r w:rsidR="001E1335" w:rsidRPr="0057065A">
              <w:rPr>
                <w:noProof/>
                <w:lang w:eastAsia="es-CO"/>
              </w:rPr>
              <mc:AlternateContent>
                <mc:Choice Requires="wps">
                  <w:drawing>
                    <wp:anchor distT="0" distB="0" distL="114300" distR="114300" simplePos="0" relativeHeight="252305408" behindDoc="0" locked="0" layoutInCell="1" allowOverlap="1" wp14:anchorId="0866EA70" wp14:editId="6F3C82CE">
                      <wp:simplePos x="0" y="0"/>
                      <wp:positionH relativeFrom="column">
                        <wp:posOffset>330200</wp:posOffset>
                      </wp:positionH>
                      <wp:positionV relativeFrom="paragraph">
                        <wp:posOffset>114935</wp:posOffset>
                      </wp:positionV>
                      <wp:extent cx="1007745" cy="238125"/>
                      <wp:effectExtent l="0" t="0" r="20955" b="28575"/>
                      <wp:wrapThrough wrapText="bothSides">
                        <wp:wrapPolygon edited="0">
                          <wp:start x="0" y="0"/>
                          <wp:lineTo x="0" y="22464"/>
                          <wp:lineTo x="21641" y="22464"/>
                          <wp:lineTo x="21641" y="0"/>
                          <wp:lineTo x="0" y="0"/>
                        </wp:wrapPolygon>
                      </wp:wrapThrough>
                      <wp:docPr id="211"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411ABAD3" w14:textId="77777777" w:rsidR="00623673" w:rsidRPr="00133CBE" w:rsidRDefault="00623673" w:rsidP="001E1335">
                                  <w:pPr>
                                    <w:jc w:val="center"/>
                                    <w:rPr>
                                      <w:sz w:val="18"/>
                                      <w:szCs w:val="18"/>
                                    </w:rPr>
                                  </w:pPr>
                                  <w:r w:rsidRPr="00133CBE">
                                    <w:rPr>
                                      <w:sz w:val="18"/>
                                      <w:szCs w:val="18"/>
                                    </w:rPr>
                                    <w:t>Descartar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66EA70" id="_x0000_s1116" style="position:absolute;left:0;text-align:left;margin-left:26pt;margin-top:9.05pt;width:79.35pt;height:18.7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" fillcolor="window" strokecolor="windowText" strokeweight=".25pt">
                      <v:textbox>
                        <w:txbxContent>
                          <w:p w14:paraId="411ABAD3" w14:textId="77777777" w:rsidR="00623673" w:rsidRPr="00133CBE" w:rsidRDefault="00623673" w:rsidP="001E1335">
                            <w:pPr>
                              <w:jc w:val="center"/>
                              <w:rPr>
                                <w:sz w:val="18"/>
                                <w:szCs w:val="18"/>
                              </w:rPr>
                            </w:pPr>
                            <w:r w:rsidRPr="00133CBE">
                              <w:rPr>
                                <w:sz w:val="18"/>
                                <w:szCs w:val="18"/>
                              </w:rPr>
                              <w:t>Descartar</w:t>
                            </w:r>
                          </w:p>
                        </w:txbxContent>
                      </v:textbox>
                      <w10:wrap type="through"/>
                    </v:rect>
                  </w:pict>
                </mc:Fallback>
              </mc:AlternateContent>
            </w:r>
            <w:r w:rsidR="001E1335" w:rsidRPr="006D76B7">
              <w:rPr>
                <w:noProof/>
                <w:lang w:eastAsia="es-CO"/>
              </w:rPr>
              <mc:AlternateContent>
                <mc:Choice Requires="wps">
                  <w:drawing>
                    <wp:anchor distT="45720" distB="45720" distL="114300" distR="114300" simplePos="0" relativeHeight="252302336" behindDoc="0" locked="0" layoutInCell="1" allowOverlap="1" wp14:anchorId="7F731AE8" wp14:editId="7DDC4311">
                      <wp:simplePos x="0" y="0"/>
                      <wp:positionH relativeFrom="column">
                        <wp:posOffset>-17590</wp:posOffset>
                      </wp:positionH>
                      <wp:positionV relativeFrom="paragraph">
                        <wp:posOffset>140252</wp:posOffset>
                      </wp:positionV>
                      <wp:extent cx="308610" cy="260985"/>
                      <wp:effectExtent l="0" t="0" r="0" b="5715"/>
                      <wp:wrapSquare wrapText="bothSides"/>
                      <wp:docPr id="2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260985"/>
                              </a:xfrm>
                              <a:prstGeom prst="rect">
                                <a:avLst/>
                              </a:prstGeom>
                              <a:solidFill>
                                <a:srgbClr val="FFFFFF"/>
                              </a:solidFill>
                              <a:ln w="9525">
                                <a:noFill/>
                                <a:miter lim="800000"/>
                                <a:headEnd/>
                                <a:tailEnd/>
                              </a:ln>
                            </wps:spPr>
                            <wps:txbx>
                              <w:txbxContent>
                                <w:p w14:paraId="31740BD2" w14:textId="38B734BD" w:rsidR="00623673" w:rsidRPr="006D76B7" w:rsidRDefault="00623673" w:rsidP="001E133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31AE8" id="_x0000_s1117" type="#_x0000_t202" style="position:absolute;left:0;text-align:left;margin-left:-1.4pt;margin-top:11.05pt;width:24.3pt;height:20.55pt;z-index:25230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" stroked="f">
                      <v:textbox>
                        <w:txbxContent>
                          <w:p w14:paraId="31740BD2" w14:textId="38B734BD" w:rsidR="00623673" w:rsidRPr="006D76B7" w:rsidRDefault="00623673" w:rsidP="001E1335">
                            <w:r>
                              <w:t>1</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9859F4" w14:textId="77777777" w:rsidR="001E1335" w:rsidRPr="00133CBE" w:rsidRDefault="001E1335" w:rsidP="001E1335">
            <w:pPr>
              <w:rPr>
                <w:sz w:val="18"/>
                <w:szCs w:val="18"/>
              </w:rPr>
            </w:pPr>
            <w:r w:rsidRPr="00133CBE">
              <w:rPr>
                <w:sz w:val="18"/>
                <w:szCs w:val="18"/>
              </w:rPr>
              <w:t>Descartar la muestra e iniciar nuevamente el proceso de concentración.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6BFEE16" w14:textId="4C17602A" w:rsidR="001E1335" w:rsidRPr="00133CBE" w:rsidRDefault="001E1335" w:rsidP="001E1335">
            <w:pPr>
              <w:jc w:val="cente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C1D92FD" w14:textId="77777777" w:rsidR="001E1335" w:rsidRPr="00133CBE" w:rsidRDefault="001E1335" w:rsidP="001E1335">
            <w:pPr>
              <w:rPr>
                <w:sz w:val="18"/>
                <w:szCs w:val="18"/>
              </w:rPr>
            </w:pPr>
            <w:r w:rsidRPr="00133CBE">
              <w:rPr>
                <w:sz w:val="18"/>
                <w:szCs w:val="18"/>
              </w:rPr>
              <w:t>No aplica</w:t>
            </w:r>
          </w:p>
        </w:tc>
      </w:tr>
      <w:tr w:rsidR="001C163B" w:rsidRPr="0057065A" w14:paraId="23D8CE3D" w14:textId="77777777" w:rsidTr="005A4A9A">
        <w:trPr>
          <w:trHeight w:val="69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D965904" w14:textId="77777777" w:rsidR="001C163B" w:rsidRPr="0057065A" w:rsidRDefault="001C163B" w:rsidP="000D4A5B"/>
        </w:tc>
        <w:tc>
          <w:tcPr>
            <w:tcW w:w="2830"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4BE1B6D5" w14:textId="77777777" w:rsidR="001C163B" w:rsidRPr="0057065A" w:rsidRDefault="001C163B" w:rsidP="000D4A5B">
            <w:r w:rsidRPr="0057065A">
              <w:rPr>
                <w:noProof/>
                <w:lang w:eastAsia="es-CO"/>
              </w:rPr>
              <mc:AlternateContent>
                <mc:Choice Requires="wps">
                  <w:drawing>
                    <wp:anchor distT="0" distB="0" distL="114300" distR="114300" simplePos="0" relativeHeight="252286976" behindDoc="0" locked="0" layoutInCell="1" allowOverlap="1" wp14:anchorId="0605EF12" wp14:editId="2CB13DD0">
                      <wp:simplePos x="0" y="0"/>
                      <wp:positionH relativeFrom="column">
                        <wp:posOffset>482600</wp:posOffset>
                      </wp:positionH>
                      <wp:positionV relativeFrom="paragraph">
                        <wp:posOffset>96940</wp:posOffset>
                      </wp:positionV>
                      <wp:extent cx="681355" cy="232410"/>
                      <wp:effectExtent l="0" t="0" r="23495" b="15240"/>
                      <wp:wrapNone/>
                      <wp:docPr id="212"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solidFill>
                                <a:sysClr val="window" lastClr="FFFFFF"/>
                              </a:solidFill>
                              <a:ln w="3175" cap="flat" cmpd="sng" algn="ctr">
                                <a:solidFill>
                                  <a:sysClr val="windowText" lastClr="000000"/>
                                </a:solidFill>
                                <a:prstDash val="solid"/>
                              </a:ln>
                              <a:effectLst/>
                            </wps:spPr>
                            <wps:txbx>
                              <w:txbxContent>
                                <w:p w14:paraId="411DACFC" w14:textId="77777777" w:rsidR="00623673" w:rsidRPr="00133CBE" w:rsidRDefault="00623673" w:rsidP="00133CBE">
                                  <w:pPr>
                                    <w:jc w:val="center"/>
                                    <w:rPr>
                                      <w:sz w:val="18"/>
                                      <w:szCs w:val="18"/>
                                    </w:rPr>
                                  </w:pPr>
                                  <w:r w:rsidRPr="00133CBE">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05EF12" id="_x0000_s1118" style="position:absolute;left:0;text-align:left;margin-left:38pt;margin-top:7.65pt;width:53.65pt;height:18.3pt;z-index:25228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" fillcolor="window" strokecolor="windowText" strokeweight=".25pt">
                      <v:textbox>
                        <w:txbxContent>
                          <w:p w14:paraId="411DACFC" w14:textId="77777777" w:rsidR="00623673" w:rsidRPr="00133CBE" w:rsidRDefault="00623673" w:rsidP="00133CBE">
                            <w:pPr>
                              <w:jc w:val="center"/>
                              <w:rPr>
                                <w:sz w:val="18"/>
                                <w:szCs w:val="18"/>
                              </w:rPr>
                            </w:pPr>
                            <w:r w:rsidRPr="00133CBE">
                              <w:rPr>
                                <w:sz w:val="18"/>
                                <w:szCs w:val="18"/>
                              </w:rPr>
                              <w:t>Fin</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2FF50D" w14:textId="77777777" w:rsidR="001C163B" w:rsidRPr="00133CBE" w:rsidRDefault="001C163B" w:rsidP="000D4A5B">
            <w:pPr>
              <w:rPr>
                <w:sz w:val="18"/>
                <w:szCs w:val="18"/>
              </w:rPr>
            </w:pPr>
            <w:r w:rsidRPr="00133CBE">
              <w:rPr>
                <w:sz w:val="18"/>
                <w:szCs w:val="18"/>
              </w:rPr>
              <w:t>FIN</w:t>
            </w:r>
          </w:p>
        </w:tc>
      </w:tr>
    </w:tbl>
    <w:p w14:paraId="314F7A6A" w14:textId="607B3C15" w:rsidR="001C163B" w:rsidRDefault="001C163B" w:rsidP="000D4A5B">
      <w:pPr>
        <w:rPr>
          <w:lang w:val="es-ES"/>
        </w:rPr>
      </w:pPr>
    </w:p>
    <w:p w14:paraId="74D1464B" w14:textId="34B4C398" w:rsidR="007D1B7C" w:rsidRPr="001C163B" w:rsidRDefault="007D1B7C" w:rsidP="000D4A5B">
      <w:pPr>
        <w:rPr>
          <w:lang w:val="es-ES"/>
        </w:rPr>
      </w:pPr>
    </w:p>
    <w:p w14:paraId="6BD125A0" w14:textId="40289DAA" w:rsidR="001F198D" w:rsidRPr="002944E4" w:rsidRDefault="001F198D" w:rsidP="002944E4">
      <w:pPr>
        <w:pStyle w:val="Ttulo3"/>
        <w:rPr>
          <w:color w:val="000000"/>
        </w:rPr>
      </w:pPr>
      <w:r w:rsidRPr="003D6AA9">
        <w:t xml:space="preserve"> </w:t>
      </w:r>
      <w:r w:rsidR="002944E4" w:rsidRPr="003D6AA9">
        <w:t xml:space="preserve">Análisis de la comunidad </w:t>
      </w:r>
      <w:proofErr w:type="spellStart"/>
      <w:r w:rsidR="002944E4" w:rsidRPr="003D6AA9">
        <w:t>mesozooplanctónica</w:t>
      </w:r>
      <w:proofErr w:type="spellEnd"/>
      <w:r w:rsidR="002944E4" w:rsidRPr="003D6AA9">
        <w:t xml:space="preserve"> (</w:t>
      </w:r>
      <w:r w:rsidR="002944E4" w:rsidRPr="003D6AA9">
        <w:rPr>
          <w:color w:val="000000"/>
        </w:rPr>
        <w:t>200 µm -20 mm)</w:t>
      </w:r>
    </w:p>
    <w:p w14:paraId="5E8888CC" w14:textId="77777777" w:rsidR="00F10282" w:rsidRPr="00F10282" w:rsidRDefault="00F10282" w:rsidP="00F10282">
      <w:pPr>
        <w:rPr>
          <w:lang w:val="es-ES"/>
        </w:rPr>
      </w:pPr>
    </w:p>
    <w:p w14:paraId="3BF94F1C" w14:textId="0B890ED4" w:rsidR="0099721E" w:rsidRPr="0099721E" w:rsidRDefault="0099721E" w:rsidP="00F10282">
      <w:pPr>
        <w:pStyle w:val="Ttulo4"/>
      </w:pPr>
      <w:r w:rsidRPr="0099721E">
        <w:lastRenderedPageBreak/>
        <w:t xml:space="preserve"> </w:t>
      </w:r>
      <w:bookmarkStart w:id="553" w:name="_Ref57280495"/>
      <w:r w:rsidRPr="0099721E">
        <w:t xml:space="preserve">Extracción de </w:t>
      </w:r>
      <w:proofErr w:type="spellStart"/>
      <w:r w:rsidRPr="0099721E">
        <w:t>zoopláncteres</w:t>
      </w:r>
      <w:proofErr w:type="spellEnd"/>
      <w:r w:rsidRPr="0099721E">
        <w:t xml:space="preserve"> mayores a 2 cm: </w:t>
      </w:r>
      <w:proofErr w:type="spellStart"/>
      <w:r w:rsidRPr="0099721E">
        <w:t>macroplancton</w:t>
      </w:r>
      <w:proofErr w:type="spellEnd"/>
      <w:r w:rsidRPr="0099721E">
        <w:t xml:space="preserve"> y </w:t>
      </w:r>
      <w:proofErr w:type="spellStart"/>
      <w:r w:rsidRPr="0099721E">
        <w:t>megaloplancton</w:t>
      </w:r>
      <w:bookmarkEnd w:id="553"/>
      <w:proofErr w:type="spellEnd"/>
    </w:p>
    <w:p w14:paraId="2E736B30" w14:textId="46F4FA4A" w:rsidR="005A4A9A" w:rsidRDefault="005A4A9A" w:rsidP="005A4A9A">
      <w:pPr>
        <w:pStyle w:val="Prrafodelista"/>
        <w:ind w:left="0"/>
        <w:rPr>
          <w:sz w:val="18"/>
        </w:rPr>
      </w:pPr>
      <w:r w:rsidRPr="005A4A9A">
        <w:rPr>
          <w:sz w:val="18"/>
        </w:rPr>
        <w:t xml:space="preserve">Tabla </w:t>
      </w:r>
      <w:r w:rsidRPr="005A4A9A">
        <w:rPr>
          <w:sz w:val="18"/>
        </w:rPr>
        <w:fldChar w:fldCharType="begin"/>
      </w:r>
      <w:r w:rsidRPr="005A4A9A">
        <w:rPr>
          <w:sz w:val="18"/>
        </w:rPr>
        <w:instrText xml:space="preserve"> SEQ Tabla \* ARABIC </w:instrText>
      </w:r>
      <w:r w:rsidRPr="005A4A9A">
        <w:rPr>
          <w:sz w:val="18"/>
        </w:rPr>
        <w:fldChar w:fldCharType="separate"/>
      </w:r>
      <w:r w:rsidR="00107604">
        <w:rPr>
          <w:noProof/>
          <w:sz w:val="18"/>
        </w:rPr>
        <w:t>8</w:t>
      </w:r>
      <w:r w:rsidRPr="005A4A9A">
        <w:rPr>
          <w:sz w:val="18"/>
        </w:rPr>
        <w:fldChar w:fldCharType="end"/>
      </w:r>
      <w:r w:rsidRPr="005A4A9A">
        <w:rPr>
          <w:sz w:val="18"/>
        </w:rPr>
        <w:t xml:space="preserve"> </w:t>
      </w:r>
    </w:p>
    <w:p w14:paraId="6B231569" w14:textId="477EBAD3" w:rsidR="0099721E" w:rsidRPr="005A4A9A" w:rsidRDefault="005A4A9A" w:rsidP="005A4A9A">
      <w:pPr>
        <w:pStyle w:val="Prrafodelista"/>
        <w:ind w:left="0"/>
        <w:rPr>
          <w:sz w:val="18"/>
        </w:rPr>
      </w:pPr>
      <w:r w:rsidRPr="007767FD">
        <w:rPr>
          <w:sz w:val="18"/>
        </w:rPr>
        <w:t>Flujograma y descripción de actividades para</w:t>
      </w:r>
      <w:r>
        <w:rPr>
          <w:sz w:val="18"/>
        </w:rPr>
        <w:t xml:space="preserve"> la e</w:t>
      </w:r>
      <w:r w:rsidRPr="005A4A9A">
        <w:rPr>
          <w:sz w:val="18"/>
        </w:rPr>
        <w:t xml:space="preserve">xtracción de </w:t>
      </w:r>
      <w:proofErr w:type="spellStart"/>
      <w:r w:rsidRPr="005A4A9A">
        <w:rPr>
          <w:sz w:val="18"/>
        </w:rPr>
        <w:t>zoopláncteres</w:t>
      </w:r>
      <w:proofErr w:type="spellEnd"/>
      <w:r w:rsidRPr="005A4A9A">
        <w:rPr>
          <w:sz w:val="18"/>
        </w:rPr>
        <w:t xml:space="preserve"> </w:t>
      </w:r>
      <w:r>
        <w:rPr>
          <w:sz w:val="18"/>
        </w:rPr>
        <w:t>mayores a 2 cm</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525"/>
        <w:gridCol w:w="2153"/>
        <w:gridCol w:w="1533"/>
      </w:tblGrid>
      <w:tr w:rsidR="000B35AD" w:rsidRPr="00952D7D" w14:paraId="31891266" w14:textId="77777777" w:rsidTr="006F0658">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79B17E2" w14:textId="77777777" w:rsidR="000B35AD" w:rsidRPr="00952D7D" w:rsidRDefault="000B35AD" w:rsidP="00952D7D">
            <w:pPr>
              <w:jc w:val="center"/>
              <w:rPr>
                <w:b/>
                <w:sz w:val="18"/>
                <w:szCs w:val="18"/>
              </w:rPr>
            </w:pPr>
            <w:r w:rsidRPr="00952D7D">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3F01A0E" w14:textId="77777777" w:rsidR="000B35AD" w:rsidRPr="00952D7D" w:rsidRDefault="000B35AD" w:rsidP="00952D7D">
            <w:pPr>
              <w:jc w:val="center"/>
              <w:rPr>
                <w:b/>
                <w:sz w:val="18"/>
                <w:szCs w:val="18"/>
              </w:rPr>
            </w:pPr>
            <w:r w:rsidRPr="00952D7D">
              <w:rPr>
                <w:b/>
                <w:sz w:val="18"/>
                <w:szCs w:val="18"/>
              </w:rPr>
              <w:t>FLUJOGRAMA</w: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D248CEF" w14:textId="77777777" w:rsidR="000B35AD" w:rsidRPr="00952D7D" w:rsidRDefault="000B35AD" w:rsidP="00952D7D">
            <w:pPr>
              <w:jc w:val="center"/>
              <w:rPr>
                <w:b/>
                <w:sz w:val="18"/>
                <w:szCs w:val="18"/>
              </w:rPr>
            </w:pPr>
            <w:r w:rsidRPr="00952D7D">
              <w:rPr>
                <w:b/>
                <w:sz w:val="18"/>
                <w:szCs w:val="18"/>
              </w:rPr>
              <w:t>DESCRIPCIÓN</w:t>
            </w:r>
          </w:p>
        </w:tc>
        <w:tc>
          <w:tcPr>
            <w:tcW w:w="2153" w:type="dxa"/>
            <w:tcBorders>
              <w:left w:val="dotted" w:sz="4" w:space="0" w:color="7F7F7F" w:themeColor="text1" w:themeTint="80"/>
            </w:tcBorders>
            <w:shd w:val="clear" w:color="auto" w:fill="F2F2F2" w:themeFill="background1" w:themeFillShade="F2"/>
            <w:vAlign w:val="center"/>
          </w:tcPr>
          <w:p w14:paraId="5E3FA4C8" w14:textId="77777777" w:rsidR="000B35AD" w:rsidRPr="00952D7D" w:rsidRDefault="000B35AD" w:rsidP="00952D7D">
            <w:pPr>
              <w:jc w:val="center"/>
              <w:rPr>
                <w:b/>
                <w:sz w:val="18"/>
                <w:szCs w:val="18"/>
              </w:rPr>
            </w:pPr>
            <w:r w:rsidRPr="00952D7D">
              <w:rPr>
                <w:b/>
                <w:sz w:val="18"/>
                <w:szCs w:val="18"/>
              </w:rPr>
              <w:t>RESPONSABLE</w:t>
            </w:r>
          </w:p>
        </w:tc>
        <w:tc>
          <w:tcPr>
            <w:tcW w:w="1533" w:type="dxa"/>
            <w:shd w:val="clear" w:color="auto" w:fill="F2F2F2" w:themeFill="background1" w:themeFillShade="F2"/>
            <w:vAlign w:val="center"/>
          </w:tcPr>
          <w:p w14:paraId="4AA18571" w14:textId="77777777" w:rsidR="000B35AD" w:rsidRPr="00952D7D" w:rsidRDefault="000B35AD" w:rsidP="00952D7D">
            <w:pPr>
              <w:jc w:val="center"/>
              <w:rPr>
                <w:b/>
                <w:sz w:val="18"/>
                <w:szCs w:val="18"/>
              </w:rPr>
            </w:pPr>
            <w:r w:rsidRPr="00952D7D">
              <w:rPr>
                <w:b/>
                <w:sz w:val="18"/>
                <w:szCs w:val="18"/>
              </w:rPr>
              <w:t>REGISTRO</w:t>
            </w:r>
          </w:p>
        </w:tc>
      </w:tr>
      <w:tr w:rsidR="000B35AD" w:rsidRPr="0057065A" w14:paraId="325BECD0" w14:textId="77777777" w:rsidTr="006F0658">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72939E6E" w14:textId="77777777" w:rsidR="000B35AD" w:rsidRPr="0057065A" w:rsidRDefault="000B35AD"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2431D7D3" w14:textId="533DEFF2" w:rsidR="000B35AD" w:rsidRPr="0057065A" w:rsidRDefault="000B35AD" w:rsidP="00A229C4">
            <w:r w:rsidRPr="0057065A">
              <w:rPr>
                <w:noProof/>
                <w:lang w:eastAsia="es-CO"/>
              </w:rPr>
              <mc:AlternateContent>
                <mc:Choice Requires="wps">
                  <w:drawing>
                    <wp:anchor distT="0" distB="0" distL="114300" distR="114300" simplePos="0" relativeHeight="251838464" behindDoc="0" locked="0" layoutInCell="1" allowOverlap="1" wp14:anchorId="6B3EFC80" wp14:editId="0A5192FC">
                      <wp:simplePos x="0" y="0"/>
                      <wp:positionH relativeFrom="column">
                        <wp:posOffset>367665</wp:posOffset>
                      </wp:positionH>
                      <wp:positionV relativeFrom="paragraph">
                        <wp:posOffset>82550</wp:posOffset>
                      </wp:positionV>
                      <wp:extent cx="828000" cy="232913"/>
                      <wp:effectExtent l="0" t="0" r="10795" b="15240"/>
                      <wp:wrapNone/>
                      <wp:docPr id="224"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4415AAC8" w14:textId="77777777" w:rsidR="00623673" w:rsidRPr="00952D7D" w:rsidRDefault="00623673" w:rsidP="00952D7D">
                                  <w:pPr>
                                    <w:jc w:val="center"/>
                                    <w:rPr>
                                      <w:sz w:val="18"/>
                                      <w:szCs w:val="18"/>
                                    </w:rPr>
                                  </w:pPr>
                                  <w:r w:rsidRPr="00952D7D">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3EFC80" id="_x0000_s1119" style="position:absolute;left:0;text-align:left;margin-left:28.95pt;margin-top:6.5pt;width:65.2pt;height:18.3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" fillcolor="white [3201]" strokecolor="black [3200]" strokeweight=".25pt">
                      <v:textbox>
                        <w:txbxContent>
                          <w:p w14:paraId="4415AAC8" w14:textId="77777777" w:rsidR="00623673" w:rsidRPr="00952D7D" w:rsidRDefault="00623673" w:rsidP="00952D7D">
                            <w:pPr>
                              <w:jc w:val="center"/>
                              <w:rPr>
                                <w:sz w:val="18"/>
                                <w:szCs w:val="18"/>
                              </w:rPr>
                            </w:pPr>
                            <w:r w:rsidRPr="00952D7D">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3188DA" w14:textId="77777777" w:rsidR="000B35AD" w:rsidRPr="00952D7D" w:rsidRDefault="000B35AD" w:rsidP="00A229C4">
            <w:pPr>
              <w:rPr>
                <w:b/>
                <w:sz w:val="18"/>
                <w:szCs w:val="18"/>
              </w:rPr>
            </w:pPr>
            <w:r w:rsidRPr="00952D7D">
              <w:rPr>
                <w:sz w:val="18"/>
                <w:szCs w:val="18"/>
              </w:rPr>
              <w:t>INICIO</w:t>
            </w:r>
          </w:p>
        </w:tc>
      </w:tr>
      <w:tr w:rsidR="000B35AD" w:rsidRPr="0057065A" w14:paraId="5649F336" w14:textId="77777777" w:rsidTr="006F0658">
        <w:trPr>
          <w:trHeight w:val="90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3DAF93" w14:textId="4CC9B427" w:rsidR="000B35AD" w:rsidRPr="00952D7D" w:rsidRDefault="00D7183D" w:rsidP="00952D7D">
            <w:pPr>
              <w:jc w:val="center"/>
              <w:rPr>
                <w:sz w:val="18"/>
                <w:szCs w:val="18"/>
              </w:rPr>
            </w:pPr>
            <w:r w:rsidRPr="00952D7D">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6685950F" w14:textId="6AFD4C03" w:rsidR="000B35AD" w:rsidRPr="0057065A" w:rsidRDefault="0024234D" w:rsidP="00A229C4">
            <w:r>
              <w:rPr>
                <w:b/>
                <w:noProof/>
                <w:lang w:eastAsia="es-CO"/>
              </w:rPr>
              <mc:AlternateContent>
                <mc:Choice Requires="wps">
                  <w:drawing>
                    <wp:anchor distT="0" distB="0" distL="114300" distR="114300" simplePos="0" relativeHeight="251866112" behindDoc="0" locked="0" layoutInCell="1" allowOverlap="1" wp14:anchorId="0A47C7D6" wp14:editId="3B27E2C4">
                      <wp:simplePos x="0" y="0"/>
                      <wp:positionH relativeFrom="column">
                        <wp:posOffset>798830</wp:posOffset>
                      </wp:positionH>
                      <wp:positionV relativeFrom="paragraph">
                        <wp:posOffset>-53975</wp:posOffset>
                      </wp:positionV>
                      <wp:extent cx="0" cy="216000"/>
                      <wp:effectExtent l="76200" t="0" r="57150" b="50800"/>
                      <wp:wrapNone/>
                      <wp:docPr id="223" name="Conector recto de flecha 38"/>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F4ABE" id="Conector recto de flecha 38" o:spid="_x0000_s1026" type="#_x0000_t32" style="position:absolute;margin-left:62.9pt;margin-top:-4.25pt;width:0;height:1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" strokecolor="black [3040]">
                      <v:stroke endarrow="block"/>
                    </v:shape>
                  </w:pict>
                </mc:Fallback>
              </mc:AlternateContent>
            </w:r>
            <w:r w:rsidR="000B35AD" w:rsidRPr="0057065A">
              <w:rPr>
                <w:noProof/>
                <w:lang w:eastAsia="es-CO"/>
              </w:rPr>
              <mc:AlternateContent>
                <mc:Choice Requires="wps">
                  <w:drawing>
                    <wp:anchor distT="0" distB="0" distL="114300" distR="114300" simplePos="0" relativeHeight="251847680" behindDoc="0" locked="0" layoutInCell="1" allowOverlap="1" wp14:anchorId="7CDB4DC3" wp14:editId="2B2D607A">
                      <wp:simplePos x="0" y="0"/>
                      <wp:positionH relativeFrom="column">
                        <wp:posOffset>347980</wp:posOffset>
                      </wp:positionH>
                      <wp:positionV relativeFrom="paragraph">
                        <wp:posOffset>898525</wp:posOffset>
                      </wp:positionV>
                      <wp:extent cx="1007745" cy="287655"/>
                      <wp:effectExtent l="0" t="0" r="20955" b="17145"/>
                      <wp:wrapNone/>
                      <wp:docPr id="24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556227E" w14:textId="77777777" w:rsidR="00623673" w:rsidRPr="00952D7D" w:rsidRDefault="00623673" w:rsidP="00952D7D">
                                  <w:pPr>
                                    <w:jc w:val="center"/>
                                    <w:rPr>
                                      <w:sz w:val="18"/>
                                      <w:szCs w:val="18"/>
                                    </w:rPr>
                                  </w:pPr>
                                  <w:r w:rsidRPr="00952D7D">
                                    <w:rPr>
                                      <w:sz w:val="18"/>
                                      <w:szCs w:val="18"/>
                                    </w:rPr>
                                    <w:t>Lavar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B4DC3" id="_x0000_s1120" style="position:absolute;left:0;text-align:left;margin-left:27.4pt;margin-top:70.75pt;width:79.35pt;height:22.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lWWw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" fillcolor="white [3201]" strokecolor="black [3200]" strokeweight=".25pt">
                      <v:textbox>
                        <w:txbxContent>
                          <w:p w14:paraId="6556227E" w14:textId="77777777" w:rsidR="00623673" w:rsidRPr="00952D7D" w:rsidRDefault="00623673" w:rsidP="00952D7D">
                            <w:pPr>
                              <w:jc w:val="center"/>
                              <w:rPr>
                                <w:sz w:val="18"/>
                                <w:szCs w:val="18"/>
                              </w:rPr>
                            </w:pPr>
                            <w:r w:rsidRPr="00952D7D">
                              <w:rPr>
                                <w:sz w:val="18"/>
                                <w:szCs w:val="18"/>
                              </w:rPr>
                              <w:t>Lavar</w:t>
                            </w:r>
                          </w:p>
                        </w:txbxContent>
                      </v:textbox>
                    </v:rect>
                  </w:pict>
                </mc:Fallback>
              </mc:AlternateContent>
            </w:r>
            <w:r w:rsidR="000B35AD" w:rsidRPr="0057065A">
              <w:rPr>
                <w:noProof/>
                <w:lang w:eastAsia="es-CO"/>
              </w:rPr>
              <mc:AlternateContent>
                <mc:Choice Requires="wps">
                  <w:drawing>
                    <wp:anchor distT="0" distB="0" distL="114300" distR="114300" simplePos="0" relativeHeight="251827200" behindDoc="0" locked="0" layoutInCell="1" allowOverlap="1" wp14:anchorId="1F28F5A9" wp14:editId="01652339">
                      <wp:simplePos x="0" y="0"/>
                      <wp:positionH relativeFrom="column">
                        <wp:posOffset>330200</wp:posOffset>
                      </wp:positionH>
                      <wp:positionV relativeFrom="paragraph">
                        <wp:posOffset>144780</wp:posOffset>
                      </wp:positionV>
                      <wp:extent cx="1007745" cy="287655"/>
                      <wp:effectExtent l="0" t="0" r="20955" b="17145"/>
                      <wp:wrapNone/>
                      <wp:docPr id="24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1FF9002" w14:textId="04B4C61F" w:rsidR="00623673" w:rsidRPr="00952D7D" w:rsidRDefault="00623673" w:rsidP="00952D7D">
                                  <w:pPr>
                                    <w:jc w:val="center"/>
                                    <w:rPr>
                                      <w:sz w:val="18"/>
                                      <w:szCs w:val="18"/>
                                    </w:rPr>
                                  </w:pPr>
                                  <w:r w:rsidRPr="00952D7D">
                                    <w:rPr>
                                      <w:sz w:val="18"/>
                                      <w:szCs w:val="18"/>
                                    </w:rPr>
                                    <w:t>Filtrar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8F5A9" id="_x0000_s1121" style="position:absolute;left:0;text-align:left;margin-left:26pt;margin-top:11.4pt;width:79.35pt;height:2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HbWg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" fillcolor="white [3201]" strokecolor="black [3200]" strokeweight=".25pt">
                      <v:textbox>
                        <w:txbxContent>
                          <w:p w14:paraId="31FF9002" w14:textId="04B4C61F" w:rsidR="00623673" w:rsidRPr="00952D7D" w:rsidRDefault="00623673" w:rsidP="00952D7D">
                            <w:pPr>
                              <w:jc w:val="center"/>
                              <w:rPr>
                                <w:sz w:val="18"/>
                                <w:szCs w:val="18"/>
                              </w:rPr>
                            </w:pPr>
                            <w:r w:rsidRPr="00952D7D">
                              <w:rPr>
                                <w:sz w:val="18"/>
                                <w:szCs w:val="18"/>
                              </w:rPr>
                              <w:t>Filtrar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B447A0" w14:textId="733EF05D" w:rsidR="000B35AD" w:rsidRPr="00952D7D" w:rsidRDefault="0024234D" w:rsidP="00A229C4">
            <w:pPr>
              <w:rPr>
                <w:sz w:val="18"/>
                <w:szCs w:val="18"/>
                <w:lang w:val="es-ES"/>
              </w:rPr>
            </w:pPr>
            <w:r w:rsidRPr="00952D7D">
              <w:rPr>
                <w:sz w:val="18"/>
                <w:szCs w:val="18"/>
              </w:rPr>
              <w:t>Filtrar la muestra a través de un tamiz de 2 cm de ojo de malla.</w:t>
            </w:r>
          </w:p>
        </w:tc>
        <w:tc>
          <w:tcPr>
            <w:tcW w:w="2153" w:type="dxa"/>
            <w:tcBorders>
              <w:left w:val="dotted" w:sz="4" w:space="0" w:color="7F7F7F" w:themeColor="text1" w:themeTint="80"/>
            </w:tcBorders>
            <w:vAlign w:val="center"/>
          </w:tcPr>
          <w:p w14:paraId="782CA388" w14:textId="77777777" w:rsidR="000B35AD" w:rsidRPr="00952D7D" w:rsidRDefault="000B35AD" w:rsidP="00A229C4">
            <w:pPr>
              <w:rPr>
                <w:sz w:val="18"/>
                <w:szCs w:val="18"/>
              </w:rPr>
            </w:pPr>
            <w:r w:rsidRPr="00952D7D">
              <w:rPr>
                <w:sz w:val="18"/>
                <w:szCs w:val="18"/>
              </w:rPr>
              <w:t>Analista de laboratorio</w:t>
            </w:r>
          </w:p>
        </w:tc>
        <w:tc>
          <w:tcPr>
            <w:tcW w:w="1533" w:type="dxa"/>
            <w:vAlign w:val="center"/>
          </w:tcPr>
          <w:p w14:paraId="638A9383" w14:textId="77777777" w:rsidR="000B35AD" w:rsidRPr="00952D7D" w:rsidRDefault="000B35AD" w:rsidP="00A229C4">
            <w:pPr>
              <w:rPr>
                <w:sz w:val="18"/>
                <w:szCs w:val="18"/>
              </w:rPr>
            </w:pPr>
            <w:r w:rsidRPr="00952D7D">
              <w:rPr>
                <w:sz w:val="18"/>
                <w:szCs w:val="18"/>
              </w:rPr>
              <w:t>No aplica</w:t>
            </w:r>
          </w:p>
        </w:tc>
      </w:tr>
      <w:tr w:rsidR="000B35AD" w:rsidRPr="0057065A" w14:paraId="219DF7DE" w14:textId="77777777" w:rsidTr="006F0658">
        <w:trPr>
          <w:trHeight w:val="959"/>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044AA9" w14:textId="06F78F98" w:rsidR="000B35AD" w:rsidRPr="00952D7D" w:rsidRDefault="00D7183D" w:rsidP="00952D7D">
            <w:pPr>
              <w:jc w:val="center"/>
              <w:rPr>
                <w:sz w:val="18"/>
                <w:szCs w:val="18"/>
              </w:rPr>
            </w:pPr>
            <w:r w:rsidRPr="00952D7D">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35B132C0" w14:textId="1259F30C" w:rsidR="000B35AD" w:rsidRDefault="00D7183D" w:rsidP="00A229C4">
            <w:pPr>
              <w:rPr>
                <w:noProof/>
                <w:lang w:eastAsia="es-CO"/>
              </w:rPr>
            </w:pPr>
            <w:r>
              <w:rPr>
                <w:noProof/>
                <w:lang w:eastAsia="es-CO"/>
              </w:rPr>
              <mc:AlternateContent>
                <mc:Choice Requires="wps">
                  <w:drawing>
                    <wp:anchor distT="0" distB="0" distL="114300" distR="114300" simplePos="0" relativeHeight="251870208" behindDoc="0" locked="0" layoutInCell="1" allowOverlap="1" wp14:anchorId="52AAC67E" wp14:editId="54D670DD">
                      <wp:simplePos x="0" y="0"/>
                      <wp:positionH relativeFrom="margin">
                        <wp:posOffset>811174</wp:posOffset>
                      </wp:positionH>
                      <wp:positionV relativeFrom="margin">
                        <wp:posOffset>-151877</wp:posOffset>
                      </wp:positionV>
                      <wp:extent cx="0" cy="468000"/>
                      <wp:effectExtent l="76200" t="0" r="57150" b="65405"/>
                      <wp:wrapNone/>
                      <wp:docPr id="275" name="Conector recto de flecha 14"/>
                      <wp:cNvGraphicFramePr/>
                      <a:graphic xmlns:a="http://schemas.openxmlformats.org/drawingml/2006/main">
                        <a:graphicData uri="http://schemas.microsoft.com/office/word/2010/wordprocessingShape">
                          <wps:wsp>
                            <wps:cNvCnPr/>
                            <wps:spPr>
                              <a:xfrm>
                                <a:off x="0" y="0"/>
                                <a:ext cx="0" cy="46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2C6C8" id="Conector recto de flecha 14" o:spid="_x0000_s1026" type="#_x0000_t32" style="position:absolute;margin-left:63.85pt;margin-top:-11.95pt;width:0;height:36.8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" strokecolor="black [3040]">
                      <v:stroke endarrow="block"/>
                      <w10:wrap anchorx="margin" anchory="margin"/>
                    </v:shape>
                  </w:pict>
                </mc:Fallback>
              </mc:AlternateContent>
            </w:r>
            <w:r w:rsidR="0024234D">
              <w:rPr>
                <w:noProof/>
                <w:lang w:eastAsia="es-CO"/>
              </w:rPr>
              <mc:AlternateContent>
                <mc:Choice Requires="wps">
                  <w:drawing>
                    <wp:anchor distT="0" distB="0" distL="114300" distR="114300" simplePos="0" relativeHeight="251868160" behindDoc="0" locked="0" layoutInCell="1" allowOverlap="1" wp14:anchorId="3DE831E0" wp14:editId="16EB94E9">
                      <wp:simplePos x="0" y="0"/>
                      <wp:positionH relativeFrom="column">
                        <wp:posOffset>818515</wp:posOffset>
                      </wp:positionH>
                      <wp:positionV relativeFrom="paragraph">
                        <wp:posOffset>606425</wp:posOffset>
                      </wp:positionV>
                      <wp:extent cx="0" cy="396000"/>
                      <wp:effectExtent l="76200" t="0" r="57150" b="61595"/>
                      <wp:wrapNone/>
                      <wp:docPr id="274" name="Conector recto de flecha 14"/>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F1282" id="Conector recto de flecha 14" o:spid="_x0000_s1026" type="#_x0000_t32" style="position:absolute;margin-left:64.45pt;margin-top:47.75pt;width:0;height:31.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" strokecolor="black [3040]">
                      <v:stroke endarrow="block"/>
                    </v:shape>
                  </w:pict>
                </mc:Fallback>
              </mc:AlternateContent>
            </w:r>
            <w:r w:rsidR="000B35AD">
              <w:rPr>
                <w:noProof/>
                <w:lang w:eastAsia="es-CO"/>
              </w:rPr>
              <mc:AlternateContent>
                <mc:Choice Requires="wps">
                  <w:drawing>
                    <wp:anchor distT="0" distB="0" distL="114300" distR="114300" simplePos="0" relativeHeight="251840512" behindDoc="0" locked="0" layoutInCell="1" allowOverlap="1" wp14:anchorId="2004F87B" wp14:editId="79BD580E">
                      <wp:simplePos x="0" y="0"/>
                      <wp:positionH relativeFrom="column">
                        <wp:posOffset>800735</wp:posOffset>
                      </wp:positionH>
                      <wp:positionV relativeFrom="paragraph">
                        <wp:posOffset>356870</wp:posOffset>
                      </wp:positionV>
                      <wp:extent cx="0" cy="244608"/>
                      <wp:effectExtent l="76200" t="0" r="57150" b="60325"/>
                      <wp:wrapNone/>
                      <wp:docPr id="250" name="Conector recto de flecha 250"/>
                      <wp:cNvGraphicFramePr/>
                      <a:graphic xmlns:a="http://schemas.openxmlformats.org/drawingml/2006/main">
                        <a:graphicData uri="http://schemas.microsoft.com/office/word/2010/wordprocessingShape">
                          <wps:wsp>
                            <wps:cNvCnPr/>
                            <wps:spPr>
                              <a:xfrm>
                                <a:off x="0" y="0"/>
                                <a:ext cx="0" cy="244608"/>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37382" id="Conector recto de flecha 250" o:spid="_x0000_s1026" type="#_x0000_t32" style="position:absolute;margin-left:63.05pt;margin-top:28.1pt;width:0;height:19.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6A84AE3" w14:textId="77777777" w:rsidR="0024234D" w:rsidRPr="00952D7D" w:rsidRDefault="0024234D" w:rsidP="00A229C4">
            <w:pPr>
              <w:rPr>
                <w:sz w:val="18"/>
                <w:szCs w:val="18"/>
              </w:rPr>
            </w:pPr>
            <w:r w:rsidRPr="00952D7D">
              <w:rPr>
                <w:sz w:val="18"/>
                <w:szCs w:val="18"/>
              </w:rPr>
              <w:t xml:space="preserve">Lavar con agua de mar filtrada la porción que queda de la muestra sobre el tamiz hasta que los </w:t>
            </w:r>
            <w:proofErr w:type="spellStart"/>
            <w:r w:rsidRPr="00952D7D">
              <w:rPr>
                <w:sz w:val="18"/>
                <w:szCs w:val="18"/>
              </w:rPr>
              <w:t>zoopláncteres</w:t>
            </w:r>
            <w:proofErr w:type="spellEnd"/>
            <w:r w:rsidRPr="00952D7D">
              <w:rPr>
                <w:sz w:val="18"/>
                <w:szCs w:val="18"/>
              </w:rPr>
              <w:t xml:space="preserve"> más pequeños caigan en la muestra filtrada. </w:t>
            </w:r>
          </w:p>
          <w:p w14:paraId="69F4C53E" w14:textId="45F016D2" w:rsidR="000B35AD" w:rsidRPr="00952D7D" w:rsidRDefault="000B35AD" w:rsidP="00A229C4">
            <w:pPr>
              <w:rPr>
                <w:sz w:val="18"/>
                <w:szCs w:val="18"/>
              </w:rPr>
            </w:pPr>
          </w:p>
        </w:tc>
        <w:tc>
          <w:tcPr>
            <w:tcW w:w="2153" w:type="dxa"/>
            <w:tcBorders>
              <w:left w:val="dotted" w:sz="4" w:space="0" w:color="7F7F7F" w:themeColor="text1" w:themeTint="80"/>
              <w:bottom w:val="dashSmallGap" w:sz="4" w:space="0" w:color="A6A6A6" w:themeColor="background1" w:themeShade="A6"/>
            </w:tcBorders>
            <w:vAlign w:val="center"/>
          </w:tcPr>
          <w:p w14:paraId="6E3FBF07" w14:textId="77777777" w:rsidR="000B35AD" w:rsidRPr="00952D7D" w:rsidRDefault="000B35AD" w:rsidP="00A229C4">
            <w:pPr>
              <w:rPr>
                <w:sz w:val="18"/>
                <w:szCs w:val="18"/>
              </w:rPr>
            </w:pPr>
            <w:r w:rsidRPr="00952D7D">
              <w:rPr>
                <w:sz w:val="18"/>
                <w:szCs w:val="18"/>
              </w:rPr>
              <w:t>Analista de laboratorio</w:t>
            </w:r>
          </w:p>
        </w:tc>
        <w:tc>
          <w:tcPr>
            <w:tcW w:w="1533" w:type="dxa"/>
            <w:tcBorders>
              <w:bottom w:val="dashSmallGap" w:sz="4" w:space="0" w:color="A6A6A6" w:themeColor="background1" w:themeShade="A6"/>
            </w:tcBorders>
            <w:vAlign w:val="center"/>
          </w:tcPr>
          <w:p w14:paraId="1E9051C7" w14:textId="77777777" w:rsidR="000B35AD" w:rsidRPr="00952D7D" w:rsidRDefault="000B35AD" w:rsidP="00A229C4">
            <w:pPr>
              <w:rPr>
                <w:sz w:val="18"/>
                <w:szCs w:val="18"/>
              </w:rPr>
            </w:pPr>
            <w:r w:rsidRPr="00952D7D">
              <w:rPr>
                <w:sz w:val="18"/>
                <w:szCs w:val="18"/>
              </w:rPr>
              <w:t>No aplica</w:t>
            </w:r>
          </w:p>
        </w:tc>
      </w:tr>
      <w:tr w:rsidR="000B35AD" w:rsidRPr="0057065A" w14:paraId="175BD7FD" w14:textId="77777777" w:rsidTr="006F0658">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3AB872" w14:textId="2A54B136" w:rsidR="000B35AD" w:rsidRPr="00952D7D" w:rsidRDefault="00D7183D" w:rsidP="00952D7D">
            <w:pPr>
              <w:jc w:val="center"/>
              <w:rPr>
                <w:sz w:val="18"/>
                <w:szCs w:val="18"/>
              </w:rPr>
            </w:pPr>
            <w:r w:rsidRPr="00952D7D">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1BC2BB1E" w14:textId="553FF020" w:rsidR="000B35AD" w:rsidRPr="0057065A" w:rsidRDefault="000B35AD" w:rsidP="00A229C4">
            <w:r w:rsidRPr="0057065A">
              <w:rPr>
                <w:noProof/>
                <w:lang w:eastAsia="es-CO"/>
              </w:rPr>
              <mc:AlternateContent>
                <mc:Choice Requires="wps">
                  <w:drawing>
                    <wp:anchor distT="0" distB="0" distL="114300" distR="114300" simplePos="0" relativeHeight="251828224" behindDoc="0" locked="0" layoutInCell="1" allowOverlap="1" wp14:anchorId="6FE80077" wp14:editId="3266C2B4">
                      <wp:simplePos x="0" y="0"/>
                      <wp:positionH relativeFrom="column">
                        <wp:posOffset>332740</wp:posOffset>
                      </wp:positionH>
                      <wp:positionV relativeFrom="paragraph">
                        <wp:posOffset>83185</wp:posOffset>
                      </wp:positionV>
                      <wp:extent cx="1007745" cy="287655"/>
                      <wp:effectExtent l="0" t="0" r="20955" b="17145"/>
                      <wp:wrapNone/>
                      <wp:docPr id="25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120CEE0" w14:textId="22F2E0BF" w:rsidR="00623673" w:rsidRPr="00952D7D" w:rsidRDefault="00623673" w:rsidP="00952D7D">
                                  <w:pPr>
                                    <w:jc w:val="center"/>
                                    <w:rPr>
                                      <w:sz w:val="18"/>
                                      <w:szCs w:val="18"/>
                                    </w:rPr>
                                  </w:pPr>
                                  <w:r w:rsidRPr="00952D7D">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80077" id="_x0000_s1122" style="position:absolute;left:0;text-align:left;margin-left:26.2pt;margin-top:6.55pt;width:79.35pt;height:22.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iiWWw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" fillcolor="white [3201]" strokecolor="black [3200]" strokeweight=".25pt">
                      <v:textbox>
                        <w:txbxContent>
                          <w:p w14:paraId="4120CEE0" w14:textId="22F2E0BF" w:rsidR="00623673" w:rsidRPr="00952D7D" w:rsidRDefault="00623673" w:rsidP="00952D7D">
                            <w:pPr>
                              <w:jc w:val="center"/>
                              <w:rPr>
                                <w:sz w:val="18"/>
                                <w:szCs w:val="18"/>
                              </w:rPr>
                            </w:pPr>
                            <w:r w:rsidRPr="00952D7D">
                              <w:rPr>
                                <w:sz w:val="18"/>
                                <w:szCs w:val="18"/>
                              </w:rPr>
                              <w:t>Depositar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912F3D" w14:textId="7E20D126" w:rsidR="000B35AD" w:rsidRPr="00952D7D" w:rsidRDefault="0024234D" w:rsidP="00A229C4">
            <w:pPr>
              <w:rPr>
                <w:sz w:val="18"/>
                <w:szCs w:val="18"/>
              </w:rPr>
            </w:pPr>
            <w:r w:rsidRPr="00952D7D">
              <w:rPr>
                <w:sz w:val="18"/>
                <w:szCs w:val="18"/>
              </w:rPr>
              <w:t>Depositar la muestra filtrada nuevamente en su recipiente original.</w:t>
            </w:r>
          </w:p>
        </w:tc>
        <w:tc>
          <w:tcPr>
            <w:tcW w:w="2153" w:type="dxa"/>
            <w:tcBorders>
              <w:left w:val="dotted" w:sz="4" w:space="0" w:color="7F7F7F" w:themeColor="text1" w:themeTint="80"/>
              <w:bottom w:val="nil"/>
            </w:tcBorders>
            <w:vAlign w:val="center"/>
          </w:tcPr>
          <w:p w14:paraId="14CDF9A0" w14:textId="77777777" w:rsidR="000B35AD" w:rsidRPr="00952D7D" w:rsidRDefault="000B35AD" w:rsidP="00A229C4">
            <w:pPr>
              <w:rPr>
                <w:sz w:val="18"/>
                <w:szCs w:val="18"/>
              </w:rPr>
            </w:pPr>
            <w:r w:rsidRPr="00952D7D">
              <w:rPr>
                <w:sz w:val="18"/>
                <w:szCs w:val="18"/>
              </w:rPr>
              <w:t>Analista de laboratorio</w:t>
            </w:r>
          </w:p>
        </w:tc>
        <w:tc>
          <w:tcPr>
            <w:tcW w:w="1533" w:type="dxa"/>
            <w:tcBorders>
              <w:bottom w:val="nil"/>
            </w:tcBorders>
            <w:vAlign w:val="center"/>
          </w:tcPr>
          <w:p w14:paraId="3CEE2706" w14:textId="77777777" w:rsidR="000B35AD" w:rsidRPr="00952D7D" w:rsidRDefault="000B35AD" w:rsidP="00A229C4">
            <w:pPr>
              <w:rPr>
                <w:sz w:val="18"/>
                <w:szCs w:val="18"/>
              </w:rPr>
            </w:pPr>
            <w:r w:rsidRPr="00952D7D">
              <w:rPr>
                <w:sz w:val="18"/>
                <w:szCs w:val="18"/>
              </w:rPr>
              <w:t>No aplica</w:t>
            </w:r>
          </w:p>
        </w:tc>
      </w:tr>
      <w:tr w:rsidR="000B35AD" w:rsidRPr="0057065A" w14:paraId="19C36481" w14:textId="77777777" w:rsidTr="006F0658">
        <w:trPr>
          <w:trHeight w:val="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79D156" w14:textId="77777777" w:rsidR="000B35AD" w:rsidRPr="00952D7D" w:rsidRDefault="000B35AD" w:rsidP="00952D7D">
            <w:pPr>
              <w:jc w:val="center"/>
              <w:rPr>
                <w:sz w:val="18"/>
                <w:szCs w:val="18"/>
              </w:rPr>
            </w:pPr>
          </w:p>
        </w:tc>
        <w:tc>
          <w:tcPr>
            <w:tcW w:w="2972" w:type="dxa"/>
            <w:tcBorders>
              <w:top w:val="nil"/>
              <w:left w:val="dotted" w:sz="4" w:space="0" w:color="7F7F7F" w:themeColor="text1" w:themeTint="80"/>
              <w:bottom w:val="nil"/>
              <w:right w:val="dotted" w:sz="4" w:space="0" w:color="7F7F7F" w:themeColor="text1" w:themeTint="80"/>
            </w:tcBorders>
          </w:tcPr>
          <w:p w14:paraId="1160B493" w14:textId="77777777" w:rsidR="000B35AD" w:rsidRPr="0057065A" w:rsidRDefault="000B35AD" w:rsidP="00A229C4">
            <w:pPr>
              <w:rPr>
                <w:noProof/>
                <w:lang w:eastAsia="es-CO"/>
              </w:rPr>
            </w:pPr>
            <w:r>
              <w:rPr>
                <w:noProof/>
                <w:lang w:eastAsia="es-CO"/>
              </w:rPr>
              <mc:AlternateContent>
                <mc:Choice Requires="wps">
                  <w:drawing>
                    <wp:anchor distT="0" distB="0" distL="114300" distR="114300" simplePos="0" relativeHeight="251855872" behindDoc="0" locked="0" layoutInCell="1" allowOverlap="1" wp14:anchorId="2B483567" wp14:editId="6DA7C07D">
                      <wp:simplePos x="0" y="0"/>
                      <wp:positionH relativeFrom="column">
                        <wp:posOffset>819785</wp:posOffset>
                      </wp:positionH>
                      <wp:positionV relativeFrom="paragraph">
                        <wp:posOffset>-79375</wp:posOffset>
                      </wp:positionV>
                      <wp:extent cx="0" cy="396000"/>
                      <wp:effectExtent l="76200" t="0" r="57150" b="61595"/>
                      <wp:wrapNone/>
                      <wp:docPr id="253" name="Conector recto de flecha 14"/>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A4D24" id="Conector recto de flecha 14" o:spid="_x0000_s1026" type="#_x0000_t32" style="position:absolute;margin-left:64.55pt;margin-top:-6.25pt;width:0;height:31.2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FC2732" w14:textId="77777777" w:rsidR="000B35AD" w:rsidRPr="00952D7D" w:rsidRDefault="000B35AD" w:rsidP="00A229C4">
            <w:pPr>
              <w:rPr>
                <w:sz w:val="18"/>
                <w:szCs w:val="18"/>
              </w:rPr>
            </w:pPr>
          </w:p>
        </w:tc>
        <w:tc>
          <w:tcPr>
            <w:tcW w:w="2153" w:type="dxa"/>
            <w:tcBorders>
              <w:top w:val="nil"/>
              <w:left w:val="dotted" w:sz="4" w:space="0" w:color="7F7F7F" w:themeColor="text1" w:themeTint="80"/>
              <w:bottom w:val="dashSmallGap" w:sz="4" w:space="0" w:color="A6A6A6" w:themeColor="background1" w:themeShade="A6"/>
              <w:right w:val="dashSmallGap" w:sz="4" w:space="0" w:color="A6A6A6" w:themeColor="background1" w:themeShade="A6"/>
            </w:tcBorders>
            <w:vAlign w:val="center"/>
          </w:tcPr>
          <w:p w14:paraId="7578810D" w14:textId="77777777" w:rsidR="000B35AD" w:rsidRPr="00952D7D" w:rsidRDefault="000B35AD" w:rsidP="00A229C4">
            <w:pPr>
              <w:rPr>
                <w:sz w:val="18"/>
                <w:szCs w:val="18"/>
              </w:rPr>
            </w:pPr>
          </w:p>
        </w:tc>
        <w:tc>
          <w:tcPr>
            <w:tcW w:w="1533" w:type="dxa"/>
            <w:tcBorders>
              <w:top w:val="nil"/>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14:paraId="2AFBD266" w14:textId="77777777" w:rsidR="000B35AD" w:rsidRPr="00952D7D" w:rsidRDefault="000B35AD" w:rsidP="00A229C4">
            <w:pPr>
              <w:rPr>
                <w:sz w:val="18"/>
                <w:szCs w:val="18"/>
              </w:rPr>
            </w:pPr>
          </w:p>
        </w:tc>
      </w:tr>
      <w:tr w:rsidR="000B35AD" w:rsidRPr="0057065A" w14:paraId="3193F983" w14:textId="77777777" w:rsidTr="006F0658">
        <w:trPr>
          <w:trHeight w:val="23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F36D58" w14:textId="3E7EE01A" w:rsidR="000B35AD" w:rsidRPr="00952D7D" w:rsidRDefault="00D7183D" w:rsidP="00952D7D">
            <w:pPr>
              <w:jc w:val="center"/>
              <w:rPr>
                <w:sz w:val="18"/>
                <w:szCs w:val="18"/>
              </w:rPr>
            </w:pPr>
            <w:r w:rsidRPr="00952D7D">
              <w:rPr>
                <w:sz w:val="18"/>
                <w:szCs w:val="18"/>
              </w:rPr>
              <w:t>4</w:t>
            </w:r>
          </w:p>
        </w:tc>
        <w:tc>
          <w:tcPr>
            <w:tcW w:w="2972" w:type="dxa"/>
            <w:tcBorders>
              <w:top w:val="nil"/>
              <w:left w:val="dotted" w:sz="4" w:space="0" w:color="7F7F7F" w:themeColor="text1" w:themeTint="80"/>
              <w:bottom w:val="dashSmallGap" w:sz="4" w:space="0" w:color="FFFFFF" w:themeColor="background1"/>
              <w:right w:val="dotted" w:sz="4" w:space="0" w:color="7F7F7F" w:themeColor="text1" w:themeTint="80"/>
            </w:tcBorders>
          </w:tcPr>
          <w:p w14:paraId="50B6C9EB" w14:textId="50EEC34B" w:rsidR="000B35AD" w:rsidRPr="0057065A" w:rsidRDefault="000B35AD" w:rsidP="00A229C4">
            <w:pPr>
              <w:rPr>
                <w:noProof/>
                <w:lang w:eastAsia="es-CO"/>
              </w:rPr>
            </w:pPr>
            <w:r w:rsidRPr="0057065A">
              <w:rPr>
                <w:noProof/>
                <w:lang w:eastAsia="es-CO"/>
              </w:rPr>
              <mc:AlternateContent>
                <mc:Choice Requires="wps">
                  <w:drawing>
                    <wp:anchor distT="0" distB="0" distL="114300" distR="114300" simplePos="0" relativeHeight="251848704" behindDoc="0" locked="0" layoutInCell="1" allowOverlap="1" wp14:anchorId="1E8291AD" wp14:editId="526A6B24">
                      <wp:simplePos x="0" y="0"/>
                      <wp:positionH relativeFrom="column">
                        <wp:posOffset>359410</wp:posOffset>
                      </wp:positionH>
                      <wp:positionV relativeFrom="paragraph">
                        <wp:posOffset>123825</wp:posOffset>
                      </wp:positionV>
                      <wp:extent cx="1007745" cy="287655"/>
                      <wp:effectExtent l="0" t="0" r="20955" b="17145"/>
                      <wp:wrapNone/>
                      <wp:docPr id="25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A38DD55" w14:textId="65E8D5A3" w:rsidR="00623673" w:rsidRPr="00952D7D" w:rsidRDefault="00623673" w:rsidP="00952D7D">
                                  <w:pPr>
                                    <w:jc w:val="center"/>
                                    <w:rPr>
                                      <w:sz w:val="18"/>
                                      <w:szCs w:val="18"/>
                                    </w:rPr>
                                  </w:pPr>
                                  <w:r w:rsidRPr="00952D7D">
                                    <w:rPr>
                                      <w:sz w:val="18"/>
                                      <w:szCs w:val="18"/>
                                    </w:rPr>
                                    <w:t>Retirar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291AD" id="_x0000_s1123" style="position:absolute;left:0;text-align:left;margin-left:28.3pt;margin-top:9.75pt;width:79.35pt;height:22.6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OAbWw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" fillcolor="white [3201]" strokecolor="black [3200]" strokeweight=".25pt">
                      <v:textbox>
                        <w:txbxContent>
                          <w:p w14:paraId="6A38DD55" w14:textId="65E8D5A3" w:rsidR="00623673" w:rsidRPr="00952D7D" w:rsidRDefault="00623673" w:rsidP="00952D7D">
                            <w:pPr>
                              <w:jc w:val="center"/>
                              <w:rPr>
                                <w:sz w:val="18"/>
                                <w:szCs w:val="18"/>
                              </w:rPr>
                            </w:pPr>
                            <w:r w:rsidRPr="00952D7D">
                              <w:rPr>
                                <w:sz w:val="18"/>
                                <w:szCs w:val="18"/>
                              </w:rPr>
                              <w:t>Retirar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F6D2D71" w14:textId="332073A3" w:rsidR="000B35AD" w:rsidRPr="00952D7D" w:rsidRDefault="0024234D" w:rsidP="00A229C4">
            <w:pPr>
              <w:rPr>
                <w:sz w:val="18"/>
                <w:szCs w:val="18"/>
                <w:lang w:val="es-ES"/>
              </w:rPr>
            </w:pPr>
            <w:r w:rsidRPr="00952D7D">
              <w:rPr>
                <w:sz w:val="18"/>
                <w:szCs w:val="18"/>
              </w:rPr>
              <w:t xml:space="preserve">Retirar del tamiz los </w:t>
            </w:r>
            <w:proofErr w:type="spellStart"/>
            <w:r w:rsidRPr="00952D7D">
              <w:rPr>
                <w:sz w:val="18"/>
                <w:szCs w:val="18"/>
              </w:rPr>
              <w:t>zoopláncteres</w:t>
            </w:r>
            <w:proofErr w:type="spellEnd"/>
            <w:r w:rsidRPr="00952D7D">
              <w:rPr>
                <w:sz w:val="18"/>
                <w:szCs w:val="18"/>
              </w:rPr>
              <w:t xml:space="preserve"> gelatinosos y grandes.</w:t>
            </w:r>
          </w:p>
        </w:tc>
        <w:tc>
          <w:tcPr>
            <w:tcW w:w="2153" w:type="dxa"/>
            <w:tcBorders>
              <w:top w:val="dashSmallGap" w:sz="4" w:space="0" w:color="A6A6A6" w:themeColor="background1" w:themeShade="A6"/>
              <w:left w:val="dotted" w:sz="4" w:space="0" w:color="7F7F7F" w:themeColor="text1" w:themeTint="80"/>
              <w:bottom w:val="dashSmallGap" w:sz="4" w:space="0" w:color="FFFFFF" w:themeColor="background1"/>
            </w:tcBorders>
            <w:vAlign w:val="center"/>
          </w:tcPr>
          <w:p w14:paraId="6A74FF32" w14:textId="77777777" w:rsidR="000B35AD" w:rsidRPr="00952D7D" w:rsidRDefault="000B35AD" w:rsidP="00A229C4">
            <w:pPr>
              <w:rPr>
                <w:sz w:val="18"/>
                <w:szCs w:val="18"/>
              </w:rPr>
            </w:pPr>
            <w:r w:rsidRPr="00952D7D">
              <w:rPr>
                <w:sz w:val="18"/>
                <w:szCs w:val="18"/>
              </w:rPr>
              <w:t>Analista de laboratorio</w:t>
            </w:r>
          </w:p>
        </w:tc>
        <w:tc>
          <w:tcPr>
            <w:tcW w:w="1533" w:type="dxa"/>
            <w:tcBorders>
              <w:top w:val="dashSmallGap" w:sz="4" w:space="0" w:color="A6A6A6" w:themeColor="background1" w:themeShade="A6"/>
              <w:bottom w:val="dashSmallGap" w:sz="4" w:space="0" w:color="FFFFFF" w:themeColor="background1"/>
            </w:tcBorders>
            <w:vAlign w:val="center"/>
          </w:tcPr>
          <w:p w14:paraId="256F1561" w14:textId="77777777" w:rsidR="000B35AD" w:rsidRPr="00952D7D" w:rsidRDefault="000B35AD" w:rsidP="00A229C4">
            <w:pPr>
              <w:rPr>
                <w:sz w:val="18"/>
                <w:szCs w:val="18"/>
              </w:rPr>
            </w:pPr>
            <w:r w:rsidRPr="00952D7D">
              <w:rPr>
                <w:sz w:val="18"/>
                <w:szCs w:val="18"/>
              </w:rPr>
              <w:t>No aplica</w:t>
            </w:r>
          </w:p>
        </w:tc>
      </w:tr>
      <w:tr w:rsidR="000B35AD" w:rsidRPr="0057065A" w14:paraId="0A93983D" w14:textId="77777777" w:rsidTr="006F0658">
        <w:trPr>
          <w:trHeight w:val="7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4D7F72D" w14:textId="77777777" w:rsidR="000B35AD" w:rsidRPr="00952D7D" w:rsidRDefault="000B35AD" w:rsidP="00952D7D">
            <w:pPr>
              <w:jc w:val="center"/>
              <w:rPr>
                <w:sz w:val="18"/>
                <w:szCs w:val="18"/>
              </w:rPr>
            </w:pP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C3231FE" w14:textId="77777777" w:rsidR="000B35AD" w:rsidRPr="0057065A" w:rsidRDefault="000B35AD" w:rsidP="00A229C4"/>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B4C366" w14:textId="77777777" w:rsidR="000B35AD" w:rsidRPr="00952D7D" w:rsidRDefault="000B35AD" w:rsidP="00A229C4">
            <w:pPr>
              <w:rPr>
                <w:sz w:val="18"/>
                <w:szCs w:val="18"/>
              </w:rPr>
            </w:pPr>
          </w:p>
        </w:tc>
        <w:tc>
          <w:tcPr>
            <w:tcW w:w="2153" w:type="dxa"/>
            <w:tcBorders>
              <w:top w:val="dashSmallGap" w:sz="4" w:space="0" w:color="FFFFFF" w:themeColor="background1"/>
              <w:left w:val="dotted" w:sz="4" w:space="0" w:color="7F7F7F" w:themeColor="text1" w:themeTint="80"/>
            </w:tcBorders>
            <w:vAlign w:val="center"/>
          </w:tcPr>
          <w:p w14:paraId="6DB90FFF" w14:textId="77777777" w:rsidR="000B35AD" w:rsidRPr="00952D7D" w:rsidRDefault="000B35AD" w:rsidP="00A229C4">
            <w:pPr>
              <w:rPr>
                <w:sz w:val="18"/>
                <w:szCs w:val="18"/>
              </w:rPr>
            </w:pPr>
          </w:p>
        </w:tc>
        <w:tc>
          <w:tcPr>
            <w:tcW w:w="1533" w:type="dxa"/>
            <w:tcBorders>
              <w:top w:val="dashSmallGap" w:sz="4" w:space="0" w:color="FFFFFF" w:themeColor="background1"/>
            </w:tcBorders>
            <w:vAlign w:val="center"/>
          </w:tcPr>
          <w:p w14:paraId="6FA791DC" w14:textId="77777777" w:rsidR="000B35AD" w:rsidRPr="00952D7D" w:rsidRDefault="000B35AD" w:rsidP="00A229C4">
            <w:pPr>
              <w:rPr>
                <w:sz w:val="18"/>
                <w:szCs w:val="18"/>
              </w:rPr>
            </w:pPr>
          </w:p>
        </w:tc>
      </w:tr>
      <w:tr w:rsidR="000B35AD" w:rsidRPr="0057065A" w14:paraId="0A7D50CA" w14:textId="77777777" w:rsidTr="006F0658">
        <w:trPr>
          <w:trHeight w:val="392"/>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B44249D" w14:textId="56C5EDBD" w:rsidR="000B35AD" w:rsidRPr="00952D7D" w:rsidRDefault="00D7183D" w:rsidP="00952D7D">
            <w:pPr>
              <w:jc w:val="center"/>
              <w:rPr>
                <w:sz w:val="18"/>
                <w:szCs w:val="18"/>
              </w:rPr>
            </w:pPr>
            <w:r w:rsidRPr="00952D7D">
              <w:rPr>
                <w:sz w:val="18"/>
                <w:szCs w:val="18"/>
              </w:rPr>
              <w:t>5</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03D8DAC" w14:textId="156BDD2D" w:rsidR="000B35AD" w:rsidRPr="0057065A" w:rsidRDefault="00D7183D" w:rsidP="00A229C4">
            <w:r w:rsidRPr="0057065A">
              <w:rPr>
                <w:noProof/>
                <w:lang w:eastAsia="es-CO"/>
              </w:rPr>
              <mc:AlternateContent>
                <mc:Choice Requires="wps">
                  <w:drawing>
                    <wp:anchor distT="0" distB="0" distL="114300" distR="114300" simplePos="0" relativeHeight="251849728" behindDoc="0" locked="0" layoutInCell="1" allowOverlap="1" wp14:anchorId="7358A9C2" wp14:editId="6E7BE2FF">
                      <wp:simplePos x="0" y="0"/>
                      <wp:positionH relativeFrom="column">
                        <wp:posOffset>328930</wp:posOffset>
                      </wp:positionH>
                      <wp:positionV relativeFrom="paragraph">
                        <wp:posOffset>166600</wp:posOffset>
                      </wp:positionV>
                      <wp:extent cx="1007745" cy="287655"/>
                      <wp:effectExtent l="0" t="0" r="20955" b="17145"/>
                      <wp:wrapNone/>
                      <wp:docPr id="25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9630F85" w14:textId="151445EC" w:rsidR="00623673" w:rsidRPr="00952D7D" w:rsidRDefault="00623673" w:rsidP="00952D7D">
                                  <w:pPr>
                                    <w:jc w:val="center"/>
                                    <w:rPr>
                                      <w:sz w:val="18"/>
                                      <w:szCs w:val="18"/>
                                    </w:rPr>
                                  </w:pPr>
                                  <w:r w:rsidRPr="00952D7D">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8A9C2" id="_x0000_s1124" style="position:absolute;left:0;text-align:left;margin-left:25.9pt;margin-top:13.1pt;width:79.35pt;height:22.6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x65Ww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" fillcolor="white [3201]" strokecolor="black [3200]" strokeweight=".25pt">
                      <v:textbox>
                        <w:txbxContent>
                          <w:p w14:paraId="09630F85" w14:textId="151445EC" w:rsidR="00623673" w:rsidRPr="00952D7D" w:rsidRDefault="00623673" w:rsidP="00952D7D">
                            <w:pPr>
                              <w:jc w:val="center"/>
                              <w:rPr>
                                <w:sz w:val="18"/>
                                <w:szCs w:val="18"/>
                              </w:rPr>
                            </w:pPr>
                            <w:r w:rsidRPr="00952D7D">
                              <w:rPr>
                                <w:sz w:val="18"/>
                                <w:szCs w:val="18"/>
                              </w:rPr>
                              <w:t>Depositar</w:t>
                            </w:r>
                          </w:p>
                        </w:txbxContent>
                      </v:textbox>
                    </v:rect>
                  </w:pict>
                </mc:Fallback>
              </mc:AlternateContent>
            </w:r>
            <w:r>
              <w:rPr>
                <w:noProof/>
                <w:lang w:eastAsia="es-CO"/>
              </w:rPr>
              <mc:AlternateContent>
                <mc:Choice Requires="wps">
                  <w:drawing>
                    <wp:anchor distT="0" distB="0" distL="114300" distR="114300" simplePos="0" relativeHeight="251835392" behindDoc="0" locked="0" layoutInCell="1" allowOverlap="1" wp14:anchorId="4112858B" wp14:editId="3BEFF804">
                      <wp:simplePos x="0" y="0"/>
                      <wp:positionH relativeFrom="column">
                        <wp:posOffset>831215</wp:posOffset>
                      </wp:positionH>
                      <wp:positionV relativeFrom="paragraph">
                        <wp:posOffset>301625</wp:posOffset>
                      </wp:positionV>
                      <wp:extent cx="0" cy="504000"/>
                      <wp:effectExtent l="76200" t="0" r="57150" b="48895"/>
                      <wp:wrapNone/>
                      <wp:docPr id="256" name="Conector recto de flecha 26"/>
                      <wp:cNvGraphicFramePr/>
                      <a:graphic xmlns:a="http://schemas.openxmlformats.org/drawingml/2006/main">
                        <a:graphicData uri="http://schemas.microsoft.com/office/word/2010/wordprocessingShape">
                          <wps:wsp>
                            <wps:cNvCnPr/>
                            <wps:spPr>
                              <a:xfrm>
                                <a:off x="0" y="0"/>
                                <a:ext cx="0" cy="50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DD760" id="Conector recto de flecha 26" o:spid="_x0000_s1026" type="#_x0000_t32" style="position:absolute;margin-left:65.45pt;margin-top:23.75pt;width:0;height:39.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" strokecolor="black [3040]">
                      <v:stroke endarrow="block"/>
                    </v:shape>
                  </w:pict>
                </mc:Fallback>
              </mc:AlternateContent>
            </w:r>
            <w:r>
              <w:rPr>
                <w:noProof/>
                <w:lang w:eastAsia="es-CO"/>
              </w:rPr>
              <mc:AlternateContent>
                <mc:Choice Requires="wps">
                  <w:drawing>
                    <wp:anchor distT="0" distB="0" distL="114300" distR="114300" simplePos="0" relativeHeight="251862016" behindDoc="0" locked="0" layoutInCell="1" allowOverlap="1" wp14:anchorId="7D2B35F7" wp14:editId="715EBAB3">
                      <wp:simplePos x="0" y="0"/>
                      <wp:positionH relativeFrom="column">
                        <wp:posOffset>823595</wp:posOffset>
                      </wp:positionH>
                      <wp:positionV relativeFrom="paragraph">
                        <wp:posOffset>-173990</wp:posOffset>
                      </wp:positionV>
                      <wp:extent cx="0" cy="360000"/>
                      <wp:effectExtent l="76200" t="0" r="76200" b="59690"/>
                      <wp:wrapNone/>
                      <wp:docPr id="254" name="Straight Arrow Connector 15"/>
                      <wp:cNvGraphicFramePr/>
                      <a:graphic xmlns:a="http://schemas.openxmlformats.org/drawingml/2006/main">
                        <a:graphicData uri="http://schemas.microsoft.com/office/word/2010/wordprocessingShape">
                          <wps:wsp>
                            <wps:cNvCnPr/>
                            <wps:spPr>
                              <a:xfrm>
                                <a:off x="0" y="0"/>
                                <a:ext cx="0" cy="36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6A75711" id="Straight Arrow Connector 15" o:spid="_x0000_s1026" type="#_x0000_t32" style="position:absolute;margin-left:64.85pt;margin-top:-13.7pt;width:0;height:28.3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12957C" w14:textId="77777777" w:rsidR="0024234D" w:rsidRPr="00952D7D" w:rsidRDefault="0024234D" w:rsidP="00A229C4">
            <w:pPr>
              <w:rPr>
                <w:sz w:val="18"/>
                <w:szCs w:val="18"/>
              </w:rPr>
            </w:pPr>
            <w:r w:rsidRPr="00952D7D">
              <w:rPr>
                <w:sz w:val="18"/>
                <w:szCs w:val="18"/>
              </w:rPr>
              <w:t>Depositar en un recipiente debidamente rotulado con los datos de la muestra original.</w:t>
            </w:r>
          </w:p>
          <w:p w14:paraId="3470FC3E" w14:textId="063AF696" w:rsidR="000B35AD" w:rsidRPr="00952D7D" w:rsidRDefault="000B35AD" w:rsidP="00A229C4">
            <w:pPr>
              <w:rPr>
                <w:sz w:val="18"/>
                <w:szCs w:val="18"/>
              </w:rPr>
            </w:pPr>
          </w:p>
        </w:tc>
        <w:tc>
          <w:tcPr>
            <w:tcW w:w="2153" w:type="dxa"/>
            <w:tcBorders>
              <w:left w:val="dotted" w:sz="4" w:space="0" w:color="7F7F7F" w:themeColor="text1" w:themeTint="80"/>
            </w:tcBorders>
            <w:vAlign w:val="center"/>
          </w:tcPr>
          <w:p w14:paraId="6D899A8E" w14:textId="77777777" w:rsidR="000B35AD" w:rsidRPr="00952D7D" w:rsidRDefault="000B35AD" w:rsidP="00A229C4">
            <w:pPr>
              <w:rPr>
                <w:sz w:val="18"/>
                <w:szCs w:val="18"/>
              </w:rPr>
            </w:pPr>
            <w:r w:rsidRPr="00952D7D">
              <w:rPr>
                <w:sz w:val="18"/>
                <w:szCs w:val="18"/>
              </w:rPr>
              <w:t>Analista de laboratorio</w:t>
            </w:r>
          </w:p>
        </w:tc>
        <w:tc>
          <w:tcPr>
            <w:tcW w:w="1533" w:type="dxa"/>
            <w:vAlign w:val="center"/>
          </w:tcPr>
          <w:p w14:paraId="52FB3717" w14:textId="77777777" w:rsidR="000B35AD" w:rsidRPr="00952D7D" w:rsidRDefault="000B35AD" w:rsidP="00A229C4">
            <w:pPr>
              <w:rPr>
                <w:sz w:val="18"/>
                <w:szCs w:val="18"/>
              </w:rPr>
            </w:pPr>
            <w:r w:rsidRPr="00952D7D">
              <w:rPr>
                <w:sz w:val="18"/>
                <w:szCs w:val="18"/>
              </w:rPr>
              <w:t>No aplica</w:t>
            </w:r>
          </w:p>
        </w:tc>
      </w:tr>
      <w:tr w:rsidR="000B35AD" w:rsidRPr="0057065A" w14:paraId="3B2395F3" w14:textId="77777777" w:rsidTr="006F0658">
        <w:trPr>
          <w:trHeight w:val="92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9D03776" w14:textId="3BCE0C73" w:rsidR="000B35AD" w:rsidRPr="00952D7D" w:rsidRDefault="00D7183D" w:rsidP="00952D7D">
            <w:pPr>
              <w:jc w:val="center"/>
              <w:rPr>
                <w:sz w:val="18"/>
                <w:szCs w:val="18"/>
              </w:rPr>
            </w:pPr>
            <w:r w:rsidRPr="00952D7D">
              <w:rPr>
                <w:sz w:val="18"/>
                <w:szCs w:val="18"/>
              </w:rPr>
              <w:t>6</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3ECA2CC" w14:textId="10C4144A" w:rsidR="000B35AD" w:rsidRPr="0057065A" w:rsidRDefault="00D7183D" w:rsidP="00A229C4">
            <w:r>
              <w:rPr>
                <w:noProof/>
                <w:lang w:eastAsia="es-CO"/>
              </w:rPr>
              <mc:AlternateContent>
                <mc:Choice Requires="wps">
                  <w:drawing>
                    <wp:anchor distT="0" distB="0" distL="114300" distR="114300" simplePos="0" relativeHeight="251832320" behindDoc="0" locked="0" layoutInCell="1" allowOverlap="1" wp14:anchorId="4C682982" wp14:editId="6537F32A">
                      <wp:simplePos x="0" y="0"/>
                      <wp:positionH relativeFrom="column">
                        <wp:posOffset>829945</wp:posOffset>
                      </wp:positionH>
                      <wp:positionV relativeFrom="paragraph">
                        <wp:posOffset>424180</wp:posOffset>
                      </wp:positionV>
                      <wp:extent cx="0" cy="216000"/>
                      <wp:effectExtent l="76200" t="0" r="57150" b="50800"/>
                      <wp:wrapNone/>
                      <wp:docPr id="269" name="Conector recto de flecha 47"/>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86A59A2" id="Conector recto de flecha 47" o:spid="_x0000_s1026" type="#_x0000_t32" style="position:absolute;margin-left:65.35pt;margin-top:33.4pt;width:0;height:17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860992" behindDoc="0" locked="0" layoutInCell="1" allowOverlap="1" wp14:anchorId="3C823AF8" wp14:editId="06501546">
                      <wp:simplePos x="0" y="0"/>
                      <wp:positionH relativeFrom="column">
                        <wp:posOffset>329453</wp:posOffset>
                      </wp:positionH>
                      <wp:positionV relativeFrom="paragraph">
                        <wp:posOffset>128117</wp:posOffset>
                      </wp:positionV>
                      <wp:extent cx="1007745" cy="287655"/>
                      <wp:effectExtent l="0" t="0" r="20955" b="17145"/>
                      <wp:wrapNone/>
                      <wp:docPr id="27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5B13E8D" w14:textId="77777777" w:rsidR="00623673" w:rsidRPr="00952D7D" w:rsidRDefault="00623673" w:rsidP="00952D7D">
                                  <w:pPr>
                                    <w:jc w:val="center"/>
                                    <w:rPr>
                                      <w:sz w:val="18"/>
                                      <w:szCs w:val="18"/>
                                    </w:rPr>
                                  </w:pPr>
                                  <w:r w:rsidRPr="00952D7D">
                                    <w:rPr>
                                      <w:sz w:val="18"/>
                                      <w:szCs w:val="18"/>
                                    </w:rPr>
                                    <w:t>Preservar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23AF8" id="_x0000_s1125" style="position:absolute;left:0;text-align:left;margin-left:25.95pt;margin-top:10.1pt;width:79.35pt;height:22.6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Y0Ww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" fillcolor="white [3201]" strokecolor="black [3200]" strokeweight=".25pt">
                      <v:textbox>
                        <w:txbxContent>
                          <w:p w14:paraId="25B13E8D" w14:textId="77777777" w:rsidR="00623673" w:rsidRPr="00952D7D" w:rsidRDefault="00623673" w:rsidP="00952D7D">
                            <w:pPr>
                              <w:jc w:val="center"/>
                              <w:rPr>
                                <w:sz w:val="18"/>
                                <w:szCs w:val="18"/>
                              </w:rPr>
                            </w:pPr>
                            <w:r w:rsidRPr="00952D7D">
                              <w:rPr>
                                <w:sz w:val="18"/>
                                <w:szCs w:val="18"/>
                              </w:rPr>
                              <w:t>Preservar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82E72C1" w14:textId="77777777" w:rsidR="000B35AD" w:rsidRPr="00952D7D" w:rsidRDefault="000B35AD" w:rsidP="00A229C4">
            <w:pPr>
              <w:rPr>
                <w:sz w:val="18"/>
                <w:szCs w:val="18"/>
              </w:rPr>
            </w:pPr>
            <w:r w:rsidRPr="00952D7D">
              <w:rPr>
                <w:sz w:val="18"/>
                <w:szCs w:val="18"/>
              </w:rPr>
              <w:t>Preservar el contenido de cada recipiente con formaldehído al 4%</w:t>
            </w:r>
          </w:p>
          <w:p w14:paraId="08F53FB1" w14:textId="77777777" w:rsidR="000B35AD" w:rsidRPr="00952D7D" w:rsidRDefault="000B35AD" w:rsidP="00A229C4">
            <w:pPr>
              <w:rPr>
                <w:sz w:val="18"/>
                <w:szCs w:val="18"/>
              </w:rPr>
            </w:pPr>
          </w:p>
        </w:tc>
        <w:tc>
          <w:tcPr>
            <w:tcW w:w="2153" w:type="dxa"/>
            <w:tcBorders>
              <w:left w:val="dotted" w:sz="4" w:space="0" w:color="7F7F7F" w:themeColor="text1" w:themeTint="80"/>
            </w:tcBorders>
            <w:vAlign w:val="center"/>
          </w:tcPr>
          <w:p w14:paraId="43991A27" w14:textId="77777777" w:rsidR="000B35AD" w:rsidRPr="00952D7D" w:rsidRDefault="000B35AD" w:rsidP="00A229C4">
            <w:pPr>
              <w:rPr>
                <w:sz w:val="18"/>
                <w:szCs w:val="18"/>
              </w:rPr>
            </w:pPr>
            <w:r w:rsidRPr="00952D7D">
              <w:rPr>
                <w:sz w:val="18"/>
                <w:szCs w:val="18"/>
              </w:rPr>
              <w:t>Analista de laboratorio</w:t>
            </w:r>
          </w:p>
        </w:tc>
        <w:tc>
          <w:tcPr>
            <w:tcW w:w="1533" w:type="dxa"/>
            <w:vAlign w:val="center"/>
          </w:tcPr>
          <w:p w14:paraId="638D347D" w14:textId="77777777" w:rsidR="000B35AD" w:rsidRPr="00952D7D" w:rsidRDefault="000B35AD" w:rsidP="00A229C4">
            <w:pPr>
              <w:rPr>
                <w:sz w:val="18"/>
                <w:szCs w:val="18"/>
              </w:rPr>
            </w:pPr>
            <w:r w:rsidRPr="00952D7D">
              <w:rPr>
                <w:sz w:val="18"/>
                <w:szCs w:val="18"/>
              </w:rPr>
              <w:t>No aplica</w:t>
            </w:r>
          </w:p>
        </w:tc>
      </w:tr>
      <w:tr w:rsidR="000B35AD" w:rsidRPr="0057065A" w14:paraId="2E19EF71" w14:textId="77777777" w:rsidTr="006F0658">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2B79534" w14:textId="77777777" w:rsidR="000B35AD" w:rsidRPr="0057065A" w:rsidRDefault="000B35AD" w:rsidP="00A229C4"/>
        </w:tc>
        <w:tc>
          <w:tcPr>
            <w:tcW w:w="2972" w:type="dxa"/>
            <w:tcBorders>
              <w:top w:val="dashSmallGap" w:sz="4" w:space="0" w:color="FFFFFF" w:themeColor="background1"/>
              <w:left w:val="dotted" w:sz="4" w:space="0" w:color="7F7F7F" w:themeColor="text1" w:themeTint="80"/>
              <w:right w:val="dotted" w:sz="4" w:space="0" w:color="7F7F7F" w:themeColor="text1" w:themeTint="80"/>
            </w:tcBorders>
          </w:tcPr>
          <w:p w14:paraId="67E3D23E" w14:textId="77777777" w:rsidR="000B35AD" w:rsidRPr="0057065A" w:rsidRDefault="000B35AD" w:rsidP="00A229C4">
            <w:r w:rsidRPr="0057065A">
              <w:rPr>
                <w:noProof/>
                <w:lang w:eastAsia="es-CO"/>
              </w:rPr>
              <mc:AlternateContent>
                <mc:Choice Requires="wps">
                  <w:drawing>
                    <wp:anchor distT="0" distB="0" distL="114300" distR="114300" simplePos="0" relativeHeight="251851776" behindDoc="0" locked="0" layoutInCell="1" allowOverlap="1" wp14:anchorId="4FC5B8E5" wp14:editId="6F52FD1C">
                      <wp:simplePos x="0" y="0"/>
                      <wp:positionH relativeFrom="column">
                        <wp:posOffset>503555</wp:posOffset>
                      </wp:positionH>
                      <wp:positionV relativeFrom="paragraph">
                        <wp:posOffset>55245</wp:posOffset>
                      </wp:positionV>
                      <wp:extent cx="681355" cy="232410"/>
                      <wp:effectExtent l="0" t="0" r="23495" b="15240"/>
                      <wp:wrapNone/>
                      <wp:docPr id="273"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5C69B169" w14:textId="77777777" w:rsidR="00623673" w:rsidRPr="00952D7D" w:rsidRDefault="00623673" w:rsidP="00952D7D">
                                  <w:pPr>
                                    <w:jc w:val="center"/>
                                    <w:rPr>
                                      <w:sz w:val="18"/>
                                      <w:szCs w:val="18"/>
                                    </w:rPr>
                                  </w:pPr>
                                  <w:r w:rsidRPr="00952D7D">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C5B8E5" id="_x0000_s1126" style="position:absolute;left:0;text-align:left;margin-left:39.65pt;margin-top:4.35pt;width:53.65pt;height:18.3pt;z-index:251851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" fillcolor="white [3201]" strokecolor="black [3200]" strokeweight=".25pt">
                      <v:textbox>
                        <w:txbxContent>
                          <w:p w14:paraId="5C69B169" w14:textId="77777777" w:rsidR="00623673" w:rsidRPr="00952D7D" w:rsidRDefault="00623673" w:rsidP="00952D7D">
                            <w:pPr>
                              <w:jc w:val="center"/>
                              <w:rPr>
                                <w:sz w:val="18"/>
                                <w:szCs w:val="18"/>
                              </w:rPr>
                            </w:pPr>
                            <w:r w:rsidRPr="00952D7D">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057302" w14:textId="77777777" w:rsidR="000B35AD" w:rsidRPr="00952D7D" w:rsidRDefault="000B35AD" w:rsidP="00A229C4">
            <w:pPr>
              <w:rPr>
                <w:sz w:val="18"/>
                <w:szCs w:val="18"/>
              </w:rPr>
            </w:pPr>
            <w:r w:rsidRPr="00952D7D">
              <w:rPr>
                <w:sz w:val="18"/>
                <w:szCs w:val="18"/>
              </w:rPr>
              <w:t>FIN</w:t>
            </w:r>
          </w:p>
        </w:tc>
      </w:tr>
    </w:tbl>
    <w:p w14:paraId="6AF779B3" w14:textId="3304CB74" w:rsidR="0099721E" w:rsidRDefault="0099721E" w:rsidP="00A229C4">
      <w:pPr>
        <w:rPr>
          <w:lang w:val="es-ES"/>
        </w:rPr>
      </w:pPr>
    </w:p>
    <w:p w14:paraId="59FDEBB1" w14:textId="19DE7BA1" w:rsidR="0099721E" w:rsidRDefault="0099721E" w:rsidP="00A229C4">
      <w:pPr>
        <w:rPr>
          <w:lang w:val="es-ES"/>
        </w:rPr>
      </w:pPr>
    </w:p>
    <w:p w14:paraId="073997CC" w14:textId="7F5B7BE2" w:rsidR="005A4A9A" w:rsidRDefault="005A4A9A" w:rsidP="00A229C4">
      <w:pPr>
        <w:rPr>
          <w:lang w:val="es-ES"/>
        </w:rPr>
      </w:pPr>
    </w:p>
    <w:p w14:paraId="73AC77B9" w14:textId="5032DCDA" w:rsidR="005A4A9A" w:rsidRDefault="005A4A9A" w:rsidP="00A229C4">
      <w:pPr>
        <w:rPr>
          <w:lang w:val="es-ES"/>
        </w:rPr>
      </w:pPr>
    </w:p>
    <w:p w14:paraId="4A4F81BE" w14:textId="0B598932" w:rsidR="005A4A9A" w:rsidRDefault="005A4A9A" w:rsidP="00A229C4">
      <w:pPr>
        <w:rPr>
          <w:lang w:val="es-ES"/>
        </w:rPr>
      </w:pPr>
    </w:p>
    <w:p w14:paraId="04F0FE5D" w14:textId="77777777" w:rsidR="006F0658" w:rsidRDefault="006F0658" w:rsidP="00A229C4">
      <w:pPr>
        <w:rPr>
          <w:lang w:val="es-ES"/>
        </w:rPr>
      </w:pPr>
    </w:p>
    <w:p w14:paraId="3564ED93" w14:textId="0490596E" w:rsidR="005A4A9A" w:rsidRDefault="005A4A9A" w:rsidP="00A229C4">
      <w:pPr>
        <w:rPr>
          <w:lang w:val="es-ES"/>
        </w:rPr>
      </w:pPr>
    </w:p>
    <w:p w14:paraId="30C394EC" w14:textId="28BDBA99" w:rsidR="005A4A9A" w:rsidRDefault="005A4A9A" w:rsidP="00A229C4">
      <w:pPr>
        <w:rPr>
          <w:lang w:val="es-ES"/>
        </w:rPr>
      </w:pPr>
    </w:p>
    <w:p w14:paraId="11AC41F9" w14:textId="77777777" w:rsidR="005A4A9A" w:rsidRDefault="005A4A9A" w:rsidP="00A229C4">
      <w:pPr>
        <w:rPr>
          <w:lang w:val="es-ES"/>
        </w:rPr>
      </w:pPr>
    </w:p>
    <w:p w14:paraId="3F22E876" w14:textId="3C4CABA4" w:rsidR="0099721E" w:rsidRPr="000325D1" w:rsidRDefault="00620379" w:rsidP="00DF0472">
      <w:pPr>
        <w:pStyle w:val="Ttulo4"/>
      </w:pPr>
      <w:r>
        <w:t>Fraccionamiento de la muestra</w:t>
      </w:r>
    </w:p>
    <w:p w14:paraId="50F83B31" w14:textId="14846426" w:rsidR="00B62131" w:rsidRDefault="00B62131" w:rsidP="00A229C4">
      <w:pPr>
        <w:rPr>
          <w:lang w:val="es-ES"/>
        </w:rPr>
      </w:pPr>
    </w:p>
    <w:p w14:paraId="118CCCF4" w14:textId="5A163008" w:rsidR="006F0658" w:rsidRPr="006F0658" w:rsidRDefault="006F0658" w:rsidP="006F0658">
      <w:pPr>
        <w:pStyle w:val="Prrafodelista"/>
        <w:ind w:left="0"/>
        <w:rPr>
          <w:sz w:val="18"/>
        </w:rPr>
      </w:pPr>
      <w:r w:rsidRPr="006F0658">
        <w:rPr>
          <w:sz w:val="18"/>
        </w:rPr>
        <w:t xml:space="preserve">Tabla </w:t>
      </w:r>
      <w:r w:rsidRPr="006F0658">
        <w:rPr>
          <w:sz w:val="18"/>
        </w:rPr>
        <w:fldChar w:fldCharType="begin"/>
      </w:r>
      <w:r w:rsidRPr="006F0658">
        <w:rPr>
          <w:sz w:val="18"/>
        </w:rPr>
        <w:instrText xml:space="preserve"> SEQ Tabla \* ARABIC </w:instrText>
      </w:r>
      <w:r w:rsidRPr="006F0658">
        <w:rPr>
          <w:sz w:val="18"/>
        </w:rPr>
        <w:fldChar w:fldCharType="separate"/>
      </w:r>
      <w:r w:rsidR="00107604">
        <w:rPr>
          <w:noProof/>
          <w:sz w:val="18"/>
        </w:rPr>
        <w:t>9</w:t>
      </w:r>
      <w:r w:rsidRPr="006F0658">
        <w:rPr>
          <w:sz w:val="18"/>
        </w:rPr>
        <w:fldChar w:fldCharType="end"/>
      </w:r>
      <w:r w:rsidRPr="006F0658">
        <w:rPr>
          <w:sz w:val="18"/>
        </w:rPr>
        <w:t xml:space="preserve"> </w:t>
      </w:r>
    </w:p>
    <w:p w14:paraId="3602B995" w14:textId="34AA97D8" w:rsidR="006F0658" w:rsidRPr="006F0658" w:rsidRDefault="006F0658" w:rsidP="006F0658">
      <w:pPr>
        <w:pStyle w:val="Prrafodelista"/>
        <w:ind w:left="0"/>
        <w:rPr>
          <w:sz w:val="18"/>
        </w:rPr>
      </w:pPr>
      <w:r w:rsidRPr="007767FD">
        <w:rPr>
          <w:sz w:val="18"/>
        </w:rPr>
        <w:lastRenderedPageBreak/>
        <w:t>Flujograma y descripción de actividades para</w:t>
      </w:r>
      <w:r>
        <w:rPr>
          <w:sz w:val="18"/>
        </w:rPr>
        <w:t xml:space="preserve"> el f</w:t>
      </w:r>
      <w:r w:rsidRPr="006F0658">
        <w:rPr>
          <w:sz w:val="18"/>
        </w:rPr>
        <w:t>raccionamiento de la muestra</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0B35AD" w:rsidRPr="00F10282" w14:paraId="6C354C8E" w14:textId="77777777" w:rsidTr="006F0658">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76AFA1A" w14:textId="77777777" w:rsidR="000B35AD" w:rsidRPr="00F10282" w:rsidRDefault="000B35AD" w:rsidP="00F10282">
            <w:pPr>
              <w:jc w:val="center"/>
              <w:rPr>
                <w:b/>
                <w:sz w:val="18"/>
                <w:szCs w:val="18"/>
              </w:rPr>
            </w:pPr>
            <w:r w:rsidRPr="00F10282">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4E096ED1" w14:textId="63629D4B" w:rsidR="000B35AD" w:rsidRPr="00F10282" w:rsidRDefault="000B35AD" w:rsidP="00F10282">
            <w:pPr>
              <w:jc w:val="center"/>
              <w:rPr>
                <w:b/>
                <w:sz w:val="18"/>
                <w:szCs w:val="18"/>
              </w:rPr>
            </w:pPr>
            <w:r w:rsidRPr="00F10282">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AED2AAE" w14:textId="77777777" w:rsidR="000B35AD" w:rsidRPr="00F10282" w:rsidRDefault="000B35AD" w:rsidP="00F10282">
            <w:pPr>
              <w:jc w:val="center"/>
              <w:rPr>
                <w:b/>
                <w:sz w:val="18"/>
                <w:szCs w:val="18"/>
              </w:rPr>
            </w:pPr>
            <w:r w:rsidRPr="00F10282">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78B3E7C" w14:textId="77777777" w:rsidR="000B35AD" w:rsidRPr="00F10282" w:rsidRDefault="000B35AD" w:rsidP="00F10282">
            <w:pPr>
              <w:jc w:val="center"/>
              <w:rPr>
                <w:b/>
                <w:sz w:val="18"/>
                <w:szCs w:val="18"/>
              </w:rPr>
            </w:pPr>
            <w:r w:rsidRPr="00F10282">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3E8FCC2" w14:textId="77777777" w:rsidR="000B35AD" w:rsidRPr="00F10282" w:rsidRDefault="000B35AD" w:rsidP="00F10282">
            <w:pPr>
              <w:jc w:val="center"/>
              <w:rPr>
                <w:b/>
                <w:sz w:val="18"/>
                <w:szCs w:val="18"/>
              </w:rPr>
            </w:pPr>
            <w:r w:rsidRPr="00F10282">
              <w:rPr>
                <w:b/>
                <w:sz w:val="18"/>
                <w:szCs w:val="18"/>
              </w:rPr>
              <w:t>REGISTRO</w:t>
            </w:r>
          </w:p>
        </w:tc>
      </w:tr>
      <w:tr w:rsidR="000B35AD" w:rsidRPr="0057065A" w14:paraId="03A5A41E" w14:textId="77777777" w:rsidTr="006F0658">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3C6D8A0" w14:textId="77777777" w:rsidR="000B35AD" w:rsidRPr="0057065A" w:rsidRDefault="000B35AD"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E71417A" w14:textId="45BCEB89" w:rsidR="000B35AD" w:rsidRPr="0057065A" w:rsidRDefault="000B35AD" w:rsidP="00A229C4">
            <w:r w:rsidRPr="0057065A">
              <w:rPr>
                <w:noProof/>
                <w:lang w:eastAsia="es-CO"/>
              </w:rPr>
              <mc:AlternateContent>
                <mc:Choice Requires="wps">
                  <w:drawing>
                    <wp:anchor distT="0" distB="0" distL="114300" distR="114300" simplePos="0" relativeHeight="251764736" behindDoc="0" locked="0" layoutInCell="1" allowOverlap="1" wp14:anchorId="47DEF6F2" wp14:editId="03BDD6A5">
                      <wp:simplePos x="0" y="0"/>
                      <wp:positionH relativeFrom="column">
                        <wp:posOffset>367665</wp:posOffset>
                      </wp:positionH>
                      <wp:positionV relativeFrom="paragraph">
                        <wp:posOffset>82550</wp:posOffset>
                      </wp:positionV>
                      <wp:extent cx="828000" cy="232913"/>
                      <wp:effectExtent l="0" t="0" r="10795" b="15240"/>
                      <wp:wrapNone/>
                      <wp:docPr id="16"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2086E825" w14:textId="77777777" w:rsidR="00623673" w:rsidRPr="00F10282" w:rsidRDefault="00623673" w:rsidP="00F10282">
                                  <w:pPr>
                                    <w:jc w:val="center"/>
                                    <w:rPr>
                                      <w:sz w:val="18"/>
                                      <w:szCs w:val="18"/>
                                    </w:rPr>
                                  </w:pPr>
                                  <w:r w:rsidRPr="00F10282">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DEF6F2" id="_x0000_s1127" style="position:absolute;left:0;text-align:left;margin-left:28.95pt;margin-top:6.5pt;width:65.2pt;height:18.3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" fillcolor="white [3201]" strokecolor="black [3200]" strokeweight=".25pt">
                      <v:textbox>
                        <w:txbxContent>
                          <w:p w14:paraId="2086E825" w14:textId="77777777" w:rsidR="00623673" w:rsidRPr="00F10282" w:rsidRDefault="00623673" w:rsidP="00F10282">
                            <w:pPr>
                              <w:jc w:val="center"/>
                              <w:rPr>
                                <w:sz w:val="18"/>
                                <w:szCs w:val="18"/>
                              </w:rPr>
                            </w:pPr>
                            <w:r w:rsidRPr="00F10282">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E9A682" w14:textId="77777777" w:rsidR="000B35AD" w:rsidRPr="00F10282" w:rsidRDefault="000B35AD" w:rsidP="00A229C4">
            <w:pPr>
              <w:rPr>
                <w:b/>
                <w:sz w:val="18"/>
                <w:szCs w:val="18"/>
              </w:rPr>
            </w:pPr>
            <w:r w:rsidRPr="00F10282">
              <w:rPr>
                <w:sz w:val="18"/>
                <w:szCs w:val="18"/>
              </w:rPr>
              <w:t>INICIO</w:t>
            </w:r>
          </w:p>
        </w:tc>
      </w:tr>
      <w:tr w:rsidR="000B35AD" w:rsidRPr="0057065A" w14:paraId="1DE7BF5E" w14:textId="77777777" w:rsidTr="006F0658">
        <w:trPr>
          <w:trHeight w:val="1459"/>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95D30A" w14:textId="77777777" w:rsidR="000B35AD" w:rsidRPr="00F10282" w:rsidRDefault="000B35AD" w:rsidP="00F10282">
            <w:pPr>
              <w:jc w:val="center"/>
              <w:rPr>
                <w:sz w:val="18"/>
                <w:szCs w:val="18"/>
              </w:rPr>
            </w:pPr>
            <w:r w:rsidRPr="00F10282">
              <w:rPr>
                <w:sz w:val="18"/>
                <w:szCs w:val="18"/>
              </w:rPr>
              <w:t>1</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2CDECB2" w14:textId="3F84A880" w:rsidR="000B35AD" w:rsidRPr="0057065A" w:rsidRDefault="00B62131" w:rsidP="00A229C4">
            <w:pPr>
              <w:rPr>
                <w:noProof/>
                <w:lang w:eastAsia="es-CO"/>
              </w:rPr>
            </w:pPr>
            <w:r w:rsidRPr="00C600EA">
              <w:rPr>
                <w:noProof/>
                <w:sz w:val="18"/>
                <w:lang w:eastAsia="es-CO"/>
              </w:rPr>
              <mc:AlternateContent>
                <mc:Choice Requires="wps">
                  <w:drawing>
                    <wp:anchor distT="45720" distB="45720" distL="114300" distR="114300" simplePos="0" relativeHeight="251770880" behindDoc="0" locked="0" layoutInCell="1" allowOverlap="1" wp14:anchorId="5CADB1C2" wp14:editId="33378498">
                      <wp:simplePos x="0" y="0"/>
                      <wp:positionH relativeFrom="column">
                        <wp:posOffset>721360</wp:posOffset>
                      </wp:positionH>
                      <wp:positionV relativeFrom="paragraph">
                        <wp:posOffset>819150</wp:posOffset>
                      </wp:positionV>
                      <wp:extent cx="338455" cy="1404620"/>
                      <wp:effectExtent l="0" t="0" r="0" b="127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1404620"/>
                              </a:xfrm>
                              <a:prstGeom prst="rect">
                                <a:avLst/>
                              </a:prstGeom>
                              <a:noFill/>
                              <a:ln w="9525">
                                <a:noFill/>
                                <a:miter lim="800000"/>
                                <a:headEnd/>
                                <a:tailEnd/>
                              </a:ln>
                            </wps:spPr>
                            <wps:txbx>
                              <w:txbxContent>
                                <w:p w14:paraId="6681B6D2" w14:textId="77777777" w:rsidR="00623673" w:rsidRPr="00C600EA" w:rsidRDefault="00623673" w:rsidP="000D4A5B">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CADB1C2" id="_x0000_s1128" type="#_x0000_t202" style="position:absolute;left:0;text-align:left;margin-left:56.8pt;margin-top:64.5pt;width:26.65pt;height:110.6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" filled="f" stroked="f">
                      <v:textbox style="mso-fit-shape-to-text:t">
                        <w:txbxContent>
                          <w:p w14:paraId="6681B6D2" w14:textId="77777777" w:rsidR="00623673" w:rsidRPr="00C600EA" w:rsidRDefault="00623673" w:rsidP="000D4A5B">
                            <w:r>
                              <w:t>Si</w:t>
                            </w:r>
                          </w:p>
                        </w:txbxContent>
                      </v:textbox>
                    </v:shape>
                  </w:pict>
                </mc:Fallback>
              </mc:AlternateContent>
            </w:r>
            <w:r>
              <w:rPr>
                <w:b/>
                <w:noProof/>
                <w:lang w:eastAsia="es-CO"/>
              </w:rPr>
              <mc:AlternateContent>
                <mc:Choice Requires="wps">
                  <w:drawing>
                    <wp:anchor distT="0" distB="0" distL="114300" distR="114300" simplePos="0" relativeHeight="251765760" behindDoc="0" locked="0" layoutInCell="1" allowOverlap="1" wp14:anchorId="1416D4FC" wp14:editId="1D7F3A1A">
                      <wp:simplePos x="0" y="0"/>
                      <wp:positionH relativeFrom="column">
                        <wp:posOffset>779145</wp:posOffset>
                      </wp:positionH>
                      <wp:positionV relativeFrom="paragraph">
                        <wp:posOffset>-55245</wp:posOffset>
                      </wp:positionV>
                      <wp:extent cx="0" cy="142875"/>
                      <wp:effectExtent l="76200" t="0" r="57150" b="47625"/>
                      <wp:wrapNone/>
                      <wp:docPr id="14" name="Conector recto de flecha 38"/>
                      <wp:cNvGraphicFramePr/>
                      <a:graphic xmlns:a="http://schemas.openxmlformats.org/drawingml/2006/main">
                        <a:graphicData uri="http://schemas.microsoft.com/office/word/2010/wordprocessingShape">
                          <wps:wsp>
                            <wps:cNvCnPr/>
                            <wps:spPr>
                              <a:xfrm>
                                <a:off x="0" y="0"/>
                                <a:ext cx="0" cy="142875"/>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2EADE2" id="Conector recto de flecha 38" o:spid="_x0000_s1026" type="#_x0000_t32" style="position:absolute;margin-left:61.35pt;margin-top:-4.35pt;width:0;height:11.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" strokecolor="black [3040]">
                      <v:stroke endarrow="block"/>
                    </v:shape>
                  </w:pict>
                </mc:Fallback>
              </mc:AlternateContent>
            </w:r>
            <w:r w:rsidRPr="00C600EA">
              <w:rPr>
                <w:noProof/>
                <w:sz w:val="18"/>
                <w:lang w:eastAsia="es-CO"/>
              </w:rPr>
              <mc:AlternateContent>
                <mc:Choice Requires="wps">
                  <w:drawing>
                    <wp:anchor distT="45720" distB="45720" distL="114300" distR="114300" simplePos="0" relativeHeight="251772928" behindDoc="0" locked="0" layoutInCell="1" allowOverlap="1" wp14:anchorId="42077F3E" wp14:editId="5673D937">
                      <wp:simplePos x="0" y="0"/>
                      <wp:positionH relativeFrom="column">
                        <wp:posOffset>313690</wp:posOffset>
                      </wp:positionH>
                      <wp:positionV relativeFrom="paragraph">
                        <wp:posOffset>256540</wp:posOffset>
                      </wp:positionV>
                      <wp:extent cx="1009650" cy="435610"/>
                      <wp:effectExtent l="0" t="0" r="0" b="254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435610"/>
                              </a:xfrm>
                              <a:prstGeom prst="rect">
                                <a:avLst/>
                              </a:prstGeom>
                              <a:noFill/>
                              <a:ln w="9525">
                                <a:noFill/>
                                <a:miter lim="800000"/>
                                <a:headEnd/>
                                <a:tailEnd/>
                              </a:ln>
                            </wps:spPr>
                            <wps:txbx>
                              <w:txbxContent>
                                <w:p w14:paraId="3DB32322" w14:textId="180291F3" w:rsidR="00623673" w:rsidRPr="00BE0C9A" w:rsidRDefault="00623673" w:rsidP="00F10282">
                                  <w:pPr>
                                    <w:jc w:val="center"/>
                                  </w:pPr>
                                  <w:r w:rsidRPr="00F10282">
                                    <w:rPr>
                                      <w:sz w:val="18"/>
                                      <w:szCs w:val="18"/>
                                    </w:rPr>
                                    <w:t xml:space="preserve">¿Realizó el paso </w:t>
                                  </w:r>
                                  <w:r>
                                    <w:rPr>
                                      <w:sz w:val="18"/>
                                      <w:szCs w:val="18"/>
                                    </w:rPr>
                                    <w:fldChar w:fldCharType="begin"/>
                                  </w:r>
                                  <w:r>
                                    <w:rPr>
                                      <w:sz w:val="18"/>
                                      <w:szCs w:val="18"/>
                                    </w:rPr>
                                    <w:instrText xml:space="preserve"> REF _Ref57280495 \r \h </w:instrText>
                                  </w:r>
                                  <w:r>
                                    <w:rPr>
                                      <w:sz w:val="18"/>
                                      <w:szCs w:val="18"/>
                                    </w:rPr>
                                  </w:r>
                                  <w:r>
                                    <w:rPr>
                                      <w:sz w:val="18"/>
                                      <w:szCs w:val="18"/>
                                    </w:rPr>
                                    <w:fldChar w:fldCharType="separate"/>
                                  </w:r>
                                  <w:r>
                                    <w:rPr>
                                      <w:sz w:val="18"/>
                                      <w:szCs w:val="18"/>
                                    </w:rPr>
                                    <w:t>6.3.2.1</w:t>
                                  </w:r>
                                  <w:r>
                                    <w:rPr>
                                      <w:sz w:val="18"/>
                                      <w:szCs w:val="18"/>
                                    </w:rP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77F3E" id="_x0000_s1129" type="#_x0000_t202" style="position:absolute;left:0;text-align:left;margin-left:24.7pt;margin-top:20.2pt;width:79.5pt;height:34.3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" filled="f" stroked="f">
                      <v:textbox>
                        <w:txbxContent>
                          <w:p w14:paraId="3DB32322" w14:textId="180291F3" w:rsidR="00623673" w:rsidRPr="00BE0C9A" w:rsidRDefault="00623673" w:rsidP="00F10282">
                            <w:pPr>
                              <w:jc w:val="center"/>
                            </w:pPr>
                            <w:r w:rsidRPr="00F10282">
                              <w:rPr>
                                <w:sz w:val="18"/>
                                <w:szCs w:val="18"/>
                              </w:rPr>
                              <w:t xml:space="preserve">¿Realizó el paso </w:t>
                            </w:r>
                            <w:r>
                              <w:rPr>
                                <w:sz w:val="18"/>
                                <w:szCs w:val="18"/>
                              </w:rPr>
                              <w:fldChar w:fldCharType="begin"/>
                            </w:r>
                            <w:r>
                              <w:rPr>
                                <w:sz w:val="18"/>
                                <w:szCs w:val="18"/>
                              </w:rPr>
                              <w:instrText xml:space="preserve"> REF _Ref57280495 \r \h </w:instrText>
                            </w:r>
                            <w:r>
                              <w:rPr>
                                <w:sz w:val="18"/>
                                <w:szCs w:val="18"/>
                              </w:rPr>
                            </w:r>
                            <w:r>
                              <w:rPr>
                                <w:sz w:val="18"/>
                                <w:szCs w:val="18"/>
                              </w:rPr>
                              <w:fldChar w:fldCharType="separate"/>
                            </w:r>
                            <w:r>
                              <w:rPr>
                                <w:sz w:val="18"/>
                                <w:szCs w:val="18"/>
                              </w:rPr>
                              <w:t>6.3.2.1</w:t>
                            </w:r>
                            <w:r>
                              <w:rPr>
                                <w:sz w:val="18"/>
                                <w:szCs w:val="18"/>
                              </w:rPr>
                              <w:fldChar w:fldCharType="end"/>
                            </w:r>
                            <w:r>
                              <w:t>?</w:t>
                            </w:r>
                          </w:p>
                        </w:txbxContent>
                      </v:textbox>
                    </v:shape>
                  </w:pict>
                </mc:Fallback>
              </mc:AlternateContent>
            </w:r>
            <w:r>
              <w:rPr>
                <w:noProof/>
                <w:lang w:eastAsia="es-CO"/>
              </w:rPr>
              <mc:AlternateContent>
                <mc:Choice Requires="wps">
                  <w:drawing>
                    <wp:anchor distT="0" distB="0" distL="114300" distR="114300" simplePos="0" relativeHeight="251767808" behindDoc="0" locked="0" layoutInCell="1" allowOverlap="1" wp14:anchorId="27643515" wp14:editId="025FA384">
                      <wp:simplePos x="0" y="0"/>
                      <wp:positionH relativeFrom="column">
                        <wp:posOffset>208034</wp:posOffset>
                      </wp:positionH>
                      <wp:positionV relativeFrom="paragraph">
                        <wp:posOffset>87630</wp:posOffset>
                      </wp:positionV>
                      <wp:extent cx="1160145" cy="771525"/>
                      <wp:effectExtent l="19050" t="19050" r="20955" b="47625"/>
                      <wp:wrapNone/>
                      <wp:docPr id="25" name="Decisión 15"/>
                      <wp:cNvGraphicFramePr/>
                      <a:graphic xmlns:a="http://schemas.openxmlformats.org/drawingml/2006/main">
                        <a:graphicData uri="http://schemas.microsoft.com/office/word/2010/wordprocessingShape">
                          <wps:wsp>
                            <wps:cNvSpPr/>
                            <wps:spPr>
                              <a:xfrm>
                                <a:off x="0" y="0"/>
                                <a:ext cx="1160145" cy="771525"/>
                              </a:xfrm>
                              <a:prstGeom prst="flowChartDecis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6E51F6" id="_x0000_t110" coordsize="21600,21600" o:spt="110" path="m10800,l,10800,10800,21600,21600,10800xe">
                      <v:stroke joinstyle="miter"/>
                      <v:path gradientshapeok="t" o:connecttype="rect" textboxrect="5400,5400,16200,16200"/>
                    </v:shapetype>
                    <v:shape id="Decisión 15" o:spid="_x0000_s1026" type="#_x0000_t110" style="position:absolute;margin-left:16.4pt;margin-top:6.9pt;width:91.35pt;height:60.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" fillcolor="white [3201]" strokecolor="black [3200]" strokeweight=".25pt"/>
                  </w:pict>
                </mc:Fallback>
              </mc:AlternateContent>
            </w:r>
            <w:r w:rsidRPr="00C600EA">
              <w:rPr>
                <w:noProof/>
                <w:sz w:val="18"/>
                <w:lang w:eastAsia="es-CO"/>
              </w:rPr>
              <mc:AlternateContent>
                <mc:Choice Requires="wps">
                  <w:drawing>
                    <wp:anchor distT="45720" distB="45720" distL="114300" distR="114300" simplePos="0" relativeHeight="251771904" behindDoc="0" locked="0" layoutInCell="1" allowOverlap="1" wp14:anchorId="74509AEF" wp14:editId="38E5C8C9">
                      <wp:simplePos x="0" y="0"/>
                      <wp:positionH relativeFrom="column">
                        <wp:posOffset>1463466</wp:posOffset>
                      </wp:positionH>
                      <wp:positionV relativeFrom="paragraph">
                        <wp:posOffset>322741</wp:posOffset>
                      </wp:positionV>
                      <wp:extent cx="375313" cy="1404620"/>
                      <wp:effectExtent l="0" t="0" r="0" b="127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13" cy="1404620"/>
                              </a:xfrm>
                              <a:prstGeom prst="rect">
                                <a:avLst/>
                              </a:prstGeom>
                              <a:noFill/>
                              <a:ln w="9525">
                                <a:noFill/>
                                <a:miter lim="800000"/>
                                <a:headEnd/>
                                <a:tailEnd/>
                              </a:ln>
                            </wps:spPr>
                            <wps:txbx>
                              <w:txbxContent>
                                <w:p w14:paraId="1A73124C" w14:textId="77777777" w:rsidR="00623673" w:rsidRPr="00C600EA" w:rsidRDefault="00623673" w:rsidP="000D4A5B">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4509AEF" id="_x0000_s1130" type="#_x0000_t202" style="position:absolute;left:0;text-align:left;margin-left:115.25pt;margin-top:25.4pt;width:29.55pt;height:110.6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" filled="f" stroked="f">
                      <v:textbox style="mso-fit-shape-to-text:t">
                        <w:txbxContent>
                          <w:p w14:paraId="1A73124C" w14:textId="77777777" w:rsidR="00623673" w:rsidRPr="00C600EA" w:rsidRDefault="00623673" w:rsidP="000D4A5B">
                            <w:r>
                              <w:t>No</w:t>
                            </w:r>
                          </w:p>
                        </w:txbxContent>
                      </v:textbox>
                    </v:shape>
                  </w:pict>
                </mc:Fallback>
              </mc:AlternateContent>
            </w:r>
            <w:r w:rsidR="000B35AD" w:rsidRPr="00C600EA">
              <w:rPr>
                <w:noProof/>
                <w:sz w:val="18"/>
                <w:lang w:eastAsia="es-CO"/>
              </w:rPr>
              <mc:AlternateContent>
                <mc:Choice Requires="wps">
                  <w:drawing>
                    <wp:anchor distT="45720" distB="45720" distL="114300" distR="114300" simplePos="0" relativeHeight="251756544" behindDoc="0" locked="0" layoutInCell="1" allowOverlap="1" wp14:anchorId="58B1DBA8" wp14:editId="582E4862">
                      <wp:simplePos x="0" y="0"/>
                      <wp:positionH relativeFrom="column">
                        <wp:posOffset>1495425</wp:posOffset>
                      </wp:positionH>
                      <wp:positionV relativeFrom="paragraph">
                        <wp:posOffset>324485</wp:posOffset>
                      </wp:positionV>
                      <wp:extent cx="276225" cy="1404620"/>
                      <wp:effectExtent l="0" t="0" r="0" b="127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404620"/>
                              </a:xfrm>
                              <a:prstGeom prst="rect">
                                <a:avLst/>
                              </a:prstGeom>
                              <a:noFill/>
                              <a:ln w="9525">
                                <a:noFill/>
                                <a:miter lim="800000"/>
                                <a:headEnd/>
                                <a:tailEnd/>
                              </a:ln>
                            </wps:spPr>
                            <wps:txbx>
                              <w:txbxContent>
                                <w:p w14:paraId="66601BAE" w14:textId="77777777" w:rsidR="00623673" w:rsidRPr="00C600EA" w:rsidRDefault="00623673" w:rsidP="000D4A5B">
                                  <w:r w:rsidRPr="00C600EA">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8B1DBA8" id="_x0000_s1131" type="#_x0000_t202" style="position:absolute;left:0;text-align:left;margin-left:117.75pt;margin-top:25.55pt;width:21.75pt;height:110.6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" filled="f" stroked="f">
                      <v:textbox style="mso-fit-shape-to-text:t">
                        <w:txbxContent>
                          <w:p w14:paraId="66601BAE" w14:textId="77777777" w:rsidR="00623673" w:rsidRPr="00C600EA" w:rsidRDefault="00623673" w:rsidP="000D4A5B">
                            <w:r w:rsidRPr="00C600EA">
                              <w:t>1</w:t>
                            </w:r>
                          </w:p>
                        </w:txbxContent>
                      </v:textbox>
                    </v:shape>
                  </w:pict>
                </mc:Fallback>
              </mc:AlternateContent>
            </w:r>
            <w:r w:rsidR="000B35AD">
              <w:rPr>
                <w:noProof/>
                <w:lang w:eastAsia="es-CO"/>
              </w:rPr>
              <mc:AlternateContent>
                <mc:Choice Requires="wps">
                  <w:drawing>
                    <wp:anchor distT="0" distB="0" distL="114300" distR="114300" simplePos="0" relativeHeight="251755520" behindDoc="0" locked="0" layoutInCell="1" allowOverlap="1" wp14:anchorId="762D670C" wp14:editId="46D73ED4">
                      <wp:simplePos x="0" y="0"/>
                      <wp:positionH relativeFrom="column">
                        <wp:posOffset>1367322</wp:posOffset>
                      </wp:positionH>
                      <wp:positionV relativeFrom="paragraph">
                        <wp:posOffset>471218</wp:posOffset>
                      </wp:positionV>
                      <wp:extent cx="138667" cy="0"/>
                      <wp:effectExtent l="0" t="76200" r="13970" b="95250"/>
                      <wp:wrapNone/>
                      <wp:docPr id="23" name="Conector recto de flecha 12"/>
                      <wp:cNvGraphicFramePr/>
                      <a:graphic xmlns:a="http://schemas.openxmlformats.org/drawingml/2006/main">
                        <a:graphicData uri="http://schemas.microsoft.com/office/word/2010/wordprocessingShape">
                          <wps:wsp>
                            <wps:cNvCnPr/>
                            <wps:spPr>
                              <a:xfrm>
                                <a:off x="0" y="0"/>
                                <a:ext cx="138667" cy="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C770E" id="Conector recto de flecha 12" o:spid="_x0000_s1026" type="#_x0000_t32" style="position:absolute;margin-left:107.65pt;margin-top:37.1pt;width:10.9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" strokecolor="black [3040]">
                      <v:stroke endarrow="block"/>
                    </v:shape>
                  </w:pict>
                </mc:Fallback>
              </mc:AlternateContent>
            </w:r>
            <w:r w:rsidR="000B35AD">
              <w:rPr>
                <w:noProof/>
                <w:lang w:eastAsia="es-CO"/>
              </w:rPr>
              <mc:AlternateContent>
                <mc:Choice Requires="wps">
                  <w:drawing>
                    <wp:anchor distT="0" distB="0" distL="114300" distR="114300" simplePos="0" relativeHeight="251769856" behindDoc="0" locked="0" layoutInCell="1" allowOverlap="1" wp14:anchorId="4A923470" wp14:editId="2F5565F2">
                      <wp:simplePos x="0" y="0"/>
                      <wp:positionH relativeFrom="column">
                        <wp:posOffset>1494790</wp:posOffset>
                      </wp:positionH>
                      <wp:positionV relativeFrom="paragraph">
                        <wp:posOffset>292100</wp:posOffset>
                      </wp:positionV>
                      <wp:extent cx="288000" cy="288000"/>
                      <wp:effectExtent l="0" t="0" r="17145" b="17145"/>
                      <wp:wrapNone/>
                      <wp:docPr id="24" name="Elipse 13"/>
                      <wp:cNvGraphicFramePr/>
                      <a:graphic xmlns:a="http://schemas.openxmlformats.org/drawingml/2006/main">
                        <a:graphicData uri="http://schemas.microsoft.com/office/word/2010/wordprocessingShape">
                          <wps:wsp>
                            <wps:cNvSpPr/>
                            <wps:spPr>
                              <a:xfrm>
                                <a:off x="0" y="0"/>
                                <a:ext cx="288000" cy="288000"/>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C8A56" id="Elipse 13" o:spid="_x0000_s1026" style="position:absolute;margin-left:117.7pt;margin-top:23pt;width:22.7pt;height:22.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" fillcolor="white [3201]" strokecolor="black [3200]" strokeweight=".25pt"/>
                  </w:pict>
                </mc:Fallback>
              </mc:AlternateContent>
            </w:r>
            <w:r w:rsidR="000B35AD">
              <w:rPr>
                <w:noProof/>
                <w:lang w:eastAsia="es-CO"/>
              </w:rPr>
              <w:t xml:space="preserve">  </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0FE15C6" w14:textId="319945C5" w:rsidR="000B35AD" w:rsidRPr="00F10282" w:rsidRDefault="00620379" w:rsidP="00DF0472">
            <w:pPr>
              <w:rPr>
                <w:sz w:val="18"/>
                <w:szCs w:val="18"/>
              </w:rPr>
            </w:pPr>
            <w:r w:rsidRPr="00F10282">
              <w:rPr>
                <w:sz w:val="18"/>
                <w:szCs w:val="18"/>
              </w:rPr>
              <w:t xml:space="preserve">En caso de no haber realizado la extracción y separación de los organismos mayores a 2 cm, dirigirse al numeral </w:t>
            </w:r>
            <w:r w:rsidR="00DF0472">
              <w:rPr>
                <w:sz w:val="18"/>
                <w:szCs w:val="18"/>
              </w:rPr>
              <w:fldChar w:fldCharType="begin"/>
            </w:r>
            <w:r w:rsidR="00DF0472">
              <w:rPr>
                <w:sz w:val="18"/>
                <w:szCs w:val="18"/>
              </w:rPr>
              <w:instrText xml:space="preserve"> REF _Ref57280495 \r \h </w:instrText>
            </w:r>
            <w:r w:rsidR="005A4A9A">
              <w:rPr>
                <w:sz w:val="18"/>
                <w:szCs w:val="18"/>
              </w:rPr>
              <w:instrText xml:space="preserve"> \* MERGEFORMAT </w:instrText>
            </w:r>
            <w:r w:rsidR="00DF0472">
              <w:rPr>
                <w:sz w:val="18"/>
                <w:szCs w:val="18"/>
              </w:rPr>
            </w:r>
            <w:r w:rsidR="00DF0472">
              <w:rPr>
                <w:sz w:val="18"/>
                <w:szCs w:val="18"/>
              </w:rPr>
              <w:fldChar w:fldCharType="separate"/>
            </w:r>
            <w:r w:rsidR="00DF0472">
              <w:rPr>
                <w:sz w:val="18"/>
                <w:szCs w:val="18"/>
              </w:rPr>
              <w:t>6.3.2.1</w:t>
            </w:r>
            <w:r w:rsidR="00DF0472">
              <w:rPr>
                <w:sz w:val="18"/>
                <w:szCs w:val="18"/>
              </w:rPr>
              <w:fldChar w:fldCharType="end"/>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E960DBF"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D9A276F" w14:textId="77777777" w:rsidR="000B35AD" w:rsidRPr="00F10282" w:rsidRDefault="000B35AD" w:rsidP="00A229C4">
            <w:pPr>
              <w:rPr>
                <w:sz w:val="18"/>
                <w:szCs w:val="18"/>
              </w:rPr>
            </w:pPr>
            <w:r w:rsidRPr="00F10282">
              <w:rPr>
                <w:sz w:val="18"/>
                <w:szCs w:val="18"/>
              </w:rPr>
              <w:t>No aplica</w:t>
            </w:r>
          </w:p>
        </w:tc>
      </w:tr>
      <w:tr w:rsidR="000B35AD" w:rsidRPr="0057065A" w14:paraId="7C11730C" w14:textId="77777777" w:rsidTr="006F0658">
        <w:trPr>
          <w:trHeight w:val="84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A53E4E" w14:textId="77777777" w:rsidR="000B35AD" w:rsidRPr="00F10282" w:rsidRDefault="000B35AD" w:rsidP="00F10282">
            <w:pPr>
              <w:jc w:val="center"/>
              <w:rPr>
                <w:sz w:val="18"/>
                <w:szCs w:val="18"/>
              </w:rPr>
            </w:pPr>
            <w:r w:rsidRPr="00F10282">
              <w:rPr>
                <w:sz w:val="18"/>
                <w:szCs w:val="18"/>
              </w:rPr>
              <w:t>2</w:t>
            </w:r>
          </w:p>
        </w:tc>
        <w:tc>
          <w:tcPr>
            <w:tcW w:w="2972" w:type="dxa"/>
            <w:tcBorders>
              <w:top w:val="dashSmallGap" w:sz="4" w:space="0" w:color="FFFFFF" w:themeColor="background1"/>
              <w:left w:val="dotted" w:sz="4" w:space="0" w:color="7F7F7F" w:themeColor="text1" w:themeTint="80"/>
              <w:bottom w:val="dotted" w:sz="4" w:space="0" w:color="FFFFFF" w:themeColor="background1"/>
              <w:right w:val="dotted" w:sz="4" w:space="0" w:color="7F7F7F" w:themeColor="text1" w:themeTint="80"/>
            </w:tcBorders>
          </w:tcPr>
          <w:p w14:paraId="04542948" w14:textId="1729E956" w:rsidR="000B35AD" w:rsidRPr="0057065A" w:rsidRDefault="00B62131" w:rsidP="00A229C4">
            <w:r w:rsidRPr="0057065A">
              <w:rPr>
                <w:noProof/>
                <w:lang w:eastAsia="es-CO"/>
              </w:rPr>
              <mc:AlternateContent>
                <mc:Choice Requires="wps">
                  <w:drawing>
                    <wp:anchor distT="0" distB="0" distL="114300" distR="114300" simplePos="0" relativeHeight="251753472" behindDoc="0" locked="0" layoutInCell="1" allowOverlap="1" wp14:anchorId="33FFEEEE" wp14:editId="0CE97A1F">
                      <wp:simplePos x="0" y="0"/>
                      <wp:positionH relativeFrom="column">
                        <wp:posOffset>264160</wp:posOffset>
                      </wp:positionH>
                      <wp:positionV relativeFrom="paragraph">
                        <wp:posOffset>170180</wp:posOffset>
                      </wp:positionV>
                      <wp:extent cx="1007745" cy="287655"/>
                      <wp:effectExtent l="0" t="0" r="20955" b="17145"/>
                      <wp:wrapNone/>
                      <wp:docPr id="32"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0BC6D6B" w14:textId="251E515F" w:rsidR="00623673" w:rsidRPr="00F10282" w:rsidRDefault="00623673" w:rsidP="00F10282">
                                  <w:pPr>
                                    <w:jc w:val="center"/>
                                    <w:rPr>
                                      <w:sz w:val="18"/>
                                      <w:szCs w:val="18"/>
                                      <w:lang w:val="en-US"/>
                                    </w:rPr>
                                  </w:pPr>
                                  <w:r w:rsidRPr="00F10282">
                                    <w:rPr>
                                      <w:sz w:val="18"/>
                                      <w:szCs w:val="18"/>
                                      <w:lang w:val="en-US"/>
                                    </w:rPr>
                                    <w:t>Medir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FEEEE" id="_x0000_s1132" style="position:absolute;left:0;text-align:left;margin-left:20.8pt;margin-top:13.4pt;width:79.35pt;height:22.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qc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" fillcolor="white [3201]" strokecolor="black [3200]" strokeweight=".25pt">
                      <v:textbox>
                        <w:txbxContent>
                          <w:p w14:paraId="30BC6D6B" w14:textId="251E515F" w:rsidR="00623673" w:rsidRPr="00F10282" w:rsidRDefault="00623673" w:rsidP="00F10282">
                            <w:pPr>
                              <w:jc w:val="center"/>
                              <w:rPr>
                                <w:sz w:val="18"/>
                                <w:szCs w:val="18"/>
                                <w:lang w:val="en-US"/>
                              </w:rPr>
                            </w:pPr>
                            <w:r w:rsidRPr="00F10282">
                              <w:rPr>
                                <w:sz w:val="18"/>
                                <w:szCs w:val="18"/>
                                <w:lang w:val="en-US"/>
                              </w:rPr>
                              <w:t>Medir</w:t>
                            </w:r>
                          </w:p>
                        </w:txbxContent>
                      </v:textbox>
                    </v:rect>
                  </w:pict>
                </mc:Fallback>
              </mc:AlternateContent>
            </w:r>
            <w:r>
              <w:rPr>
                <w:noProof/>
                <w:lang w:eastAsia="es-CO"/>
              </w:rPr>
              <mc:AlternateContent>
                <mc:Choice Requires="wps">
                  <w:drawing>
                    <wp:anchor distT="0" distB="0" distL="114300" distR="114300" simplePos="0" relativeHeight="251768832" behindDoc="0" locked="0" layoutInCell="1" allowOverlap="1" wp14:anchorId="43AA701A" wp14:editId="4F4F0C74">
                      <wp:simplePos x="0" y="0"/>
                      <wp:positionH relativeFrom="column">
                        <wp:posOffset>779145</wp:posOffset>
                      </wp:positionH>
                      <wp:positionV relativeFrom="paragraph">
                        <wp:posOffset>-72390</wp:posOffset>
                      </wp:positionV>
                      <wp:extent cx="0" cy="252000"/>
                      <wp:effectExtent l="76200" t="0" r="57150" b="53340"/>
                      <wp:wrapNone/>
                      <wp:docPr id="28" name="Conector recto de flecha 14"/>
                      <wp:cNvGraphicFramePr/>
                      <a:graphic xmlns:a="http://schemas.openxmlformats.org/drawingml/2006/main">
                        <a:graphicData uri="http://schemas.microsoft.com/office/word/2010/wordprocessingShape">
                          <wps:wsp>
                            <wps:cNvCnPr/>
                            <wps:spPr>
                              <a:xfrm>
                                <a:off x="0" y="0"/>
                                <a:ext cx="0" cy="25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6E1F4" id="Conector recto de flecha 14" o:spid="_x0000_s1026" type="#_x0000_t32" style="position:absolute;margin-left:61.35pt;margin-top:-5.7pt;width:0;height:19.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BC054B2" w14:textId="789918B3" w:rsidR="000B35AD" w:rsidRPr="00F10282" w:rsidRDefault="0025050E" w:rsidP="00A229C4">
            <w:pPr>
              <w:rPr>
                <w:sz w:val="18"/>
                <w:szCs w:val="18"/>
                <w:lang w:val="es-ES"/>
              </w:rPr>
            </w:pPr>
            <w:r w:rsidRPr="00F10282">
              <w:rPr>
                <w:sz w:val="18"/>
                <w:szCs w:val="18"/>
              </w:rPr>
              <w:t>Medir el volumen total de la muestra en un recipiente volumétrico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C7E0A95"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68A868" w14:textId="77777777" w:rsidR="000B35AD" w:rsidRPr="00F10282" w:rsidRDefault="000B35AD" w:rsidP="00A229C4">
            <w:pPr>
              <w:rPr>
                <w:sz w:val="18"/>
                <w:szCs w:val="18"/>
              </w:rPr>
            </w:pPr>
            <w:r w:rsidRPr="00F10282">
              <w:rPr>
                <w:sz w:val="18"/>
                <w:szCs w:val="18"/>
              </w:rPr>
              <w:t>No aplica</w:t>
            </w:r>
          </w:p>
        </w:tc>
      </w:tr>
      <w:tr w:rsidR="000B35AD" w:rsidRPr="0057065A" w14:paraId="0702F4E0" w14:textId="77777777" w:rsidTr="006F0658">
        <w:trPr>
          <w:trHeight w:val="1989"/>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778853" w14:textId="77777777" w:rsidR="000B35AD" w:rsidRPr="00F10282" w:rsidRDefault="000B35AD" w:rsidP="00F10282">
            <w:pPr>
              <w:jc w:val="center"/>
              <w:rPr>
                <w:sz w:val="18"/>
                <w:szCs w:val="18"/>
              </w:rPr>
            </w:pPr>
            <w:r w:rsidRPr="00F10282">
              <w:rPr>
                <w:sz w:val="18"/>
                <w:szCs w:val="18"/>
              </w:rPr>
              <w:t>3</w:t>
            </w:r>
          </w:p>
        </w:tc>
        <w:tc>
          <w:tcPr>
            <w:tcW w:w="2972" w:type="dxa"/>
            <w:tcBorders>
              <w:top w:val="dotted" w:sz="4" w:space="0" w:color="FFFFFF" w:themeColor="background1"/>
              <w:left w:val="dotted" w:sz="4" w:space="0" w:color="7F7F7F" w:themeColor="text1" w:themeTint="80"/>
              <w:bottom w:val="dotted" w:sz="4" w:space="0" w:color="FFFFFF" w:themeColor="background1"/>
              <w:right w:val="dotted" w:sz="4" w:space="0" w:color="7F7F7F" w:themeColor="text1" w:themeTint="80"/>
            </w:tcBorders>
          </w:tcPr>
          <w:p w14:paraId="38B5A075" w14:textId="168F7BF6" w:rsidR="000B35AD" w:rsidRDefault="0025050E" w:rsidP="00A229C4">
            <w:pPr>
              <w:rPr>
                <w:noProof/>
                <w:lang w:eastAsia="es-CO"/>
              </w:rPr>
            </w:pPr>
            <w:r>
              <w:rPr>
                <w:noProof/>
                <w:lang w:eastAsia="es-CO"/>
              </w:rPr>
              <mc:AlternateContent>
                <mc:Choice Requires="wps">
                  <w:drawing>
                    <wp:anchor distT="0" distB="0" distL="114300" distR="114300" simplePos="0" relativeHeight="251766784" behindDoc="0" locked="0" layoutInCell="1" allowOverlap="1" wp14:anchorId="08B5E51D" wp14:editId="19D6E193">
                      <wp:simplePos x="0" y="0"/>
                      <wp:positionH relativeFrom="column">
                        <wp:posOffset>807085</wp:posOffset>
                      </wp:positionH>
                      <wp:positionV relativeFrom="paragraph">
                        <wp:posOffset>851535</wp:posOffset>
                      </wp:positionV>
                      <wp:extent cx="0" cy="540000"/>
                      <wp:effectExtent l="76200" t="0" r="57150" b="50800"/>
                      <wp:wrapNone/>
                      <wp:docPr id="33" name="Conector recto de flecha 33"/>
                      <wp:cNvGraphicFramePr/>
                      <a:graphic xmlns:a="http://schemas.openxmlformats.org/drawingml/2006/main">
                        <a:graphicData uri="http://schemas.microsoft.com/office/word/2010/wordprocessingShape">
                          <wps:wsp>
                            <wps:cNvCnPr/>
                            <wps:spPr>
                              <a:xfrm>
                                <a:off x="0" y="0"/>
                                <a:ext cx="0" cy="54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C44B9" id="Conector recto de flecha 33" o:spid="_x0000_s1026" type="#_x0000_t32" style="position:absolute;margin-left:63.55pt;margin-top:67.05pt;width:0;height:4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773952" behindDoc="0" locked="0" layoutInCell="1" allowOverlap="1" wp14:anchorId="66435FB0" wp14:editId="4939FFB1">
                      <wp:simplePos x="0" y="0"/>
                      <wp:positionH relativeFrom="column">
                        <wp:posOffset>263525</wp:posOffset>
                      </wp:positionH>
                      <wp:positionV relativeFrom="paragraph">
                        <wp:posOffset>568960</wp:posOffset>
                      </wp:positionV>
                      <wp:extent cx="1007745" cy="287655"/>
                      <wp:effectExtent l="0" t="0" r="20955" b="17145"/>
                      <wp:wrapNone/>
                      <wp:docPr id="3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E70088F" w14:textId="7B09BFDA" w:rsidR="00623673" w:rsidRPr="00F10282" w:rsidRDefault="00623673" w:rsidP="00F10282">
                                  <w:pPr>
                                    <w:jc w:val="center"/>
                                    <w:rPr>
                                      <w:sz w:val="18"/>
                                      <w:szCs w:val="18"/>
                                      <w:lang w:val="en-US"/>
                                    </w:rPr>
                                  </w:pPr>
                                  <w:r w:rsidRPr="00F10282">
                                    <w:rPr>
                                      <w:sz w:val="18"/>
                                      <w:szCs w:val="18"/>
                                      <w:lang w:val="en-US"/>
                                    </w:rPr>
                                    <w:t>Estandarizar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35FB0" id="_x0000_s1133" style="position:absolute;left:0;text-align:left;margin-left:20.75pt;margin-top:44.8pt;width:79.35pt;height:22.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PIR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" fillcolor="white [3201]" strokecolor="black [3200]" strokeweight=".25pt">
                      <v:textbox>
                        <w:txbxContent>
                          <w:p w14:paraId="2E70088F" w14:textId="7B09BFDA" w:rsidR="00623673" w:rsidRPr="00F10282" w:rsidRDefault="00623673" w:rsidP="00F10282">
                            <w:pPr>
                              <w:jc w:val="center"/>
                              <w:rPr>
                                <w:sz w:val="18"/>
                                <w:szCs w:val="18"/>
                                <w:lang w:val="en-US"/>
                              </w:rPr>
                            </w:pPr>
                            <w:r w:rsidRPr="00F10282">
                              <w:rPr>
                                <w:sz w:val="18"/>
                                <w:szCs w:val="18"/>
                                <w:lang w:val="en-US"/>
                              </w:rPr>
                              <w:t>Estandarizar</w:t>
                            </w:r>
                          </w:p>
                        </w:txbxContent>
                      </v:textbox>
                    </v:rect>
                  </w:pict>
                </mc:Fallback>
              </mc:AlternateContent>
            </w:r>
            <w:r>
              <w:rPr>
                <w:noProof/>
                <w:lang w:eastAsia="es-CO"/>
              </w:rPr>
              <mc:AlternateContent>
                <mc:Choice Requires="wps">
                  <w:drawing>
                    <wp:anchor distT="0" distB="0" distL="114300" distR="114300" simplePos="0" relativeHeight="251781120" behindDoc="0" locked="0" layoutInCell="1" allowOverlap="1" wp14:anchorId="76D8E921" wp14:editId="53728267">
                      <wp:simplePos x="0" y="0"/>
                      <wp:positionH relativeFrom="column">
                        <wp:posOffset>779145</wp:posOffset>
                      </wp:positionH>
                      <wp:positionV relativeFrom="paragraph">
                        <wp:posOffset>-86360</wp:posOffset>
                      </wp:positionV>
                      <wp:extent cx="0" cy="648000"/>
                      <wp:effectExtent l="76200" t="0" r="76200" b="57150"/>
                      <wp:wrapNone/>
                      <wp:docPr id="30" name="Conector recto de flecha 14"/>
                      <wp:cNvGraphicFramePr/>
                      <a:graphic xmlns:a="http://schemas.openxmlformats.org/drawingml/2006/main">
                        <a:graphicData uri="http://schemas.microsoft.com/office/word/2010/wordprocessingShape">
                          <wps:wsp>
                            <wps:cNvCnPr/>
                            <wps:spPr>
                              <a:xfrm>
                                <a:off x="0" y="0"/>
                                <a:ext cx="0" cy="64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0F5E4" id="Conector recto de flecha 14" o:spid="_x0000_s1026" type="#_x0000_t32" style="position:absolute;margin-left:61.35pt;margin-top:-6.8pt;width:0;height:5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D98D36" w14:textId="4C4B1030" w:rsidR="000B35AD" w:rsidRPr="00F10282" w:rsidRDefault="0025050E" w:rsidP="00A229C4">
            <w:pPr>
              <w:rPr>
                <w:sz w:val="18"/>
                <w:szCs w:val="18"/>
              </w:rPr>
            </w:pPr>
            <w:r w:rsidRPr="00F10282">
              <w:rPr>
                <w:sz w:val="18"/>
                <w:szCs w:val="18"/>
              </w:rPr>
              <w:t xml:space="preserve">Si el volumen de la muestra es inferior a un litro, adicionar agua de mar filtrada para llevarlo al volumen indicado. Si la muestra tiene un volumen superior, dejar precipitar los </w:t>
            </w:r>
            <w:proofErr w:type="spellStart"/>
            <w:r w:rsidRPr="00F10282">
              <w:rPr>
                <w:sz w:val="18"/>
                <w:szCs w:val="18"/>
              </w:rPr>
              <w:t>zoopláncteres</w:t>
            </w:r>
            <w:proofErr w:type="spellEnd"/>
            <w:r w:rsidRPr="00F10282">
              <w:rPr>
                <w:sz w:val="18"/>
                <w:szCs w:val="18"/>
              </w:rPr>
              <w:t xml:space="preserve"> y extraer el sobrenadante hast</w:t>
            </w:r>
            <w:r w:rsidR="00620379" w:rsidRPr="00F10282">
              <w:rPr>
                <w:sz w:val="18"/>
                <w:szCs w:val="18"/>
              </w:rPr>
              <w:t>a completar el volumen deseado.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0B08E3"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D60D61C" w14:textId="77777777" w:rsidR="000B35AD" w:rsidRPr="00F10282" w:rsidRDefault="000B35AD" w:rsidP="00A229C4">
            <w:pPr>
              <w:rPr>
                <w:sz w:val="18"/>
                <w:szCs w:val="18"/>
              </w:rPr>
            </w:pPr>
            <w:r w:rsidRPr="00F10282">
              <w:rPr>
                <w:sz w:val="18"/>
                <w:szCs w:val="18"/>
              </w:rPr>
              <w:t>No aplica</w:t>
            </w:r>
          </w:p>
        </w:tc>
      </w:tr>
      <w:tr w:rsidR="000B35AD" w:rsidRPr="0057065A" w14:paraId="418DCDCB" w14:textId="77777777" w:rsidTr="006F0658">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78DCDD" w14:textId="77777777" w:rsidR="000B35AD" w:rsidRPr="00F10282" w:rsidRDefault="000B35AD" w:rsidP="00F10282">
            <w:pPr>
              <w:jc w:val="center"/>
              <w:rPr>
                <w:sz w:val="18"/>
                <w:szCs w:val="18"/>
              </w:rPr>
            </w:pPr>
            <w:r w:rsidRPr="00F10282">
              <w:rPr>
                <w:sz w:val="18"/>
                <w:szCs w:val="18"/>
              </w:rPr>
              <w:t>4</w:t>
            </w:r>
          </w:p>
        </w:tc>
        <w:tc>
          <w:tcPr>
            <w:tcW w:w="2972" w:type="dxa"/>
            <w:tcBorders>
              <w:top w:val="dotted" w:sz="4" w:space="0" w:color="FFFFFF" w:themeColor="background1"/>
              <w:left w:val="dotted" w:sz="4" w:space="0" w:color="7F7F7F" w:themeColor="text1" w:themeTint="80"/>
              <w:bottom w:val="dotted" w:sz="4" w:space="0" w:color="FFFFFF" w:themeColor="background1"/>
              <w:right w:val="dotted" w:sz="4" w:space="0" w:color="7F7F7F" w:themeColor="text1" w:themeTint="80"/>
            </w:tcBorders>
          </w:tcPr>
          <w:p w14:paraId="12BDD990" w14:textId="6CED6A6F" w:rsidR="000B35AD" w:rsidRPr="0057065A" w:rsidRDefault="0025050E" w:rsidP="00A229C4">
            <w:r>
              <w:rPr>
                <w:noProof/>
                <w:lang w:eastAsia="es-CO"/>
              </w:rPr>
              <mc:AlternateContent>
                <mc:Choice Requires="wps">
                  <w:drawing>
                    <wp:anchor distT="0" distB="0" distL="114300" distR="114300" simplePos="0" relativeHeight="251782144" behindDoc="0" locked="0" layoutInCell="1" allowOverlap="1" wp14:anchorId="79807A30" wp14:editId="6FC113CD">
                      <wp:simplePos x="0" y="0"/>
                      <wp:positionH relativeFrom="column">
                        <wp:posOffset>814705</wp:posOffset>
                      </wp:positionH>
                      <wp:positionV relativeFrom="paragraph">
                        <wp:posOffset>442595</wp:posOffset>
                      </wp:positionV>
                      <wp:extent cx="0" cy="180000"/>
                      <wp:effectExtent l="76200" t="0" r="57150" b="48895"/>
                      <wp:wrapNone/>
                      <wp:docPr id="35" name="Conector recto de flecha 14"/>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ED200" id="Conector recto de flecha 14" o:spid="_x0000_s1026" type="#_x0000_t32" style="position:absolute;margin-left:64.15pt;margin-top:34.85pt;width:0;height:14.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" strokecolor="black [3040]">
                      <v:stroke endarrow="block"/>
                    </v:shape>
                  </w:pict>
                </mc:Fallback>
              </mc:AlternateContent>
            </w:r>
            <w:r w:rsidR="000B35AD" w:rsidRPr="0057065A">
              <w:rPr>
                <w:noProof/>
                <w:lang w:eastAsia="es-CO"/>
              </w:rPr>
              <mc:AlternateContent>
                <mc:Choice Requires="wps">
                  <w:drawing>
                    <wp:anchor distT="0" distB="0" distL="114300" distR="114300" simplePos="0" relativeHeight="251754496" behindDoc="0" locked="0" layoutInCell="1" allowOverlap="1" wp14:anchorId="7352F47C" wp14:editId="1D36A526">
                      <wp:simplePos x="0" y="0"/>
                      <wp:positionH relativeFrom="column">
                        <wp:posOffset>332740</wp:posOffset>
                      </wp:positionH>
                      <wp:positionV relativeFrom="paragraph">
                        <wp:posOffset>157196</wp:posOffset>
                      </wp:positionV>
                      <wp:extent cx="1007745" cy="287655"/>
                      <wp:effectExtent l="0" t="0" r="20955" b="17145"/>
                      <wp:wrapNone/>
                      <wp:docPr id="3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05AD545" w14:textId="7048D91B" w:rsidR="00623673" w:rsidRPr="00F10282" w:rsidRDefault="00623673" w:rsidP="00F10282">
                                  <w:pPr>
                                    <w:jc w:val="center"/>
                                    <w:rPr>
                                      <w:sz w:val="18"/>
                                      <w:szCs w:val="18"/>
                                      <w:lang w:val="en-US"/>
                                    </w:rPr>
                                  </w:pPr>
                                  <w:r w:rsidRPr="00F10282">
                                    <w:rPr>
                                      <w:sz w:val="18"/>
                                      <w:szCs w:val="18"/>
                                      <w:lang w:val="en-US"/>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2F47C" id="_x0000_s1134" style="position:absolute;left:0;text-align:left;margin-left:26.2pt;margin-top:12.4pt;width:79.35pt;height:22.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wyz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" fillcolor="white [3201]" strokecolor="black [3200]" strokeweight=".25pt">
                      <v:textbox>
                        <w:txbxContent>
                          <w:p w14:paraId="705AD545" w14:textId="7048D91B" w:rsidR="00623673" w:rsidRPr="00F10282" w:rsidRDefault="00623673" w:rsidP="00F10282">
                            <w:pPr>
                              <w:jc w:val="center"/>
                              <w:rPr>
                                <w:sz w:val="18"/>
                                <w:szCs w:val="18"/>
                                <w:lang w:val="en-US"/>
                              </w:rPr>
                            </w:pPr>
                            <w:r w:rsidRPr="00F10282">
                              <w:rPr>
                                <w:sz w:val="18"/>
                                <w:szCs w:val="18"/>
                                <w:lang w:val="en-US"/>
                              </w:rPr>
                              <w:t>Verter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502389" w14:textId="334B39F2" w:rsidR="000B35AD" w:rsidRPr="00F10282" w:rsidRDefault="00620379" w:rsidP="00A229C4">
            <w:pPr>
              <w:rPr>
                <w:sz w:val="18"/>
                <w:szCs w:val="18"/>
              </w:rPr>
            </w:pPr>
            <w:r w:rsidRPr="00F10282">
              <w:rPr>
                <w:sz w:val="18"/>
                <w:szCs w:val="18"/>
              </w:rPr>
              <w:t>Con el volumen estandarizado a 1 litro, verter la muestra en la cámara circular del fraccionador Folsom.</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56FF76A"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37383A3" w14:textId="77777777" w:rsidR="000B35AD" w:rsidRPr="00F10282" w:rsidRDefault="000B35AD" w:rsidP="00A229C4">
            <w:pPr>
              <w:rPr>
                <w:sz w:val="18"/>
                <w:szCs w:val="18"/>
              </w:rPr>
            </w:pPr>
            <w:r w:rsidRPr="00F10282">
              <w:rPr>
                <w:sz w:val="18"/>
                <w:szCs w:val="18"/>
              </w:rPr>
              <w:t>No aplica</w:t>
            </w:r>
          </w:p>
        </w:tc>
      </w:tr>
      <w:tr w:rsidR="000B35AD" w:rsidRPr="0057065A" w14:paraId="669BFB4F" w14:textId="77777777" w:rsidTr="006F0658">
        <w:trPr>
          <w:trHeight w:val="1092"/>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6D0223E" w14:textId="77777777" w:rsidR="000B35AD" w:rsidRPr="00F10282" w:rsidRDefault="000B35AD" w:rsidP="00F10282">
            <w:pPr>
              <w:jc w:val="center"/>
              <w:rPr>
                <w:sz w:val="18"/>
                <w:szCs w:val="18"/>
              </w:rPr>
            </w:pPr>
            <w:r w:rsidRPr="00F10282">
              <w:rPr>
                <w:sz w:val="18"/>
                <w:szCs w:val="18"/>
              </w:rPr>
              <w:t>5</w:t>
            </w:r>
          </w:p>
        </w:tc>
        <w:tc>
          <w:tcPr>
            <w:tcW w:w="2972" w:type="dxa"/>
            <w:tcBorders>
              <w:top w:val="dotted" w:sz="4" w:space="0" w:color="FFFFFF" w:themeColor="background1"/>
              <w:left w:val="dotted" w:sz="4" w:space="0" w:color="7F7F7F" w:themeColor="text1" w:themeTint="80"/>
              <w:bottom w:val="dotted" w:sz="4" w:space="0" w:color="FFFFFF" w:themeColor="background1"/>
              <w:right w:val="dotted" w:sz="4" w:space="0" w:color="7F7F7F" w:themeColor="text1" w:themeTint="80"/>
            </w:tcBorders>
          </w:tcPr>
          <w:p w14:paraId="19BE711A" w14:textId="03929A71" w:rsidR="000B35AD" w:rsidRPr="0057065A" w:rsidRDefault="008626CC" w:rsidP="00A229C4">
            <w:pPr>
              <w:rPr>
                <w:noProof/>
                <w:lang w:eastAsia="es-CO"/>
              </w:rPr>
            </w:pPr>
            <w:r>
              <w:rPr>
                <w:noProof/>
                <w:lang w:eastAsia="es-CO"/>
              </w:rPr>
              <mc:AlternateContent>
                <mc:Choice Requires="wps">
                  <w:drawing>
                    <wp:anchor distT="0" distB="0" distL="114300" distR="114300" simplePos="0" relativeHeight="251788288" behindDoc="0" locked="0" layoutInCell="1" allowOverlap="1" wp14:anchorId="3454778A" wp14:editId="4A811291">
                      <wp:simplePos x="0" y="0"/>
                      <wp:positionH relativeFrom="column">
                        <wp:posOffset>828675</wp:posOffset>
                      </wp:positionH>
                      <wp:positionV relativeFrom="paragraph">
                        <wp:posOffset>417830</wp:posOffset>
                      </wp:positionV>
                      <wp:extent cx="0" cy="540000"/>
                      <wp:effectExtent l="76200" t="0" r="57150" b="50800"/>
                      <wp:wrapNone/>
                      <wp:docPr id="36" name="Straight Arrow Connector 15"/>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3CE9508" id="Straight Arrow Connector 15" o:spid="_x0000_s1026" type="#_x0000_t32" style="position:absolute;margin-left:65.25pt;margin-top:32.9pt;width:0;height:4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" strokecolor="black [3040]">
                      <v:stroke endarrow="block"/>
                    </v:shape>
                  </w:pict>
                </mc:Fallback>
              </mc:AlternateContent>
            </w:r>
            <w:r w:rsidR="000B35AD" w:rsidRPr="0057065A">
              <w:rPr>
                <w:noProof/>
                <w:lang w:eastAsia="es-CO"/>
              </w:rPr>
              <mc:AlternateContent>
                <mc:Choice Requires="wps">
                  <w:drawing>
                    <wp:anchor distT="0" distB="0" distL="114300" distR="114300" simplePos="0" relativeHeight="251774976" behindDoc="0" locked="0" layoutInCell="1" allowOverlap="1" wp14:anchorId="2999D305" wp14:editId="0D4140BC">
                      <wp:simplePos x="0" y="0"/>
                      <wp:positionH relativeFrom="column">
                        <wp:posOffset>359410</wp:posOffset>
                      </wp:positionH>
                      <wp:positionV relativeFrom="paragraph">
                        <wp:posOffset>123825</wp:posOffset>
                      </wp:positionV>
                      <wp:extent cx="1007745" cy="287655"/>
                      <wp:effectExtent l="0" t="0" r="20955" b="17145"/>
                      <wp:wrapNone/>
                      <wp:docPr id="3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B2ABF86" w14:textId="59B615A1" w:rsidR="00623673" w:rsidRPr="00F10282" w:rsidRDefault="00623673" w:rsidP="00F10282">
                                  <w:pPr>
                                    <w:jc w:val="center"/>
                                    <w:rPr>
                                      <w:sz w:val="18"/>
                                      <w:szCs w:val="18"/>
                                      <w:lang w:val="en-US"/>
                                    </w:rPr>
                                  </w:pPr>
                                  <w:r w:rsidRPr="00F10282">
                                    <w:rPr>
                                      <w:sz w:val="18"/>
                                      <w:szCs w:val="18"/>
                                      <w:lang w:val="en-US"/>
                                    </w:rPr>
                                    <w:t>Balancear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9D305" id="_x0000_s1135" style="position:absolute;left:0;text-align:left;margin-left:28.3pt;margin-top:9.75pt;width:79.35pt;height:22.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cQ+WwIAAAg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" fillcolor="white [3201]" strokecolor="black [3200]" strokeweight=".25pt">
                      <v:textbox>
                        <w:txbxContent>
                          <w:p w14:paraId="1B2ABF86" w14:textId="59B615A1" w:rsidR="00623673" w:rsidRPr="00F10282" w:rsidRDefault="00623673" w:rsidP="00F10282">
                            <w:pPr>
                              <w:jc w:val="center"/>
                              <w:rPr>
                                <w:sz w:val="18"/>
                                <w:szCs w:val="18"/>
                                <w:lang w:val="en-US"/>
                              </w:rPr>
                            </w:pPr>
                            <w:r w:rsidRPr="00F10282">
                              <w:rPr>
                                <w:sz w:val="18"/>
                                <w:szCs w:val="18"/>
                                <w:lang w:val="en-US"/>
                              </w:rPr>
                              <w:t>Balancear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A05BE59" w14:textId="38B3698A" w:rsidR="000B35AD" w:rsidRPr="00F10282" w:rsidRDefault="008626CC" w:rsidP="00A229C4">
            <w:pPr>
              <w:rPr>
                <w:sz w:val="18"/>
                <w:szCs w:val="18"/>
              </w:rPr>
            </w:pPr>
            <w:r w:rsidRPr="00F10282">
              <w:rPr>
                <w:sz w:val="18"/>
                <w:szCs w:val="18"/>
              </w:rPr>
              <w:t>Una vez dentro del fraccionador, balancear la muestra 10 veces, moviendo la cámara</w:t>
            </w:r>
            <w:r w:rsidR="005A4A9A">
              <w:rPr>
                <w:sz w:val="18"/>
                <w:szCs w:val="18"/>
              </w:rPr>
              <w:t xml:space="preserve"> circular del fraccionador.</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643640"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481E786" w14:textId="77777777" w:rsidR="000B35AD" w:rsidRPr="00F10282" w:rsidRDefault="000B35AD" w:rsidP="00A229C4">
            <w:pPr>
              <w:rPr>
                <w:sz w:val="18"/>
                <w:szCs w:val="18"/>
              </w:rPr>
            </w:pPr>
            <w:r w:rsidRPr="00F10282">
              <w:rPr>
                <w:sz w:val="18"/>
                <w:szCs w:val="18"/>
              </w:rPr>
              <w:t>No aplica</w:t>
            </w:r>
          </w:p>
        </w:tc>
      </w:tr>
      <w:tr w:rsidR="000B35AD" w:rsidRPr="0057065A" w14:paraId="66B89315" w14:textId="77777777" w:rsidTr="006F0658">
        <w:trPr>
          <w:trHeight w:val="112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036A627" w14:textId="58494690" w:rsidR="000B35AD" w:rsidRPr="00F10282" w:rsidRDefault="008626CC" w:rsidP="00F10282">
            <w:pPr>
              <w:jc w:val="center"/>
              <w:rPr>
                <w:sz w:val="18"/>
                <w:szCs w:val="18"/>
              </w:rPr>
            </w:pPr>
            <w:r w:rsidRPr="00F10282">
              <w:rPr>
                <w:sz w:val="18"/>
                <w:szCs w:val="18"/>
              </w:rPr>
              <w:t>6</w:t>
            </w:r>
          </w:p>
        </w:tc>
        <w:tc>
          <w:tcPr>
            <w:tcW w:w="2972" w:type="dxa"/>
            <w:tcBorders>
              <w:top w:val="dotted"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B90D140" w14:textId="1C05542C" w:rsidR="000B35AD" w:rsidRPr="0057065A" w:rsidRDefault="005912A6" w:rsidP="00A229C4">
            <w:pPr>
              <w:rPr>
                <w:noProof/>
                <w:lang w:eastAsia="es-CO"/>
              </w:rPr>
            </w:pPr>
            <w:r>
              <w:rPr>
                <w:noProof/>
                <w:lang w:eastAsia="es-CO"/>
              </w:rPr>
              <mc:AlternateContent>
                <mc:Choice Requires="wps">
                  <w:drawing>
                    <wp:anchor distT="0" distB="0" distL="114300" distR="114300" simplePos="0" relativeHeight="251878400" behindDoc="0" locked="0" layoutInCell="1" allowOverlap="1" wp14:anchorId="7E405872" wp14:editId="788F19D4">
                      <wp:simplePos x="0" y="0"/>
                      <wp:positionH relativeFrom="column">
                        <wp:posOffset>824230</wp:posOffset>
                      </wp:positionH>
                      <wp:positionV relativeFrom="paragraph">
                        <wp:posOffset>521335</wp:posOffset>
                      </wp:positionV>
                      <wp:extent cx="0" cy="468000"/>
                      <wp:effectExtent l="76200" t="0" r="57150" b="65405"/>
                      <wp:wrapNone/>
                      <wp:docPr id="281" name="Conector recto de flecha 281"/>
                      <wp:cNvGraphicFramePr/>
                      <a:graphic xmlns:a="http://schemas.openxmlformats.org/drawingml/2006/main">
                        <a:graphicData uri="http://schemas.microsoft.com/office/word/2010/wordprocessingShape">
                          <wps:wsp>
                            <wps:cNvCnPr/>
                            <wps:spPr>
                              <a:xfrm>
                                <a:off x="0" y="0"/>
                                <a:ext cx="0" cy="46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74A5AA7" id="Conector recto de flecha 281" o:spid="_x0000_s1026" type="#_x0000_t32" style="position:absolute;margin-left:64.9pt;margin-top:41.05pt;width:0;height:36.85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" strokecolor="black [3040]">
                      <v:stroke endarrow="block"/>
                    </v:shape>
                  </w:pict>
                </mc:Fallback>
              </mc:AlternateContent>
            </w:r>
            <w:r w:rsidR="00474C3C" w:rsidRPr="0057065A">
              <w:rPr>
                <w:noProof/>
                <w:lang w:eastAsia="es-CO"/>
              </w:rPr>
              <mc:AlternateContent>
                <mc:Choice Requires="wps">
                  <w:drawing>
                    <wp:anchor distT="0" distB="0" distL="114300" distR="114300" simplePos="0" relativeHeight="251876352" behindDoc="0" locked="0" layoutInCell="1" allowOverlap="1" wp14:anchorId="2FA07CC5" wp14:editId="4B6F93C7">
                      <wp:simplePos x="0" y="0"/>
                      <wp:positionH relativeFrom="column">
                        <wp:posOffset>337820</wp:posOffset>
                      </wp:positionH>
                      <wp:positionV relativeFrom="paragraph">
                        <wp:posOffset>240665</wp:posOffset>
                      </wp:positionV>
                      <wp:extent cx="1007745" cy="287655"/>
                      <wp:effectExtent l="0" t="0" r="20955" b="17145"/>
                      <wp:wrapNone/>
                      <wp:docPr id="28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D3FEDA0" w14:textId="41CB744F" w:rsidR="00623673" w:rsidRPr="00F10282" w:rsidRDefault="00623673" w:rsidP="00F10282">
                                  <w:pPr>
                                    <w:jc w:val="center"/>
                                    <w:rPr>
                                      <w:sz w:val="18"/>
                                      <w:szCs w:val="18"/>
                                      <w:lang w:val="en-US"/>
                                    </w:rPr>
                                  </w:pPr>
                                  <w:r w:rsidRPr="00F10282">
                                    <w:rPr>
                                      <w:sz w:val="18"/>
                                      <w:szCs w:val="18"/>
                                      <w:lang w:val="en-US"/>
                                    </w:rPr>
                                    <w:t>Separar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07CC5" id="_x0000_s1136" style="position:absolute;left:0;text-align:left;margin-left:26.6pt;margin-top:18.95pt;width:79.35pt;height:22.6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1Rp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" fillcolor="white [3201]" strokecolor="black [3200]" strokeweight=".25pt">
                      <v:textbox>
                        <w:txbxContent>
                          <w:p w14:paraId="5D3FEDA0" w14:textId="41CB744F" w:rsidR="00623673" w:rsidRPr="00F10282" w:rsidRDefault="00623673" w:rsidP="00F10282">
                            <w:pPr>
                              <w:jc w:val="center"/>
                              <w:rPr>
                                <w:sz w:val="18"/>
                                <w:szCs w:val="18"/>
                                <w:lang w:val="en-US"/>
                              </w:rPr>
                            </w:pPr>
                            <w:r w:rsidRPr="00F10282">
                              <w:rPr>
                                <w:sz w:val="18"/>
                                <w:szCs w:val="18"/>
                                <w:lang w:val="en-US"/>
                              </w:rPr>
                              <w:t>Separar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B86F1A" w14:textId="61FA19F8" w:rsidR="000B35AD" w:rsidRPr="00F10282" w:rsidRDefault="008626CC" w:rsidP="00A229C4">
            <w:pPr>
              <w:rPr>
                <w:sz w:val="18"/>
                <w:szCs w:val="18"/>
              </w:rPr>
            </w:pPr>
            <w:r w:rsidRPr="00F10282">
              <w:rPr>
                <w:sz w:val="18"/>
                <w:szCs w:val="18"/>
              </w:rPr>
              <w:t xml:space="preserve">Separar la muestra en los colectores inferiores del fraccionador Folsom, y envasar cada una de las </w:t>
            </w:r>
            <w:proofErr w:type="gramStart"/>
            <w:r w:rsidRPr="00F10282">
              <w:rPr>
                <w:sz w:val="18"/>
                <w:szCs w:val="18"/>
              </w:rPr>
              <w:t>sub mue</w:t>
            </w:r>
            <w:r w:rsidR="005A4A9A">
              <w:rPr>
                <w:sz w:val="18"/>
                <w:szCs w:val="18"/>
              </w:rPr>
              <w:t>stras</w:t>
            </w:r>
            <w:proofErr w:type="gramEnd"/>
            <w:r w:rsidR="005A4A9A">
              <w:rPr>
                <w:sz w:val="18"/>
                <w:szCs w:val="18"/>
              </w:rPr>
              <w:t xml:space="preserve"> en recipientes separados </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8AFB0E"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CE3449" w14:textId="77777777" w:rsidR="000B35AD" w:rsidRPr="00F10282" w:rsidRDefault="000B35AD" w:rsidP="00A229C4">
            <w:pPr>
              <w:rPr>
                <w:sz w:val="18"/>
                <w:szCs w:val="18"/>
              </w:rPr>
            </w:pPr>
            <w:r w:rsidRPr="00F10282">
              <w:rPr>
                <w:sz w:val="18"/>
                <w:szCs w:val="18"/>
              </w:rPr>
              <w:t>No aplica</w:t>
            </w:r>
          </w:p>
        </w:tc>
      </w:tr>
      <w:tr w:rsidR="000B35AD" w:rsidRPr="0057065A" w14:paraId="25D476F5" w14:textId="77777777" w:rsidTr="006F0658">
        <w:trPr>
          <w:trHeight w:val="119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1EF802B" w14:textId="65DCEDDE" w:rsidR="000B35AD" w:rsidRPr="00F10282" w:rsidRDefault="00620379" w:rsidP="00F10282">
            <w:pPr>
              <w:jc w:val="center"/>
              <w:rPr>
                <w:sz w:val="18"/>
                <w:szCs w:val="18"/>
              </w:rPr>
            </w:pPr>
            <w:r w:rsidRPr="00F10282">
              <w:rPr>
                <w:sz w:val="18"/>
                <w:szCs w:val="18"/>
              </w:rPr>
              <w:t>7</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C14CEE8" w14:textId="7419A1BA" w:rsidR="000B35AD" w:rsidRPr="0057065A" w:rsidRDefault="00620379" w:rsidP="00A229C4">
            <w:pPr>
              <w:rPr>
                <w:noProof/>
                <w:lang w:eastAsia="es-CO"/>
              </w:rPr>
            </w:pPr>
            <w:r>
              <w:rPr>
                <w:noProof/>
                <w:lang w:eastAsia="es-CO"/>
              </w:rPr>
              <mc:AlternateContent>
                <mc:Choice Requires="wps">
                  <w:drawing>
                    <wp:anchor distT="0" distB="0" distL="114300" distR="114300" simplePos="0" relativeHeight="251757568" behindDoc="0" locked="0" layoutInCell="1" allowOverlap="1" wp14:anchorId="23C92B23" wp14:editId="29BD143A">
                      <wp:simplePos x="0" y="0"/>
                      <wp:positionH relativeFrom="column">
                        <wp:posOffset>828675</wp:posOffset>
                      </wp:positionH>
                      <wp:positionV relativeFrom="paragraph">
                        <wp:posOffset>537845</wp:posOffset>
                      </wp:positionV>
                      <wp:extent cx="0" cy="324000"/>
                      <wp:effectExtent l="76200" t="0" r="76200" b="57150"/>
                      <wp:wrapNone/>
                      <wp:docPr id="50" name="Conector recto de flecha 50"/>
                      <wp:cNvGraphicFramePr/>
                      <a:graphic xmlns:a="http://schemas.openxmlformats.org/drawingml/2006/main">
                        <a:graphicData uri="http://schemas.microsoft.com/office/word/2010/wordprocessingShape">
                          <wps:wsp>
                            <wps:cNvCnPr/>
                            <wps:spPr>
                              <a:xfrm>
                                <a:off x="0" y="0"/>
                                <a:ext cx="0" cy="32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7A23A01" id="Conector recto de flecha 50" o:spid="_x0000_s1026" type="#_x0000_t32" style="position:absolute;margin-left:65.25pt;margin-top:42.35pt;width:0;height:25.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784192" behindDoc="0" locked="0" layoutInCell="1" allowOverlap="1" wp14:anchorId="4E5EE927" wp14:editId="619B16F4">
                      <wp:simplePos x="0" y="0"/>
                      <wp:positionH relativeFrom="column">
                        <wp:posOffset>309880</wp:posOffset>
                      </wp:positionH>
                      <wp:positionV relativeFrom="paragraph">
                        <wp:posOffset>259080</wp:posOffset>
                      </wp:positionV>
                      <wp:extent cx="1007745" cy="287655"/>
                      <wp:effectExtent l="0" t="0" r="20955" b="17145"/>
                      <wp:wrapNone/>
                      <wp:docPr id="5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3E39AB5" w14:textId="001241A3" w:rsidR="00623673" w:rsidRPr="00F10282" w:rsidRDefault="00623673" w:rsidP="00F10282">
                                  <w:pPr>
                                    <w:jc w:val="center"/>
                                    <w:rPr>
                                      <w:sz w:val="18"/>
                                      <w:szCs w:val="18"/>
                                      <w:lang w:val="en-US"/>
                                    </w:rPr>
                                  </w:pPr>
                                  <w:r w:rsidRPr="00F10282">
                                    <w:rPr>
                                      <w:sz w:val="18"/>
                                      <w:szCs w:val="18"/>
                                      <w:lang w:val="en-US"/>
                                    </w:rPr>
                                    <w:t>Rotular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EE927" id="_x0000_s1137" style="position:absolute;left:0;text-align:left;margin-left:24.4pt;margin-top:20.4pt;width:79.35pt;height:22.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Zzk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" fillcolor="white [3201]" strokecolor="black [3200]" strokeweight=".25pt">
                      <v:textbox>
                        <w:txbxContent>
                          <w:p w14:paraId="03E39AB5" w14:textId="001241A3" w:rsidR="00623673" w:rsidRPr="00F10282" w:rsidRDefault="00623673" w:rsidP="00F10282">
                            <w:pPr>
                              <w:jc w:val="center"/>
                              <w:rPr>
                                <w:sz w:val="18"/>
                                <w:szCs w:val="18"/>
                                <w:lang w:val="en-US"/>
                              </w:rPr>
                            </w:pPr>
                            <w:r w:rsidRPr="00F10282">
                              <w:rPr>
                                <w:sz w:val="18"/>
                                <w:szCs w:val="18"/>
                                <w:lang w:val="en-US"/>
                              </w:rPr>
                              <w:t>Rotular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527996" w14:textId="0C411FE8" w:rsidR="000B35AD" w:rsidRPr="00F10282" w:rsidRDefault="008626CC" w:rsidP="00A229C4">
            <w:pPr>
              <w:rPr>
                <w:sz w:val="18"/>
                <w:szCs w:val="18"/>
              </w:rPr>
            </w:pPr>
            <w:r w:rsidRPr="00F10282">
              <w:rPr>
                <w:sz w:val="18"/>
                <w:szCs w:val="18"/>
              </w:rPr>
              <w:t xml:space="preserve">Rotular cada </w:t>
            </w:r>
            <w:proofErr w:type="gramStart"/>
            <w:r w:rsidRPr="00F10282">
              <w:rPr>
                <w:sz w:val="18"/>
                <w:szCs w:val="18"/>
              </w:rPr>
              <w:t>sub</w:t>
            </w:r>
            <w:r w:rsidR="00491AA3" w:rsidRPr="00F10282">
              <w:rPr>
                <w:sz w:val="18"/>
                <w:szCs w:val="18"/>
              </w:rPr>
              <w:t xml:space="preserve"> </w:t>
            </w:r>
            <w:r w:rsidRPr="00F10282">
              <w:rPr>
                <w:sz w:val="18"/>
                <w:szCs w:val="18"/>
              </w:rPr>
              <w:t>muestra</w:t>
            </w:r>
            <w:proofErr w:type="gramEnd"/>
            <w:r w:rsidRPr="00F10282">
              <w:rPr>
                <w:sz w:val="18"/>
                <w:szCs w:val="18"/>
              </w:rPr>
              <w:t xml:space="preserve"> con información del porcentaje de la muestra original que representa (50%) y el análisis para el cual será</w:t>
            </w:r>
            <w:r w:rsidR="005A4A9A">
              <w:rPr>
                <w:sz w:val="18"/>
                <w:szCs w:val="18"/>
              </w:rPr>
              <w:t xml:space="preserve"> empleada (densidad o biomasa).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80F717D"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81CE50" w14:textId="77777777" w:rsidR="000B35AD" w:rsidRPr="00F10282" w:rsidRDefault="000B35AD" w:rsidP="00A229C4">
            <w:pPr>
              <w:rPr>
                <w:sz w:val="18"/>
                <w:szCs w:val="18"/>
              </w:rPr>
            </w:pPr>
            <w:r w:rsidRPr="00F10282">
              <w:rPr>
                <w:sz w:val="18"/>
                <w:szCs w:val="18"/>
              </w:rPr>
              <w:t>No aplica</w:t>
            </w:r>
          </w:p>
        </w:tc>
      </w:tr>
      <w:tr w:rsidR="000B35AD" w:rsidRPr="0057065A" w14:paraId="3901C607" w14:textId="77777777" w:rsidTr="006F0658">
        <w:trPr>
          <w:trHeight w:val="62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73846FB" w14:textId="13FB3902" w:rsidR="006F0658" w:rsidRDefault="006F0658" w:rsidP="00A229C4"/>
          <w:p w14:paraId="1A2C7AA0" w14:textId="1C996013" w:rsidR="00491AA3" w:rsidRPr="0057065A" w:rsidRDefault="00491AA3"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376909B8" w14:textId="0F44A5FF" w:rsidR="000B35AD" w:rsidRPr="009E2513" w:rsidRDefault="00491AA3" w:rsidP="00A229C4">
            <w:pPr>
              <w:rPr>
                <w:sz w:val="18"/>
                <w:szCs w:val="18"/>
              </w:rPr>
            </w:pPr>
            <w:r w:rsidRPr="009E2513">
              <w:rPr>
                <w:b/>
                <w:noProof/>
                <w:sz w:val="18"/>
                <w:szCs w:val="18"/>
                <w:lang w:eastAsia="es-CO"/>
              </w:rPr>
              <mc:AlternateContent>
                <mc:Choice Requires="wps">
                  <w:drawing>
                    <wp:anchor distT="0" distB="0" distL="114300" distR="114300" simplePos="0" relativeHeight="251778048" behindDoc="0" locked="0" layoutInCell="1" allowOverlap="1" wp14:anchorId="5AFEA696" wp14:editId="759939DD">
                      <wp:simplePos x="0" y="0"/>
                      <wp:positionH relativeFrom="column">
                        <wp:posOffset>477327</wp:posOffset>
                      </wp:positionH>
                      <wp:positionV relativeFrom="paragraph">
                        <wp:posOffset>95057</wp:posOffset>
                      </wp:positionV>
                      <wp:extent cx="681355" cy="232410"/>
                      <wp:effectExtent l="0" t="0" r="23495" b="15240"/>
                      <wp:wrapNone/>
                      <wp:docPr id="56"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5C138E8B" w14:textId="77777777" w:rsidR="00623673" w:rsidRPr="009E2513" w:rsidRDefault="00623673" w:rsidP="009E2513">
                                  <w:pPr>
                                    <w:jc w:val="center"/>
                                    <w:rPr>
                                      <w:sz w:val="18"/>
                                      <w:szCs w:val="18"/>
                                    </w:rPr>
                                  </w:pPr>
                                  <w:r w:rsidRPr="009E2513">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FEA696" id="_x0000_s1138" style="position:absolute;left:0;text-align:left;margin-left:37.6pt;margin-top:7.5pt;width:53.65pt;height:18.3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" fillcolor="white [3201]" strokecolor="black [3200]" strokeweight=".25pt">
                      <v:textbox>
                        <w:txbxContent>
                          <w:p w14:paraId="5C138E8B" w14:textId="77777777" w:rsidR="00623673" w:rsidRPr="009E2513" w:rsidRDefault="00623673" w:rsidP="009E2513">
                            <w:pPr>
                              <w:jc w:val="center"/>
                              <w:rPr>
                                <w:sz w:val="18"/>
                                <w:szCs w:val="18"/>
                              </w:rPr>
                            </w:pPr>
                            <w:r w:rsidRPr="009E2513">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A69728" w14:textId="77777777" w:rsidR="000B35AD" w:rsidRPr="009E2513" w:rsidRDefault="000B35AD" w:rsidP="00A229C4">
            <w:pPr>
              <w:rPr>
                <w:sz w:val="18"/>
                <w:szCs w:val="18"/>
              </w:rPr>
            </w:pPr>
            <w:r w:rsidRPr="009E2513">
              <w:rPr>
                <w:sz w:val="18"/>
                <w:szCs w:val="18"/>
              </w:rPr>
              <w:t>FIN</w:t>
            </w:r>
          </w:p>
        </w:tc>
      </w:tr>
    </w:tbl>
    <w:p w14:paraId="4895E55B" w14:textId="5A9FC039" w:rsidR="0099721E" w:rsidRDefault="0099721E" w:rsidP="00A229C4">
      <w:pPr>
        <w:rPr>
          <w:lang w:val="es-ES"/>
        </w:rPr>
      </w:pPr>
    </w:p>
    <w:p w14:paraId="3D9E41EB" w14:textId="77777777" w:rsidR="006F0658" w:rsidRDefault="006F0658" w:rsidP="00A229C4">
      <w:pPr>
        <w:rPr>
          <w:lang w:val="es-ES"/>
        </w:rPr>
      </w:pPr>
    </w:p>
    <w:p w14:paraId="537C4987" w14:textId="5BF76607" w:rsidR="00B42BF6" w:rsidRPr="000325D1" w:rsidRDefault="00B42BF6" w:rsidP="009E2513">
      <w:pPr>
        <w:pStyle w:val="Ttulo4"/>
      </w:pPr>
      <w:r w:rsidRPr="003D6AA9">
        <w:t xml:space="preserve">Análisis de densidad de </w:t>
      </w:r>
      <w:proofErr w:type="spellStart"/>
      <w:r w:rsidRPr="003D6AA9">
        <w:t>mesozooplancton</w:t>
      </w:r>
      <w:proofErr w:type="spellEnd"/>
    </w:p>
    <w:p w14:paraId="4EA5E262" w14:textId="77777777" w:rsidR="006F0658" w:rsidRDefault="006F0658" w:rsidP="006F0658">
      <w:pPr>
        <w:pStyle w:val="Prrafodelista"/>
        <w:ind w:left="0"/>
        <w:rPr>
          <w:sz w:val="18"/>
        </w:rPr>
      </w:pPr>
    </w:p>
    <w:p w14:paraId="58734D8F" w14:textId="41FFE9F8" w:rsidR="00620379" w:rsidRDefault="006F0658" w:rsidP="006F0658">
      <w:pPr>
        <w:pStyle w:val="Prrafodelista"/>
        <w:ind w:left="0"/>
        <w:rPr>
          <w:sz w:val="18"/>
        </w:rPr>
      </w:pPr>
      <w:r w:rsidRPr="006F0658">
        <w:rPr>
          <w:sz w:val="18"/>
        </w:rPr>
        <w:t xml:space="preserve">Tabla </w:t>
      </w:r>
      <w:r w:rsidRPr="006F0658">
        <w:rPr>
          <w:sz w:val="18"/>
        </w:rPr>
        <w:fldChar w:fldCharType="begin"/>
      </w:r>
      <w:r w:rsidRPr="006F0658">
        <w:rPr>
          <w:sz w:val="18"/>
        </w:rPr>
        <w:instrText xml:space="preserve"> SEQ Tabla \* ARABIC </w:instrText>
      </w:r>
      <w:r w:rsidRPr="006F0658">
        <w:rPr>
          <w:sz w:val="18"/>
        </w:rPr>
        <w:fldChar w:fldCharType="separate"/>
      </w:r>
      <w:r w:rsidR="00107604">
        <w:rPr>
          <w:noProof/>
          <w:sz w:val="18"/>
        </w:rPr>
        <w:t>10</w:t>
      </w:r>
      <w:r w:rsidRPr="006F0658">
        <w:rPr>
          <w:sz w:val="18"/>
        </w:rPr>
        <w:fldChar w:fldCharType="end"/>
      </w:r>
    </w:p>
    <w:p w14:paraId="3FCD61FF" w14:textId="76C1947C" w:rsidR="006F0658" w:rsidRDefault="006F0658" w:rsidP="006F0658">
      <w:pPr>
        <w:pStyle w:val="Prrafodelista"/>
        <w:ind w:left="0"/>
        <w:rPr>
          <w:sz w:val="18"/>
        </w:rPr>
      </w:pPr>
      <w:r w:rsidRPr="007767FD">
        <w:rPr>
          <w:sz w:val="18"/>
        </w:rPr>
        <w:t>Flujograma y descripción de actividades para</w:t>
      </w:r>
      <w:r>
        <w:rPr>
          <w:sz w:val="18"/>
        </w:rPr>
        <w:t xml:space="preserve"> a</w:t>
      </w:r>
      <w:r w:rsidRPr="006F0658">
        <w:rPr>
          <w:sz w:val="18"/>
        </w:rPr>
        <w:t xml:space="preserve">nálisis de densidad de </w:t>
      </w:r>
      <w:proofErr w:type="spellStart"/>
      <w:r w:rsidRPr="006F0658">
        <w:rPr>
          <w:sz w:val="18"/>
        </w:rPr>
        <w:t>mesozooplancton</w:t>
      </w:r>
      <w:proofErr w:type="spellEnd"/>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B42BF6" w:rsidRPr="009E2513" w14:paraId="68BB0883"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2834581" w14:textId="77777777" w:rsidR="00B42BF6" w:rsidRPr="009E2513" w:rsidRDefault="00B42BF6" w:rsidP="009E2513">
            <w:pPr>
              <w:jc w:val="center"/>
              <w:rPr>
                <w:b/>
                <w:sz w:val="18"/>
                <w:szCs w:val="18"/>
              </w:rPr>
            </w:pPr>
            <w:r w:rsidRPr="009E2513">
              <w:rPr>
                <w:b/>
                <w:sz w:val="18"/>
                <w:szCs w:val="18"/>
              </w:rPr>
              <w:lastRenderedPageBreak/>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10E081C" w14:textId="450413D9" w:rsidR="00B42BF6" w:rsidRPr="009E2513" w:rsidRDefault="00B42BF6" w:rsidP="009E2513">
            <w:pPr>
              <w:jc w:val="center"/>
              <w:rPr>
                <w:b/>
                <w:sz w:val="18"/>
                <w:szCs w:val="18"/>
              </w:rPr>
            </w:pPr>
            <w:r w:rsidRPr="009E2513">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259CE07" w14:textId="77777777" w:rsidR="00B42BF6" w:rsidRPr="009E2513" w:rsidRDefault="00B42BF6" w:rsidP="009E2513">
            <w:pPr>
              <w:jc w:val="center"/>
              <w:rPr>
                <w:b/>
                <w:sz w:val="18"/>
                <w:szCs w:val="18"/>
              </w:rPr>
            </w:pPr>
            <w:r w:rsidRPr="009E2513">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A41A154" w14:textId="77777777" w:rsidR="00B42BF6" w:rsidRPr="009E2513" w:rsidRDefault="00B42BF6" w:rsidP="009E2513">
            <w:pPr>
              <w:jc w:val="center"/>
              <w:rPr>
                <w:b/>
                <w:sz w:val="18"/>
                <w:szCs w:val="18"/>
              </w:rPr>
            </w:pPr>
            <w:r w:rsidRPr="009E2513">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2D6E278" w14:textId="77777777" w:rsidR="00B42BF6" w:rsidRPr="009E2513" w:rsidRDefault="00B42BF6" w:rsidP="009E2513">
            <w:pPr>
              <w:jc w:val="center"/>
              <w:rPr>
                <w:b/>
                <w:sz w:val="18"/>
                <w:szCs w:val="18"/>
              </w:rPr>
            </w:pPr>
            <w:r w:rsidRPr="009E2513">
              <w:rPr>
                <w:b/>
                <w:sz w:val="18"/>
                <w:szCs w:val="18"/>
              </w:rPr>
              <w:t>REGISTRO</w:t>
            </w:r>
          </w:p>
        </w:tc>
      </w:tr>
      <w:tr w:rsidR="00B42BF6" w:rsidRPr="0057065A" w14:paraId="704C2423"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A4283B8" w14:textId="77777777" w:rsidR="00B42BF6" w:rsidRPr="0057065A" w:rsidRDefault="00B42BF6"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14C42CE5" w14:textId="392988CA" w:rsidR="00B42BF6" w:rsidRPr="0057065A" w:rsidRDefault="00B42BF6" w:rsidP="00A229C4">
            <w:r>
              <w:rPr>
                <w:noProof/>
                <w:lang w:eastAsia="es-CO"/>
              </w:rPr>
              <mc:AlternateContent>
                <mc:Choice Requires="wps">
                  <w:drawing>
                    <wp:anchor distT="0" distB="0" distL="114300" distR="114300" simplePos="0" relativeHeight="251902976" behindDoc="0" locked="0" layoutInCell="1" allowOverlap="1" wp14:anchorId="33096568" wp14:editId="5AFC48AC">
                      <wp:simplePos x="0" y="0"/>
                      <wp:positionH relativeFrom="column">
                        <wp:posOffset>800100</wp:posOffset>
                      </wp:positionH>
                      <wp:positionV relativeFrom="paragraph">
                        <wp:posOffset>313690</wp:posOffset>
                      </wp:positionV>
                      <wp:extent cx="0" cy="144000"/>
                      <wp:effectExtent l="76200" t="0" r="57150" b="66040"/>
                      <wp:wrapNone/>
                      <wp:docPr id="287" name="Conector recto de flecha 38"/>
                      <wp:cNvGraphicFramePr/>
                      <a:graphic xmlns:a="http://schemas.openxmlformats.org/drawingml/2006/main">
                        <a:graphicData uri="http://schemas.microsoft.com/office/word/2010/wordprocessingShape">
                          <wps:wsp>
                            <wps:cNvCnPr/>
                            <wps:spPr>
                              <a:xfrm>
                                <a:off x="0" y="0"/>
                                <a:ext cx="0" cy="1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58CEB71" id="Conector recto de flecha 38" o:spid="_x0000_s1026" type="#_x0000_t32" style="position:absolute;margin-left:63pt;margin-top:24.7pt;width:0;height:11.35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01952" behindDoc="0" locked="0" layoutInCell="1" allowOverlap="1" wp14:anchorId="09D8C5F4" wp14:editId="71AADB06">
                      <wp:simplePos x="0" y="0"/>
                      <wp:positionH relativeFrom="column">
                        <wp:posOffset>367665</wp:posOffset>
                      </wp:positionH>
                      <wp:positionV relativeFrom="paragraph">
                        <wp:posOffset>82550</wp:posOffset>
                      </wp:positionV>
                      <wp:extent cx="828000" cy="232913"/>
                      <wp:effectExtent l="0" t="0" r="10795" b="15240"/>
                      <wp:wrapNone/>
                      <wp:docPr id="288"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6023FD61" w14:textId="77777777" w:rsidR="00623673" w:rsidRPr="006C2C04" w:rsidRDefault="00623673" w:rsidP="006C2C04">
                                  <w:pPr>
                                    <w:jc w:val="center"/>
                                    <w:rPr>
                                      <w:sz w:val="18"/>
                                      <w:szCs w:val="18"/>
                                    </w:rPr>
                                  </w:pPr>
                                  <w:r w:rsidRPr="006C2C04">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D8C5F4" id="_x0000_s1139" style="position:absolute;left:0;text-align:left;margin-left:28.95pt;margin-top:6.5pt;width:65.2pt;height:18.35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" fillcolor="white [3201]" strokecolor="black [3200]" strokeweight=".25pt">
                      <v:textbox>
                        <w:txbxContent>
                          <w:p w14:paraId="6023FD61" w14:textId="77777777" w:rsidR="00623673" w:rsidRPr="006C2C04" w:rsidRDefault="00623673" w:rsidP="006C2C04">
                            <w:pPr>
                              <w:jc w:val="center"/>
                              <w:rPr>
                                <w:sz w:val="18"/>
                                <w:szCs w:val="18"/>
                              </w:rPr>
                            </w:pPr>
                            <w:r w:rsidRPr="006C2C04">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FB1B1E" w14:textId="77777777" w:rsidR="00B42BF6" w:rsidRPr="009E2513" w:rsidRDefault="00B42BF6" w:rsidP="00A229C4">
            <w:pPr>
              <w:rPr>
                <w:b/>
                <w:sz w:val="18"/>
                <w:szCs w:val="18"/>
              </w:rPr>
            </w:pPr>
            <w:r w:rsidRPr="009E2513">
              <w:rPr>
                <w:sz w:val="18"/>
                <w:szCs w:val="18"/>
              </w:rPr>
              <w:t>INICIO</w:t>
            </w:r>
          </w:p>
        </w:tc>
      </w:tr>
      <w:tr w:rsidR="00B42BF6" w:rsidRPr="0057065A" w14:paraId="0A562070" w14:textId="77777777" w:rsidTr="00107604">
        <w:trPr>
          <w:trHeight w:val="68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1CEDC6A" w14:textId="0D397582" w:rsidR="00B42BF6" w:rsidRPr="009E2513" w:rsidRDefault="008D41FA" w:rsidP="009E2513">
            <w:pPr>
              <w:jc w:val="center"/>
              <w:rPr>
                <w:sz w:val="18"/>
                <w:szCs w:val="18"/>
              </w:rPr>
            </w:pPr>
            <w:r w:rsidRPr="009E2513">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67EAA44C" w14:textId="19571470" w:rsidR="00B42BF6" w:rsidRPr="0057065A" w:rsidRDefault="006F0658" w:rsidP="00A229C4">
            <w:r>
              <w:rPr>
                <w:noProof/>
                <w:lang w:eastAsia="es-CO"/>
              </w:rPr>
              <mc:AlternateContent>
                <mc:Choice Requires="wps">
                  <w:drawing>
                    <wp:anchor distT="0" distB="0" distL="114300" distR="114300" simplePos="0" relativeHeight="251918336" behindDoc="0" locked="0" layoutInCell="1" allowOverlap="1" wp14:anchorId="7518D2B3" wp14:editId="418E3C4B">
                      <wp:simplePos x="0" y="0"/>
                      <wp:positionH relativeFrom="column">
                        <wp:posOffset>819785</wp:posOffset>
                      </wp:positionH>
                      <wp:positionV relativeFrom="paragraph">
                        <wp:posOffset>370205</wp:posOffset>
                      </wp:positionV>
                      <wp:extent cx="0" cy="180000"/>
                      <wp:effectExtent l="76200" t="0" r="57150" b="48895"/>
                      <wp:wrapNone/>
                      <wp:docPr id="297" name="Conector recto de flecha 14"/>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D13B9" id="Conector recto de flecha 14" o:spid="_x0000_s1026" type="#_x0000_t32" style="position:absolute;margin-left:64.55pt;margin-top:29.15pt;width:0;height:14.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890688" behindDoc="0" locked="0" layoutInCell="1" allowOverlap="1" wp14:anchorId="5AA8A0DE" wp14:editId="4EE530B6">
                      <wp:simplePos x="0" y="0"/>
                      <wp:positionH relativeFrom="column">
                        <wp:posOffset>336273</wp:posOffset>
                      </wp:positionH>
                      <wp:positionV relativeFrom="paragraph">
                        <wp:posOffset>61761</wp:posOffset>
                      </wp:positionV>
                      <wp:extent cx="1007745" cy="287655"/>
                      <wp:effectExtent l="0" t="0" r="20955" b="17145"/>
                      <wp:wrapNone/>
                      <wp:docPr id="29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F8FACCD" w14:textId="064F0391" w:rsidR="00623673" w:rsidRPr="006C2C04" w:rsidRDefault="00623673" w:rsidP="006C2C04">
                                  <w:pPr>
                                    <w:jc w:val="center"/>
                                    <w:rPr>
                                      <w:sz w:val="18"/>
                                      <w:szCs w:val="18"/>
                                    </w:rPr>
                                  </w:pPr>
                                  <w:r w:rsidRPr="006C2C04">
                                    <w:rPr>
                                      <w:sz w:val="18"/>
                                      <w:szCs w:val="18"/>
                                    </w:rPr>
                                    <w:t>Medir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8A0DE" id="_x0000_s1140" style="position:absolute;left:0;text-align:left;margin-left:26.5pt;margin-top:4.85pt;width:79.35pt;height:22.6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uYz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" fillcolor="white [3201]" strokecolor="black [3200]" strokeweight=".25pt">
                      <v:textbox>
                        <w:txbxContent>
                          <w:p w14:paraId="6F8FACCD" w14:textId="064F0391" w:rsidR="00623673" w:rsidRPr="006C2C04" w:rsidRDefault="00623673" w:rsidP="006C2C04">
                            <w:pPr>
                              <w:jc w:val="center"/>
                              <w:rPr>
                                <w:sz w:val="18"/>
                                <w:szCs w:val="18"/>
                              </w:rPr>
                            </w:pPr>
                            <w:r w:rsidRPr="006C2C04">
                              <w:rPr>
                                <w:sz w:val="18"/>
                                <w:szCs w:val="18"/>
                              </w:rPr>
                              <w:t>Medir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FADF6FD" w14:textId="1F16DCA1" w:rsidR="00B42BF6" w:rsidRPr="009E2513" w:rsidRDefault="008D41FA" w:rsidP="00A229C4">
            <w:pPr>
              <w:rPr>
                <w:sz w:val="18"/>
                <w:szCs w:val="18"/>
                <w:lang w:val="es-ES"/>
              </w:rPr>
            </w:pPr>
            <w:r w:rsidRPr="009E2513">
              <w:rPr>
                <w:sz w:val="18"/>
                <w:szCs w:val="18"/>
              </w:rPr>
              <w:t xml:space="preserve">Medir el volumen de la </w:t>
            </w:r>
            <w:proofErr w:type="gramStart"/>
            <w:r w:rsidRPr="009E2513">
              <w:rPr>
                <w:sz w:val="18"/>
                <w:szCs w:val="18"/>
              </w:rPr>
              <w:t>sub muestra</w:t>
            </w:r>
            <w:proofErr w:type="gramEnd"/>
            <w:r w:rsidRPr="009E2513">
              <w:rPr>
                <w:sz w:val="18"/>
                <w:szCs w:val="18"/>
              </w:rPr>
              <w:t xml:space="preserve"> en un </w:t>
            </w:r>
            <w:proofErr w:type="spellStart"/>
            <w:r w:rsidRPr="009E2513">
              <w:rPr>
                <w:sz w:val="18"/>
                <w:szCs w:val="18"/>
              </w:rPr>
              <w:t>beaker</w:t>
            </w:r>
            <w:proofErr w:type="spellEnd"/>
            <w:r w:rsidRPr="009E2513">
              <w:rPr>
                <w:sz w:val="18"/>
                <w:szCs w:val="18"/>
              </w:rPr>
              <w:t xml:space="preserve"> volumétrico.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E919A8"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8A2263" w14:textId="77777777" w:rsidR="00B42BF6" w:rsidRPr="009E2513" w:rsidRDefault="00B42BF6" w:rsidP="00A229C4">
            <w:pPr>
              <w:rPr>
                <w:sz w:val="18"/>
                <w:szCs w:val="18"/>
              </w:rPr>
            </w:pPr>
            <w:r w:rsidRPr="009E2513">
              <w:rPr>
                <w:sz w:val="18"/>
                <w:szCs w:val="18"/>
              </w:rPr>
              <w:t>No aplica</w:t>
            </w:r>
          </w:p>
        </w:tc>
      </w:tr>
      <w:tr w:rsidR="00B42BF6" w:rsidRPr="0057065A" w14:paraId="51184EFD" w14:textId="77777777" w:rsidTr="00107604">
        <w:trPr>
          <w:trHeight w:val="79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270E87" w14:textId="34D36F6A" w:rsidR="00B42BF6" w:rsidRPr="009E2513" w:rsidRDefault="008D41FA" w:rsidP="009E2513">
            <w:pPr>
              <w:jc w:val="center"/>
              <w:rPr>
                <w:sz w:val="18"/>
                <w:szCs w:val="18"/>
              </w:rPr>
            </w:pPr>
            <w:r w:rsidRPr="009E2513">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66652077" w14:textId="119EEF82" w:rsidR="00B42BF6" w:rsidRDefault="008D41FA" w:rsidP="00A229C4">
            <w:pPr>
              <w:rPr>
                <w:noProof/>
                <w:lang w:eastAsia="es-CO"/>
              </w:rPr>
            </w:pPr>
            <w:r>
              <w:rPr>
                <w:noProof/>
                <w:lang w:eastAsia="es-CO"/>
              </w:rPr>
              <mc:AlternateContent>
                <mc:Choice Requires="wps">
                  <w:drawing>
                    <wp:anchor distT="0" distB="0" distL="114300" distR="114300" simplePos="0" relativeHeight="251904000" behindDoc="0" locked="0" layoutInCell="1" allowOverlap="1" wp14:anchorId="605B6D43" wp14:editId="7C0694DB">
                      <wp:simplePos x="0" y="0"/>
                      <wp:positionH relativeFrom="column">
                        <wp:posOffset>820420</wp:posOffset>
                      </wp:positionH>
                      <wp:positionV relativeFrom="paragraph">
                        <wp:posOffset>426085</wp:posOffset>
                      </wp:positionV>
                      <wp:extent cx="0" cy="540000"/>
                      <wp:effectExtent l="76200" t="0" r="57150" b="50800"/>
                      <wp:wrapNone/>
                      <wp:docPr id="300" name="Conector recto de flecha 300"/>
                      <wp:cNvGraphicFramePr/>
                      <a:graphic xmlns:a="http://schemas.openxmlformats.org/drawingml/2006/main">
                        <a:graphicData uri="http://schemas.microsoft.com/office/word/2010/wordprocessingShape">
                          <wps:wsp>
                            <wps:cNvCnPr/>
                            <wps:spPr>
                              <a:xfrm>
                                <a:off x="0" y="0"/>
                                <a:ext cx="0" cy="54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E61B6" id="Conector recto de flecha 300" o:spid="_x0000_s1026" type="#_x0000_t32" style="position:absolute;margin-left:64.6pt;margin-top:33.55pt;width:0;height:4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11168" behindDoc="0" locked="0" layoutInCell="1" allowOverlap="1" wp14:anchorId="523E1F6D" wp14:editId="4F6235C9">
                      <wp:simplePos x="0" y="0"/>
                      <wp:positionH relativeFrom="column">
                        <wp:posOffset>320684</wp:posOffset>
                      </wp:positionH>
                      <wp:positionV relativeFrom="paragraph">
                        <wp:posOffset>134611</wp:posOffset>
                      </wp:positionV>
                      <wp:extent cx="1007745" cy="287655"/>
                      <wp:effectExtent l="0" t="0" r="20955" b="17145"/>
                      <wp:wrapNone/>
                      <wp:docPr id="29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F27A91E" w14:textId="77777777" w:rsidR="00623673" w:rsidRPr="006C2C04" w:rsidRDefault="00623673" w:rsidP="006C2C04">
                                  <w:pPr>
                                    <w:jc w:val="center"/>
                                    <w:rPr>
                                      <w:sz w:val="18"/>
                                      <w:szCs w:val="18"/>
                                    </w:rPr>
                                  </w:pPr>
                                  <w:r w:rsidRPr="006C2C04">
                                    <w:rPr>
                                      <w:sz w:val="18"/>
                                      <w:szCs w:val="18"/>
                                    </w:rPr>
                                    <w:t>Lavar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E1F6D" id="_x0000_s1141" style="position:absolute;left:0;text-align:left;margin-left:25.25pt;margin-top:10.6pt;width:79.35pt;height:22.6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6+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" fillcolor="white [3201]" strokecolor="black [3200]" strokeweight=".25pt">
                      <v:textbox>
                        <w:txbxContent>
                          <w:p w14:paraId="3F27A91E" w14:textId="77777777" w:rsidR="00623673" w:rsidRPr="006C2C04" w:rsidRDefault="00623673" w:rsidP="006C2C04">
                            <w:pPr>
                              <w:jc w:val="center"/>
                              <w:rPr>
                                <w:sz w:val="18"/>
                                <w:szCs w:val="18"/>
                              </w:rPr>
                            </w:pPr>
                            <w:r w:rsidRPr="006C2C04">
                              <w:rPr>
                                <w:sz w:val="18"/>
                                <w:szCs w:val="18"/>
                              </w:rPr>
                              <w:t>Lavar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09B63C0" w14:textId="6F7ADD22" w:rsidR="00B42BF6" w:rsidRPr="009E2513" w:rsidRDefault="008D41FA" w:rsidP="00A229C4">
            <w:pPr>
              <w:rPr>
                <w:sz w:val="18"/>
                <w:szCs w:val="18"/>
              </w:rPr>
            </w:pPr>
            <w:r w:rsidRPr="009E2513">
              <w:rPr>
                <w:sz w:val="18"/>
                <w:szCs w:val="18"/>
              </w:rPr>
              <w:t>Lavar la muestra con abundante agua de mar filtrada con un tamiz de 100 µm.</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4E9384"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7E15D5" w14:textId="77777777" w:rsidR="00B42BF6" w:rsidRPr="009E2513" w:rsidRDefault="00B42BF6" w:rsidP="00A229C4">
            <w:pPr>
              <w:rPr>
                <w:sz w:val="18"/>
                <w:szCs w:val="18"/>
              </w:rPr>
            </w:pPr>
            <w:r w:rsidRPr="009E2513">
              <w:rPr>
                <w:sz w:val="18"/>
                <w:szCs w:val="18"/>
              </w:rPr>
              <w:t>No aplica</w:t>
            </w:r>
          </w:p>
        </w:tc>
      </w:tr>
      <w:tr w:rsidR="00B42BF6" w:rsidRPr="0057065A" w14:paraId="1A39D3D6" w14:textId="77777777" w:rsidTr="00107604">
        <w:trPr>
          <w:trHeight w:val="175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9B2C1C" w14:textId="10B9B9A0" w:rsidR="00B42BF6" w:rsidRPr="009E2513" w:rsidRDefault="008D41FA" w:rsidP="009E2513">
            <w:pPr>
              <w:jc w:val="center"/>
              <w:rPr>
                <w:sz w:val="18"/>
                <w:szCs w:val="18"/>
              </w:rPr>
            </w:pPr>
            <w:r w:rsidRPr="009E2513">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57F7ECBC" w14:textId="5AD62200" w:rsidR="00B42BF6" w:rsidRPr="0057065A" w:rsidRDefault="008D41FA" w:rsidP="00A229C4">
            <w:r>
              <w:rPr>
                <w:noProof/>
                <w:lang w:eastAsia="es-CO"/>
              </w:rPr>
              <mc:AlternateContent>
                <mc:Choice Requires="wps">
                  <w:drawing>
                    <wp:anchor distT="0" distB="0" distL="114300" distR="114300" simplePos="0" relativeHeight="251927552" behindDoc="0" locked="0" layoutInCell="1" allowOverlap="1" wp14:anchorId="4EE7EE37" wp14:editId="198C5D19">
                      <wp:simplePos x="0" y="0"/>
                      <wp:positionH relativeFrom="column">
                        <wp:posOffset>834390</wp:posOffset>
                      </wp:positionH>
                      <wp:positionV relativeFrom="paragraph">
                        <wp:posOffset>748665</wp:posOffset>
                      </wp:positionV>
                      <wp:extent cx="0" cy="648000"/>
                      <wp:effectExtent l="76200" t="0" r="76200" b="57150"/>
                      <wp:wrapNone/>
                      <wp:docPr id="322" name="Straight Arrow Connector 15"/>
                      <wp:cNvGraphicFramePr/>
                      <a:graphic xmlns:a="http://schemas.openxmlformats.org/drawingml/2006/main">
                        <a:graphicData uri="http://schemas.microsoft.com/office/word/2010/wordprocessingShape">
                          <wps:wsp>
                            <wps:cNvCnPr/>
                            <wps:spPr>
                              <a:xfrm>
                                <a:off x="0" y="0"/>
                                <a:ext cx="0" cy="64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CFE6CEB" id="Straight Arrow Connector 15" o:spid="_x0000_s1026" type="#_x0000_t32" style="position:absolute;margin-left:65.7pt;margin-top:58.95pt;width:0;height:51pt;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891712" behindDoc="0" locked="0" layoutInCell="1" allowOverlap="1" wp14:anchorId="5361352A" wp14:editId="3D464288">
                      <wp:simplePos x="0" y="0"/>
                      <wp:positionH relativeFrom="column">
                        <wp:posOffset>329565</wp:posOffset>
                      </wp:positionH>
                      <wp:positionV relativeFrom="paragraph">
                        <wp:posOffset>463787</wp:posOffset>
                      </wp:positionV>
                      <wp:extent cx="1007745" cy="287655"/>
                      <wp:effectExtent l="0" t="0" r="20955" b="17145"/>
                      <wp:wrapNone/>
                      <wp:docPr id="30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5E52A8F" w14:textId="51C959E7" w:rsidR="00623673" w:rsidRPr="006C2C04" w:rsidRDefault="00623673" w:rsidP="006C2C04">
                                  <w:pPr>
                                    <w:jc w:val="center"/>
                                    <w:rPr>
                                      <w:sz w:val="18"/>
                                      <w:szCs w:val="18"/>
                                    </w:rPr>
                                  </w:pPr>
                                  <w:r w:rsidRPr="006C2C04">
                                    <w:rPr>
                                      <w:sz w:val="18"/>
                                      <w:szCs w:val="18"/>
                                    </w:rPr>
                                    <w:t>Servir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1352A" id="_x0000_s1142" style="position:absolute;left:0;text-align:left;margin-left:25.95pt;margin-top:36.5pt;width:79.35pt;height:22.6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fz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" fillcolor="white [3201]" strokecolor="black [3200]" strokeweight=".25pt">
                      <v:textbox>
                        <w:txbxContent>
                          <w:p w14:paraId="75E52A8F" w14:textId="51C959E7" w:rsidR="00623673" w:rsidRPr="006C2C04" w:rsidRDefault="00623673" w:rsidP="006C2C04">
                            <w:pPr>
                              <w:jc w:val="center"/>
                              <w:rPr>
                                <w:sz w:val="18"/>
                                <w:szCs w:val="18"/>
                              </w:rPr>
                            </w:pPr>
                            <w:r w:rsidRPr="006C2C04">
                              <w:rPr>
                                <w:sz w:val="18"/>
                                <w:szCs w:val="18"/>
                              </w:rPr>
                              <w:t>Servir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41DBD6" w14:textId="702B88DB" w:rsidR="00B42BF6" w:rsidRPr="009E2513" w:rsidRDefault="008D41FA" w:rsidP="00A229C4">
            <w:pPr>
              <w:rPr>
                <w:sz w:val="18"/>
                <w:szCs w:val="18"/>
              </w:rPr>
            </w:pPr>
            <w:r w:rsidRPr="009E2513">
              <w:rPr>
                <w:sz w:val="18"/>
                <w:szCs w:val="18"/>
              </w:rPr>
              <w:t xml:space="preserve">Servir la muestra con agua de mar filtrada, en su totalidad o fraccionada, en cajas </w:t>
            </w:r>
            <w:r w:rsidR="00487F4C">
              <w:rPr>
                <w:sz w:val="18"/>
                <w:szCs w:val="18"/>
              </w:rPr>
              <w:t>Petri</w:t>
            </w:r>
            <w:r w:rsidRPr="009E2513">
              <w:rPr>
                <w:sz w:val="18"/>
                <w:szCs w:val="18"/>
              </w:rPr>
              <w:t xml:space="preserve"> para el conteo y separación del total de organismos pertenecientes a grupos poco abundantes y/o de interés particular de la investigación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29B7E07"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3EB1DA" w14:textId="77777777" w:rsidR="00B42BF6" w:rsidRPr="009E2513" w:rsidRDefault="00B42BF6" w:rsidP="00A229C4">
            <w:pPr>
              <w:rPr>
                <w:sz w:val="18"/>
                <w:szCs w:val="18"/>
              </w:rPr>
            </w:pPr>
            <w:r w:rsidRPr="009E2513">
              <w:rPr>
                <w:sz w:val="18"/>
                <w:szCs w:val="18"/>
              </w:rPr>
              <w:t>No aplica</w:t>
            </w:r>
          </w:p>
        </w:tc>
      </w:tr>
      <w:tr w:rsidR="00B42BF6" w:rsidRPr="0057065A" w14:paraId="128EF526" w14:textId="77777777" w:rsidTr="00107604">
        <w:trPr>
          <w:trHeight w:val="13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77655F" w14:textId="06314CAE" w:rsidR="00B42BF6" w:rsidRPr="009E2513" w:rsidRDefault="008D41FA" w:rsidP="009E2513">
            <w:pPr>
              <w:jc w:val="center"/>
              <w:rPr>
                <w:sz w:val="18"/>
                <w:szCs w:val="18"/>
              </w:rPr>
            </w:pPr>
            <w:r w:rsidRPr="009E2513">
              <w:rPr>
                <w:sz w:val="18"/>
                <w:szCs w:val="18"/>
              </w:rPr>
              <w:t>4</w:t>
            </w:r>
          </w:p>
        </w:tc>
        <w:tc>
          <w:tcPr>
            <w:tcW w:w="2972" w:type="dxa"/>
            <w:tcBorders>
              <w:top w:val="nil"/>
              <w:left w:val="dotted" w:sz="4" w:space="0" w:color="7F7F7F" w:themeColor="text1" w:themeTint="80"/>
              <w:bottom w:val="dashSmallGap" w:sz="4" w:space="0" w:color="FFFFFF" w:themeColor="background1"/>
              <w:right w:val="dotted" w:sz="4" w:space="0" w:color="7F7F7F" w:themeColor="text1" w:themeTint="80"/>
            </w:tcBorders>
          </w:tcPr>
          <w:p w14:paraId="1A78DF1B" w14:textId="05A259E8" w:rsidR="00B42BF6" w:rsidRPr="0057065A" w:rsidRDefault="003815B6" w:rsidP="00A229C4">
            <w:pPr>
              <w:rPr>
                <w:noProof/>
                <w:lang w:eastAsia="es-CO"/>
              </w:rPr>
            </w:pPr>
            <w:r>
              <w:rPr>
                <w:noProof/>
                <w:lang w:eastAsia="es-CO"/>
              </w:rPr>
              <mc:AlternateContent>
                <mc:Choice Requires="wps">
                  <w:drawing>
                    <wp:anchor distT="0" distB="0" distL="114300" distR="114300" simplePos="0" relativeHeight="251925504" behindDoc="0" locked="0" layoutInCell="1" allowOverlap="1" wp14:anchorId="306F4633" wp14:editId="6F6571DE">
                      <wp:simplePos x="0" y="0"/>
                      <wp:positionH relativeFrom="column">
                        <wp:posOffset>832485</wp:posOffset>
                      </wp:positionH>
                      <wp:positionV relativeFrom="paragraph">
                        <wp:posOffset>578485</wp:posOffset>
                      </wp:positionV>
                      <wp:extent cx="0" cy="540000"/>
                      <wp:effectExtent l="76200" t="0" r="57150" b="50800"/>
                      <wp:wrapNone/>
                      <wp:docPr id="303" name="Straight Arrow Connector 15"/>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3B48C06" id="Straight Arrow Connector 15" o:spid="_x0000_s1026" type="#_x0000_t32" style="position:absolute;margin-left:65.55pt;margin-top:45.55pt;width:0;height:42.5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12192" behindDoc="0" locked="0" layoutInCell="1" allowOverlap="1" wp14:anchorId="6489011A" wp14:editId="1BF438E6">
                      <wp:simplePos x="0" y="0"/>
                      <wp:positionH relativeFrom="column">
                        <wp:posOffset>332115</wp:posOffset>
                      </wp:positionH>
                      <wp:positionV relativeFrom="paragraph">
                        <wp:posOffset>287598</wp:posOffset>
                      </wp:positionV>
                      <wp:extent cx="1007745" cy="287655"/>
                      <wp:effectExtent l="0" t="0" r="20955" b="17145"/>
                      <wp:wrapNone/>
                      <wp:docPr id="30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39E93FA" w14:textId="7E833AA6" w:rsidR="00623673" w:rsidRPr="006C2C04" w:rsidRDefault="00623673" w:rsidP="006C2C04">
                                  <w:pPr>
                                    <w:jc w:val="center"/>
                                    <w:rPr>
                                      <w:sz w:val="18"/>
                                      <w:szCs w:val="18"/>
                                    </w:rPr>
                                  </w:pPr>
                                  <w:r w:rsidRPr="006C2C04">
                                    <w:rPr>
                                      <w:sz w:val="18"/>
                                      <w:szCs w:val="18"/>
                                    </w:rPr>
                                    <w:t>Almacenar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9011A" id="_x0000_s1143" style="position:absolute;left:0;text-align:left;margin-left:26.15pt;margin-top:22.65pt;width:79.35pt;height:22.6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89+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" fillcolor="white [3201]" strokecolor="black [3200]" strokeweight=".25pt">
                      <v:textbox>
                        <w:txbxContent>
                          <w:p w14:paraId="739E93FA" w14:textId="7E833AA6" w:rsidR="00623673" w:rsidRPr="006C2C04" w:rsidRDefault="00623673" w:rsidP="006C2C04">
                            <w:pPr>
                              <w:jc w:val="center"/>
                              <w:rPr>
                                <w:sz w:val="18"/>
                                <w:szCs w:val="18"/>
                              </w:rPr>
                            </w:pPr>
                            <w:r w:rsidRPr="006C2C04">
                              <w:rPr>
                                <w:sz w:val="18"/>
                                <w:szCs w:val="18"/>
                              </w:rPr>
                              <w:t>Almacenar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9F91C8E" w14:textId="3BB3228C" w:rsidR="008D41FA" w:rsidRPr="009E2513" w:rsidRDefault="008D41FA" w:rsidP="00A229C4">
            <w:pPr>
              <w:rPr>
                <w:sz w:val="18"/>
                <w:szCs w:val="18"/>
              </w:rPr>
            </w:pPr>
            <w:r w:rsidRPr="009E2513">
              <w:rPr>
                <w:sz w:val="18"/>
                <w:szCs w:val="18"/>
              </w:rPr>
              <w:t>Almacenar cada grupo en recipientes d</w:t>
            </w:r>
            <w:r w:rsidR="005A4A9A">
              <w:rPr>
                <w:sz w:val="18"/>
                <w:szCs w:val="18"/>
              </w:rPr>
              <w:t xml:space="preserve">e tamaño adecuado y debidamente </w:t>
            </w:r>
            <w:r w:rsidRPr="009E2513">
              <w:rPr>
                <w:sz w:val="18"/>
                <w:szCs w:val="18"/>
              </w:rPr>
              <w:t xml:space="preserve">rotulados, preservar con formaldehído </w:t>
            </w:r>
            <w:proofErr w:type="spellStart"/>
            <w:r w:rsidRPr="009E2513">
              <w:rPr>
                <w:sz w:val="18"/>
                <w:szCs w:val="18"/>
              </w:rPr>
              <w:t>buferizado</w:t>
            </w:r>
            <w:proofErr w:type="spellEnd"/>
            <w:r w:rsidRPr="009E2513">
              <w:rPr>
                <w:sz w:val="18"/>
                <w:szCs w:val="18"/>
              </w:rPr>
              <w:t xml:space="preserve"> al 4 % para su posterior</w:t>
            </w:r>
          </w:p>
          <w:p w14:paraId="2A13D05F" w14:textId="14C95BBD" w:rsidR="00B42BF6" w:rsidRPr="009E2513" w:rsidRDefault="008D41FA" w:rsidP="00A229C4">
            <w:pPr>
              <w:rPr>
                <w:sz w:val="18"/>
                <w:szCs w:val="18"/>
                <w:lang w:val="es-ES"/>
              </w:rPr>
            </w:pPr>
            <w:r w:rsidRPr="009E2513">
              <w:rPr>
                <w:sz w:val="18"/>
                <w:szCs w:val="18"/>
              </w:rPr>
              <w:t>identificación.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52DA3E1"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F4C0A2" w14:textId="77777777" w:rsidR="00B42BF6" w:rsidRPr="009E2513" w:rsidRDefault="00B42BF6" w:rsidP="00A229C4">
            <w:pPr>
              <w:rPr>
                <w:sz w:val="18"/>
                <w:szCs w:val="18"/>
              </w:rPr>
            </w:pPr>
            <w:r w:rsidRPr="009E2513">
              <w:rPr>
                <w:sz w:val="18"/>
                <w:szCs w:val="18"/>
              </w:rPr>
              <w:t>No aplica</w:t>
            </w:r>
          </w:p>
        </w:tc>
      </w:tr>
      <w:tr w:rsidR="00B42BF6" w:rsidRPr="0057065A" w14:paraId="14B470AD" w14:textId="77777777" w:rsidTr="00107604">
        <w:trPr>
          <w:trHeight w:val="107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436A2EF" w14:textId="2FE15A39" w:rsidR="00B42BF6" w:rsidRPr="009E2513" w:rsidRDefault="008D41FA" w:rsidP="009E2513">
            <w:pPr>
              <w:jc w:val="center"/>
              <w:rPr>
                <w:sz w:val="18"/>
                <w:szCs w:val="18"/>
              </w:rPr>
            </w:pPr>
            <w:r w:rsidRPr="009E2513">
              <w:rPr>
                <w:sz w:val="18"/>
                <w:szCs w:val="18"/>
              </w:rPr>
              <w:t>5</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F157A8D" w14:textId="6B1C02E4" w:rsidR="00B42BF6" w:rsidRPr="0057065A" w:rsidRDefault="003815B6" w:rsidP="00A229C4">
            <w:r>
              <w:rPr>
                <w:noProof/>
                <w:lang w:eastAsia="es-CO"/>
              </w:rPr>
              <mc:AlternateContent>
                <mc:Choice Requires="wps">
                  <w:drawing>
                    <wp:anchor distT="0" distB="0" distL="114300" distR="114300" simplePos="0" relativeHeight="251898880" behindDoc="0" locked="0" layoutInCell="1" allowOverlap="1" wp14:anchorId="450BDDB2" wp14:editId="4EE07E9D">
                      <wp:simplePos x="0" y="0"/>
                      <wp:positionH relativeFrom="column">
                        <wp:posOffset>821690</wp:posOffset>
                      </wp:positionH>
                      <wp:positionV relativeFrom="paragraph">
                        <wp:posOffset>530860</wp:posOffset>
                      </wp:positionV>
                      <wp:extent cx="0" cy="252000"/>
                      <wp:effectExtent l="76200" t="0" r="57150" b="53340"/>
                      <wp:wrapNone/>
                      <wp:docPr id="305" name="Conector recto de flecha 26"/>
                      <wp:cNvGraphicFramePr/>
                      <a:graphic xmlns:a="http://schemas.openxmlformats.org/drawingml/2006/main">
                        <a:graphicData uri="http://schemas.microsoft.com/office/word/2010/wordprocessingShape">
                          <wps:wsp>
                            <wps:cNvCnPr/>
                            <wps:spPr>
                              <a:xfrm>
                                <a:off x="0" y="0"/>
                                <a:ext cx="0" cy="25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DA0A2" id="Conector recto de flecha 26" o:spid="_x0000_s1026" type="#_x0000_t32" style="position:absolute;margin-left:64.7pt;margin-top:41.8pt;width:0;height:19.8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13216" behindDoc="0" locked="0" layoutInCell="1" allowOverlap="1" wp14:anchorId="302A2CEF" wp14:editId="07C3CC61">
                      <wp:simplePos x="0" y="0"/>
                      <wp:positionH relativeFrom="column">
                        <wp:posOffset>337185</wp:posOffset>
                      </wp:positionH>
                      <wp:positionV relativeFrom="paragraph">
                        <wp:posOffset>261536</wp:posOffset>
                      </wp:positionV>
                      <wp:extent cx="1007745" cy="287655"/>
                      <wp:effectExtent l="0" t="0" r="20955" b="17145"/>
                      <wp:wrapNone/>
                      <wp:docPr id="30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59FCA8B" w14:textId="0EC775D3" w:rsidR="00623673" w:rsidRPr="006C2C04" w:rsidRDefault="00623673" w:rsidP="006C2C04">
                                  <w:pPr>
                                    <w:jc w:val="center"/>
                                    <w:rPr>
                                      <w:sz w:val="18"/>
                                      <w:szCs w:val="18"/>
                                    </w:rPr>
                                  </w:pPr>
                                  <w:r w:rsidRPr="006C2C04">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2CEF" id="_x0000_s1144" style="position:absolute;left:0;text-align:left;margin-left:26.55pt;margin-top:20.6pt;width:79.35pt;height:22.6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Hc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" fillcolor="white [3201]" strokecolor="black [3200]" strokeweight=".25pt">
                      <v:textbox>
                        <w:txbxContent>
                          <w:p w14:paraId="259FCA8B" w14:textId="0EC775D3" w:rsidR="00623673" w:rsidRPr="006C2C04" w:rsidRDefault="00623673" w:rsidP="006C2C04">
                            <w:pPr>
                              <w:jc w:val="center"/>
                              <w:rPr>
                                <w:sz w:val="18"/>
                                <w:szCs w:val="18"/>
                              </w:rPr>
                            </w:pPr>
                            <w:r w:rsidRPr="006C2C04">
                              <w:rPr>
                                <w:sz w:val="18"/>
                                <w:szCs w:val="18"/>
                              </w:rPr>
                              <w:t>Depositar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60B30E3" w14:textId="08F3C32A" w:rsidR="00B42BF6" w:rsidRPr="009E2513" w:rsidRDefault="003815B6" w:rsidP="00A229C4">
            <w:pPr>
              <w:rPr>
                <w:sz w:val="18"/>
                <w:szCs w:val="18"/>
              </w:rPr>
            </w:pPr>
            <w:r w:rsidRPr="009E2513">
              <w:rPr>
                <w:sz w:val="18"/>
                <w:szCs w:val="18"/>
              </w:rPr>
              <w:t>Para el análisis de los grupos más abundantes, depositar el volumen restante de la muestra en su recipiente original y preservar para su posterior análisis.</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65F611C"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1D578D" w14:textId="77777777" w:rsidR="00B42BF6" w:rsidRPr="009E2513" w:rsidRDefault="00B42BF6" w:rsidP="00A229C4">
            <w:pPr>
              <w:rPr>
                <w:sz w:val="18"/>
                <w:szCs w:val="18"/>
              </w:rPr>
            </w:pPr>
            <w:r w:rsidRPr="009E2513">
              <w:rPr>
                <w:sz w:val="18"/>
                <w:szCs w:val="18"/>
              </w:rPr>
              <w:t>No aplica</w:t>
            </w:r>
          </w:p>
        </w:tc>
      </w:tr>
      <w:tr w:rsidR="00B42BF6" w:rsidRPr="0057065A" w14:paraId="26F7D8C9" w14:textId="77777777" w:rsidTr="00107604">
        <w:trPr>
          <w:trHeight w:val="73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E39F65A" w14:textId="68F303EB" w:rsidR="00B42BF6" w:rsidRPr="009E2513" w:rsidRDefault="006C1691" w:rsidP="009E2513">
            <w:pPr>
              <w:jc w:val="center"/>
              <w:rPr>
                <w:sz w:val="18"/>
                <w:szCs w:val="18"/>
              </w:rPr>
            </w:pPr>
            <w:r w:rsidRPr="009E2513">
              <w:rPr>
                <w:sz w:val="18"/>
                <w:szCs w:val="18"/>
              </w:rPr>
              <w:t>6</w:t>
            </w:r>
          </w:p>
        </w:tc>
        <w:tc>
          <w:tcPr>
            <w:tcW w:w="2972" w:type="dxa"/>
            <w:tcBorders>
              <w:top w:val="dashSmallGap" w:sz="4" w:space="0" w:color="A6A6A6" w:themeColor="background1" w:themeShade="A6"/>
              <w:left w:val="dotted" w:sz="4" w:space="0" w:color="7F7F7F" w:themeColor="text1" w:themeTint="80"/>
              <w:bottom w:val="dashSmallGap" w:sz="4" w:space="0" w:color="FFFFFF" w:themeColor="background1"/>
              <w:right w:val="dotted" w:sz="4" w:space="0" w:color="7F7F7F" w:themeColor="text1" w:themeTint="80"/>
            </w:tcBorders>
          </w:tcPr>
          <w:p w14:paraId="30ACA387" w14:textId="5E98B0FA" w:rsidR="00B42BF6" w:rsidRPr="0057065A" w:rsidRDefault="006C1691" w:rsidP="00A229C4">
            <w:pPr>
              <w:rPr>
                <w:noProof/>
                <w:lang w:eastAsia="es-CO"/>
              </w:rPr>
            </w:pPr>
            <w:r>
              <w:rPr>
                <w:noProof/>
                <w:lang w:eastAsia="es-CO"/>
              </w:rPr>
              <mc:AlternateContent>
                <mc:Choice Requires="wps">
                  <w:drawing>
                    <wp:anchor distT="0" distB="0" distL="114300" distR="114300" simplePos="0" relativeHeight="251922432" behindDoc="0" locked="0" layoutInCell="1" allowOverlap="1" wp14:anchorId="626A8925" wp14:editId="1EDF0AEA">
                      <wp:simplePos x="0" y="0"/>
                      <wp:positionH relativeFrom="column">
                        <wp:posOffset>831850</wp:posOffset>
                      </wp:positionH>
                      <wp:positionV relativeFrom="paragraph">
                        <wp:posOffset>321310</wp:posOffset>
                      </wp:positionV>
                      <wp:extent cx="0" cy="576000"/>
                      <wp:effectExtent l="76200" t="0" r="57150" b="52705"/>
                      <wp:wrapNone/>
                      <wp:docPr id="313" name="Conector recto de flecha 26"/>
                      <wp:cNvGraphicFramePr/>
                      <a:graphic xmlns:a="http://schemas.openxmlformats.org/drawingml/2006/main">
                        <a:graphicData uri="http://schemas.microsoft.com/office/word/2010/wordprocessingShape">
                          <wps:wsp>
                            <wps:cNvCnPr/>
                            <wps:spPr>
                              <a:xfrm>
                                <a:off x="0" y="0"/>
                                <a:ext cx="0" cy="57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F848E" id="Conector recto de flecha 26" o:spid="_x0000_s1026" type="#_x0000_t32" style="position:absolute;margin-left:65.5pt;margin-top:25.3pt;width:0;height:45.3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" strokecolor="black [3040]">
                      <v:stroke endarrow="block"/>
                    </v:shape>
                  </w:pict>
                </mc:Fallback>
              </mc:AlternateContent>
            </w:r>
            <w:r w:rsidR="003815B6" w:rsidRPr="0057065A">
              <w:rPr>
                <w:noProof/>
                <w:lang w:eastAsia="es-CO"/>
              </w:rPr>
              <mc:AlternateContent>
                <mc:Choice Requires="wps">
                  <w:drawing>
                    <wp:anchor distT="0" distB="0" distL="114300" distR="114300" simplePos="0" relativeHeight="251929600" behindDoc="0" locked="0" layoutInCell="1" allowOverlap="1" wp14:anchorId="17E9BD06" wp14:editId="67D909B6">
                      <wp:simplePos x="0" y="0"/>
                      <wp:positionH relativeFrom="column">
                        <wp:posOffset>542458</wp:posOffset>
                      </wp:positionH>
                      <wp:positionV relativeFrom="paragraph">
                        <wp:posOffset>81867</wp:posOffset>
                      </wp:positionV>
                      <wp:extent cx="595222" cy="287655"/>
                      <wp:effectExtent l="0" t="0" r="14605" b="17145"/>
                      <wp:wrapNone/>
                      <wp:docPr id="323" name="6 Rectángulo"/>
                      <wp:cNvGraphicFramePr/>
                      <a:graphic xmlns:a="http://schemas.openxmlformats.org/drawingml/2006/main">
                        <a:graphicData uri="http://schemas.microsoft.com/office/word/2010/wordprocessingShape">
                          <wps:wsp>
                            <wps:cNvSpPr/>
                            <wps:spPr>
                              <a:xfrm>
                                <a:off x="0" y="0"/>
                                <a:ext cx="595222"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EA7CE7C" w14:textId="5FA4BE36" w:rsidR="00623673" w:rsidRPr="006C2C04" w:rsidRDefault="00623673" w:rsidP="006C2C04">
                                  <w:pPr>
                                    <w:jc w:val="center"/>
                                    <w:rPr>
                                      <w:sz w:val="18"/>
                                      <w:szCs w:val="18"/>
                                    </w:rPr>
                                  </w:pPr>
                                  <w:r w:rsidRPr="006C2C04">
                                    <w:rPr>
                                      <w:sz w:val="18"/>
                                      <w:szCs w:val="18"/>
                                    </w:rPr>
                                    <w:t>Lavar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9BD06" id="_x0000_s1145" style="position:absolute;left:0;text-align:left;margin-left:42.7pt;margin-top:6.45pt;width:46.85pt;height:22.6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" fillcolor="white [3201]" strokecolor="black [3200]" strokeweight=".25pt">
                      <v:textbox>
                        <w:txbxContent>
                          <w:p w14:paraId="6EA7CE7C" w14:textId="5FA4BE36" w:rsidR="00623673" w:rsidRPr="006C2C04" w:rsidRDefault="00623673" w:rsidP="006C2C04">
                            <w:pPr>
                              <w:jc w:val="center"/>
                              <w:rPr>
                                <w:sz w:val="18"/>
                                <w:szCs w:val="18"/>
                              </w:rPr>
                            </w:pPr>
                            <w:r w:rsidRPr="006C2C04">
                              <w:rPr>
                                <w:sz w:val="18"/>
                                <w:szCs w:val="18"/>
                              </w:rPr>
                              <w:t>Lavar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0A3ACC" w14:textId="2747AB7C" w:rsidR="003815B6" w:rsidRPr="005A4A9A" w:rsidRDefault="003815B6" w:rsidP="00A229C4">
            <w:pPr>
              <w:rPr>
                <w:sz w:val="18"/>
                <w:szCs w:val="18"/>
              </w:rPr>
            </w:pPr>
            <w:r w:rsidRPr="009E2513">
              <w:rPr>
                <w:sz w:val="18"/>
                <w:szCs w:val="18"/>
              </w:rPr>
              <w:t xml:space="preserve">Lavar la muestra con abundante agua de mar filtrada y medir su volumen en un </w:t>
            </w:r>
            <w:proofErr w:type="spellStart"/>
            <w:r w:rsidRPr="009E2513">
              <w:rPr>
                <w:sz w:val="18"/>
                <w:szCs w:val="18"/>
              </w:rPr>
              <w:t>beaker</w:t>
            </w:r>
            <w:proofErr w:type="spellEnd"/>
            <w:r w:rsidRPr="009E2513">
              <w:rPr>
                <w:sz w:val="18"/>
                <w:szCs w:val="18"/>
              </w:rPr>
              <w:t xml:space="preserve"> volumétrico.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7E8C43"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2D7AC41" w14:textId="77777777" w:rsidR="00B42BF6" w:rsidRPr="009E2513" w:rsidRDefault="00B42BF6" w:rsidP="00A229C4">
            <w:pPr>
              <w:rPr>
                <w:sz w:val="18"/>
                <w:szCs w:val="18"/>
              </w:rPr>
            </w:pPr>
            <w:r w:rsidRPr="009E2513">
              <w:rPr>
                <w:sz w:val="18"/>
                <w:szCs w:val="18"/>
              </w:rPr>
              <w:t>No aplica</w:t>
            </w:r>
          </w:p>
        </w:tc>
      </w:tr>
      <w:tr w:rsidR="00B42BF6" w:rsidRPr="0057065A" w14:paraId="1389BBEB" w14:textId="77777777" w:rsidTr="00107604">
        <w:trPr>
          <w:trHeight w:val="13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446015" w14:textId="43197DDD" w:rsidR="00B42BF6" w:rsidRPr="00500A77" w:rsidRDefault="003369EB" w:rsidP="00500A77">
            <w:pPr>
              <w:jc w:val="center"/>
              <w:rPr>
                <w:sz w:val="18"/>
                <w:szCs w:val="18"/>
              </w:rPr>
            </w:pPr>
            <w:r w:rsidRPr="00500A77">
              <w:rPr>
                <w:sz w:val="18"/>
                <w:szCs w:val="18"/>
              </w:rPr>
              <w:t>7</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326AD92" w14:textId="3863B2A6" w:rsidR="00B42BF6" w:rsidRPr="0057065A" w:rsidRDefault="00333C51" w:rsidP="00A229C4">
            <w:pPr>
              <w:rPr>
                <w:noProof/>
                <w:lang w:eastAsia="es-CO"/>
              </w:rPr>
            </w:pPr>
            <w:r w:rsidRPr="0057065A">
              <w:rPr>
                <w:noProof/>
                <w:lang w:eastAsia="es-CO"/>
              </w:rPr>
              <mc:AlternateContent>
                <mc:Choice Requires="wps">
                  <w:drawing>
                    <wp:anchor distT="0" distB="0" distL="114300" distR="114300" simplePos="0" relativeHeight="251921408" behindDoc="0" locked="0" layoutInCell="1" allowOverlap="1" wp14:anchorId="572EF87E" wp14:editId="3F214275">
                      <wp:simplePos x="0" y="0"/>
                      <wp:positionH relativeFrom="column">
                        <wp:posOffset>320040</wp:posOffset>
                      </wp:positionH>
                      <wp:positionV relativeFrom="paragraph">
                        <wp:posOffset>414020</wp:posOffset>
                      </wp:positionV>
                      <wp:extent cx="1007745" cy="287655"/>
                      <wp:effectExtent l="0" t="0" r="20955" b="17145"/>
                      <wp:wrapNone/>
                      <wp:docPr id="31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5E44F9A" w14:textId="7FC52DAD" w:rsidR="00623673" w:rsidRPr="000739B8" w:rsidRDefault="00623673" w:rsidP="000739B8">
                                  <w:pPr>
                                    <w:jc w:val="center"/>
                                    <w:rPr>
                                      <w:sz w:val="18"/>
                                      <w:szCs w:val="18"/>
                                      <w:lang w:val="en-US"/>
                                    </w:rPr>
                                  </w:pPr>
                                  <w:r w:rsidRPr="000739B8">
                                    <w:rPr>
                                      <w:sz w:val="18"/>
                                      <w:szCs w:val="18"/>
                                      <w:lang w:val="en-US"/>
                                    </w:rPr>
                                    <w:t>Estandarizar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EF87E" id="_x0000_s1146" style="position:absolute;left:0;text-align:left;margin-left:25.2pt;margin-top:32.6pt;width:79.35pt;height:22.6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LY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" fillcolor="white [3201]" strokecolor="black [3200]" strokeweight=".25pt">
                      <v:textbox>
                        <w:txbxContent>
                          <w:p w14:paraId="45E44F9A" w14:textId="7FC52DAD" w:rsidR="00623673" w:rsidRPr="000739B8" w:rsidRDefault="00623673" w:rsidP="000739B8">
                            <w:pPr>
                              <w:jc w:val="center"/>
                              <w:rPr>
                                <w:sz w:val="18"/>
                                <w:szCs w:val="18"/>
                                <w:lang w:val="en-US"/>
                              </w:rPr>
                            </w:pPr>
                            <w:r w:rsidRPr="000739B8">
                              <w:rPr>
                                <w:sz w:val="18"/>
                                <w:szCs w:val="18"/>
                                <w:lang w:val="en-US"/>
                              </w:rPr>
                              <w:t>Estandarizar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DD6665" w14:textId="7722ED4C" w:rsidR="00B42BF6" w:rsidRPr="00500A77" w:rsidRDefault="006C1691" w:rsidP="00A229C4">
            <w:pPr>
              <w:rPr>
                <w:sz w:val="18"/>
                <w:szCs w:val="18"/>
                <w:lang w:val="es-ES"/>
              </w:rPr>
            </w:pPr>
            <w:r w:rsidRPr="00500A77">
              <w:rPr>
                <w:sz w:val="18"/>
                <w:szCs w:val="18"/>
              </w:rPr>
              <w:t>Dependiendo de la cantidad de organismos, concentrar por filtración o adicionar agua de mar filtrada, hasta llevar a un volumen estándar; basado en la experiencia del analista.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1AE1EE9" w14:textId="77777777" w:rsidR="00B42BF6" w:rsidRPr="00500A77" w:rsidRDefault="00B42BF6"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FE4B1E7" w14:textId="77777777" w:rsidR="00B42BF6" w:rsidRPr="00500A77" w:rsidRDefault="00B42BF6" w:rsidP="00A229C4">
            <w:pPr>
              <w:rPr>
                <w:sz w:val="18"/>
                <w:szCs w:val="18"/>
              </w:rPr>
            </w:pPr>
            <w:r w:rsidRPr="00500A77">
              <w:rPr>
                <w:sz w:val="18"/>
                <w:szCs w:val="18"/>
              </w:rPr>
              <w:t>No aplica</w:t>
            </w:r>
          </w:p>
        </w:tc>
      </w:tr>
      <w:tr w:rsidR="00B42BF6" w:rsidRPr="0057065A" w14:paraId="51BB7A65" w14:textId="77777777" w:rsidTr="00107604">
        <w:trPr>
          <w:trHeight w:val="147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FAE769" w14:textId="3F0D9D31" w:rsidR="00B42BF6" w:rsidRPr="00500A77" w:rsidRDefault="003369EB" w:rsidP="00500A77">
            <w:pPr>
              <w:jc w:val="center"/>
              <w:rPr>
                <w:sz w:val="18"/>
                <w:szCs w:val="18"/>
              </w:rPr>
            </w:pPr>
            <w:r w:rsidRPr="00500A77">
              <w:rPr>
                <w:sz w:val="18"/>
                <w:szCs w:val="18"/>
              </w:rPr>
              <w:t>8</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58C7419" w14:textId="70B28FE4" w:rsidR="00B42BF6" w:rsidRPr="0057065A" w:rsidRDefault="00333C51" w:rsidP="00A229C4">
            <w:r>
              <w:rPr>
                <w:noProof/>
                <w:lang w:eastAsia="es-CO"/>
              </w:rPr>
              <mc:AlternateContent>
                <mc:Choice Requires="wps">
                  <w:drawing>
                    <wp:anchor distT="0" distB="0" distL="114300" distR="114300" simplePos="0" relativeHeight="251894784" behindDoc="0" locked="0" layoutInCell="1" allowOverlap="1" wp14:anchorId="1844283A" wp14:editId="261E89BA">
                      <wp:simplePos x="0" y="0"/>
                      <wp:positionH relativeFrom="column">
                        <wp:posOffset>826770</wp:posOffset>
                      </wp:positionH>
                      <wp:positionV relativeFrom="paragraph">
                        <wp:posOffset>-168275</wp:posOffset>
                      </wp:positionV>
                      <wp:extent cx="0" cy="396000"/>
                      <wp:effectExtent l="76200" t="0" r="57150" b="61595"/>
                      <wp:wrapNone/>
                      <wp:docPr id="315" name="Conector recto de flecha 315"/>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51597E1" id="Conector recto de flecha 315" o:spid="_x0000_s1026" type="#_x0000_t32" style="position:absolute;margin-left:65.1pt;margin-top:-13.25pt;width:0;height:31.2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" strokecolor="black [3040]">
                      <v:stroke endarrow="block"/>
                    </v:shape>
                  </w:pict>
                </mc:Fallback>
              </mc:AlternateContent>
            </w:r>
            <w:r w:rsidR="00F729F9">
              <w:rPr>
                <w:noProof/>
                <w:lang w:eastAsia="es-CO"/>
              </w:rPr>
              <mc:AlternateContent>
                <mc:Choice Requires="wps">
                  <w:drawing>
                    <wp:anchor distT="0" distB="0" distL="114300" distR="114300" simplePos="0" relativeHeight="251895808" behindDoc="0" locked="0" layoutInCell="1" allowOverlap="1" wp14:anchorId="583D137A" wp14:editId="769A0BF8">
                      <wp:simplePos x="0" y="0"/>
                      <wp:positionH relativeFrom="column">
                        <wp:posOffset>805180</wp:posOffset>
                      </wp:positionH>
                      <wp:positionV relativeFrom="paragraph">
                        <wp:posOffset>484505</wp:posOffset>
                      </wp:positionV>
                      <wp:extent cx="0" cy="540000"/>
                      <wp:effectExtent l="76200" t="0" r="57150" b="50800"/>
                      <wp:wrapNone/>
                      <wp:docPr id="317" name="Conector recto de flecha 47"/>
                      <wp:cNvGraphicFramePr/>
                      <a:graphic xmlns:a="http://schemas.openxmlformats.org/drawingml/2006/main">
                        <a:graphicData uri="http://schemas.microsoft.com/office/word/2010/wordprocessingShape">
                          <wps:wsp>
                            <wps:cNvCnPr/>
                            <wps:spPr>
                              <a:xfrm>
                                <a:off x="0" y="0"/>
                                <a:ext cx="0" cy="54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3693127" id="Conector recto de flecha 47" o:spid="_x0000_s1026" type="#_x0000_t32" style="position:absolute;margin-left:63.4pt;margin-top:38.15pt;width:0;height:42.5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" strokecolor="black [3040]">
                      <v:stroke endarrow="block"/>
                    </v:shape>
                  </w:pict>
                </mc:Fallback>
              </mc:AlternateContent>
            </w:r>
            <w:r w:rsidR="000739B8" w:rsidRPr="0057065A">
              <w:rPr>
                <w:noProof/>
                <w:lang w:eastAsia="es-CO"/>
              </w:rPr>
              <mc:AlternateContent>
                <mc:Choice Requires="wps">
                  <w:drawing>
                    <wp:anchor distT="0" distB="0" distL="114300" distR="114300" simplePos="0" relativeHeight="251924480" behindDoc="0" locked="0" layoutInCell="1" allowOverlap="1" wp14:anchorId="21D92B04" wp14:editId="0B1A5CA1">
                      <wp:simplePos x="0" y="0"/>
                      <wp:positionH relativeFrom="column">
                        <wp:posOffset>319405</wp:posOffset>
                      </wp:positionH>
                      <wp:positionV relativeFrom="paragraph">
                        <wp:posOffset>228600</wp:posOffset>
                      </wp:positionV>
                      <wp:extent cx="1007745" cy="287655"/>
                      <wp:effectExtent l="0" t="0" r="20955" b="17145"/>
                      <wp:wrapNone/>
                      <wp:docPr id="31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2CEA009" w14:textId="06062882" w:rsidR="00623673" w:rsidRPr="006E38EA" w:rsidRDefault="00623673" w:rsidP="000739B8">
                                  <w:pPr>
                                    <w:jc w:val="center"/>
                                    <w:rPr>
                                      <w:lang w:val="en-US"/>
                                    </w:rPr>
                                  </w:pPr>
                                  <w:r w:rsidRPr="000739B8">
                                    <w:rPr>
                                      <w:sz w:val="18"/>
                                      <w:szCs w:val="18"/>
                                      <w:lang w:val="en-US"/>
                                    </w:rPr>
                                    <w:t>Homogenizar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92B04" id="_x0000_s1147" style="position:absolute;left:0;text-align:left;margin-left:25.15pt;margin-top:18pt;width:79.35pt;height:22.6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dpV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" fillcolor="white [3201]" strokecolor="black [3200]" strokeweight=".25pt">
                      <v:textbox>
                        <w:txbxContent>
                          <w:p w14:paraId="62CEA009" w14:textId="06062882" w:rsidR="00623673" w:rsidRPr="006E38EA" w:rsidRDefault="00623673" w:rsidP="000739B8">
                            <w:pPr>
                              <w:jc w:val="center"/>
                              <w:rPr>
                                <w:lang w:val="en-US"/>
                              </w:rPr>
                            </w:pPr>
                            <w:r w:rsidRPr="000739B8">
                              <w:rPr>
                                <w:sz w:val="18"/>
                                <w:szCs w:val="18"/>
                                <w:lang w:val="en-US"/>
                              </w:rPr>
                              <w:t>Homogenizar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D14B98B" w14:textId="58B60895" w:rsidR="00B42BF6" w:rsidRPr="00500A77" w:rsidRDefault="003369EB" w:rsidP="00A229C4">
            <w:pPr>
              <w:rPr>
                <w:sz w:val="18"/>
                <w:szCs w:val="18"/>
              </w:rPr>
            </w:pPr>
            <w:r w:rsidRPr="00500A77">
              <w:rPr>
                <w:sz w:val="18"/>
                <w:szCs w:val="18"/>
              </w:rPr>
              <w:t xml:space="preserve">Con una pipeta </w:t>
            </w:r>
            <w:proofErr w:type="spellStart"/>
            <w:r w:rsidRPr="00500A77">
              <w:rPr>
                <w:sz w:val="18"/>
                <w:szCs w:val="18"/>
              </w:rPr>
              <w:t>Hensen-Stempel</w:t>
            </w:r>
            <w:proofErr w:type="spellEnd"/>
            <w:r w:rsidRPr="00500A77">
              <w:rPr>
                <w:sz w:val="18"/>
                <w:szCs w:val="18"/>
              </w:rPr>
              <w:t xml:space="preserve"> homogeneizar la muestra agitándola en forma circular. El volumen estandarizado debe ser el mismo para todas las muestras provenientes de un mismo muestreo.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1EBDA6" w14:textId="77777777" w:rsidR="00B42BF6" w:rsidRPr="00500A77" w:rsidRDefault="00B42BF6"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95E4CF8" w14:textId="77777777" w:rsidR="00B42BF6" w:rsidRPr="00500A77" w:rsidRDefault="00B42BF6" w:rsidP="00A229C4">
            <w:pPr>
              <w:rPr>
                <w:sz w:val="18"/>
                <w:szCs w:val="18"/>
              </w:rPr>
            </w:pPr>
            <w:r w:rsidRPr="00500A77">
              <w:rPr>
                <w:sz w:val="18"/>
                <w:szCs w:val="18"/>
              </w:rPr>
              <w:t>No aplica</w:t>
            </w:r>
          </w:p>
        </w:tc>
      </w:tr>
      <w:tr w:rsidR="005A4A9A" w:rsidRPr="0057065A" w14:paraId="193F4942"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22CBABC" w14:textId="77777777" w:rsidR="005A4A9A" w:rsidRPr="00500A77" w:rsidRDefault="005A4A9A" w:rsidP="00500A77">
            <w:pPr>
              <w:jc w:val="center"/>
              <w:rPr>
                <w:sz w:val="18"/>
                <w:szCs w:val="18"/>
              </w:rPr>
            </w:pP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904A446" w14:textId="5872CF49" w:rsidR="005A4A9A" w:rsidRDefault="006F0658" w:rsidP="00A229C4">
            <w:pPr>
              <w:rPr>
                <w:noProof/>
                <w:lang w:eastAsia="es-CO"/>
              </w:rPr>
            </w:pPr>
            <w:r>
              <w:rPr>
                <w:noProof/>
                <w:lang w:eastAsia="es-CO"/>
              </w:rPr>
              <mc:AlternateContent>
                <mc:Choice Requires="wps">
                  <w:drawing>
                    <wp:anchor distT="0" distB="0" distL="114300" distR="114300" simplePos="0" relativeHeight="251933696" behindDoc="0" locked="0" layoutInCell="1" allowOverlap="1" wp14:anchorId="1E2003DB" wp14:editId="5345CD6E">
                      <wp:simplePos x="0" y="0"/>
                      <wp:positionH relativeFrom="column">
                        <wp:posOffset>665922</wp:posOffset>
                      </wp:positionH>
                      <wp:positionV relativeFrom="paragraph">
                        <wp:posOffset>73605</wp:posOffset>
                      </wp:positionV>
                      <wp:extent cx="259080" cy="279400"/>
                      <wp:effectExtent l="0" t="0" r="26670" b="25400"/>
                      <wp:wrapNone/>
                      <wp:docPr id="325" name="Conector fuera de página 49"/>
                      <wp:cNvGraphicFramePr/>
                      <a:graphic xmlns:a="http://schemas.openxmlformats.org/drawingml/2006/main">
                        <a:graphicData uri="http://schemas.microsoft.com/office/word/2010/wordprocessingShape">
                          <wps:wsp>
                            <wps:cNvSpPr/>
                            <wps:spPr>
                              <a:xfrm>
                                <a:off x="0" y="0"/>
                                <a:ext cx="259080" cy="279400"/>
                              </a:xfrm>
                              <a:prstGeom prst="flowChartOffpage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E928E" id="_x0000_t177" coordsize="21600,21600" o:spt="177" path="m,l21600,r,17255l10800,21600,,17255xe">
                      <v:stroke joinstyle="miter"/>
                      <v:path gradientshapeok="t" o:connecttype="rect" textboxrect="0,0,21600,17255"/>
                    </v:shapetype>
                    <v:shape id="Conector fuera de página 49" o:spid="_x0000_s1026" type="#_x0000_t177" style="position:absolute;margin-left:52.45pt;margin-top:5.8pt;width:20.4pt;height:22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" fillcolor="white [3201]" strokecolor="black [3200]" strokeweight=".25pt"/>
                  </w:pict>
                </mc:Fallback>
              </mc:AlternateContent>
            </w:r>
            <w:r w:rsidRPr="00C600EA">
              <w:rPr>
                <w:noProof/>
                <w:sz w:val="18"/>
                <w:lang w:eastAsia="es-CO"/>
              </w:rPr>
              <mc:AlternateContent>
                <mc:Choice Requires="wps">
                  <w:drawing>
                    <wp:anchor distT="45720" distB="45720" distL="114300" distR="114300" simplePos="0" relativeHeight="251934720" behindDoc="0" locked="0" layoutInCell="1" allowOverlap="1" wp14:anchorId="475D114C" wp14:editId="55BDA109">
                      <wp:simplePos x="0" y="0"/>
                      <wp:positionH relativeFrom="column">
                        <wp:posOffset>677131</wp:posOffset>
                      </wp:positionH>
                      <wp:positionV relativeFrom="paragraph">
                        <wp:posOffset>63666</wp:posOffset>
                      </wp:positionV>
                      <wp:extent cx="284480" cy="1404620"/>
                      <wp:effectExtent l="0" t="0" r="0" b="1270"/>
                      <wp:wrapNone/>
                      <wp:docPr id="3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404620"/>
                              </a:xfrm>
                              <a:prstGeom prst="rect">
                                <a:avLst/>
                              </a:prstGeom>
                              <a:noFill/>
                              <a:ln w="9525">
                                <a:noFill/>
                                <a:miter lim="800000"/>
                                <a:headEnd/>
                                <a:tailEnd/>
                              </a:ln>
                            </wps:spPr>
                            <wps:txbx>
                              <w:txbxContent>
                                <w:p w14:paraId="5502DF78" w14:textId="77777777" w:rsidR="00623673" w:rsidRPr="0033558D" w:rsidRDefault="00623673" w:rsidP="000D4A5B">
                                  <w:pPr>
                                    <w:rPr>
                                      <w:lang w:val="en-US"/>
                                    </w:rPr>
                                  </w:pPr>
                                  <w:r>
                                    <w:rPr>
                                      <w:lang w:val="en-U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75D114C" id="_x0000_s1148" type="#_x0000_t202" style="position:absolute;left:0;text-align:left;margin-left:53.3pt;margin-top:5pt;width:22.4pt;height:110.6pt;z-index:25193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" filled="f" stroked="f">
                      <v:textbox style="mso-fit-shape-to-text:t">
                        <w:txbxContent>
                          <w:p w14:paraId="5502DF78" w14:textId="77777777" w:rsidR="00623673" w:rsidRPr="0033558D" w:rsidRDefault="00623673" w:rsidP="000D4A5B">
                            <w:pPr>
                              <w:rPr>
                                <w:lang w:val="en-US"/>
                              </w:rPr>
                            </w:pPr>
                            <w:r>
                              <w:rPr>
                                <w:lang w:val="en-US"/>
                              </w:rPr>
                              <w:t>A</w:t>
                            </w:r>
                          </w:p>
                        </w:txbxContent>
                      </v:textbox>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21EF384" w14:textId="77777777" w:rsidR="005A4A9A" w:rsidRPr="00500A77" w:rsidRDefault="005A4A9A" w:rsidP="00A229C4">
            <w:pPr>
              <w:rPr>
                <w:sz w:val="18"/>
                <w:szCs w:val="18"/>
              </w:rPr>
            </w:pP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870B982" w14:textId="77777777" w:rsidR="005A4A9A" w:rsidRPr="00500A77" w:rsidRDefault="005A4A9A" w:rsidP="00A229C4">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89B707" w14:textId="77777777" w:rsidR="005A4A9A" w:rsidRPr="00500A77" w:rsidRDefault="005A4A9A" w:rsidP="00A229C4">
            <w:pPr>
              <w:rPr>
                <w:sz w:val="18"/>
                <w:szCs w:val="18"/>
              </w:rPr>
            </w:pPr>
          </w:p>
        </w:tc>
      </w:tr>
      <w:tr w:rsidR="005A4A9A" w:rsidRPr="0057065A" w14:paraId="2A733FFD"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FC606B0" w14:textId="77777777" w:rsidR="005A4A9A" w:rsidRPr="00500A77" w:rsidRDefault="005A4A9A" w:rsidP="00500A77">
            <w:pPr>
              <w:jc w:val="center"/>
              <w:rPr>
                <w:sz w:val="18"/>
                <w:szCs w:val="18"/>
              </w:rPr>
            </w:pP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AFB66BB" w14:textId="551099A1" w:rsidR="005A4A9A" w:rsidRDefault="00EA6AF7" w:rsidP="00A229C4">
            <w:pPr>
              <w:rPr>
                <w:noProof/>
                <w:lang w:eastAsia="es-CO"/>
              </w:rPr>
            </w:pPr>
            <w:r>
              <w:rPr>
                <w:noProof/>
                <w:lang w:eastAsia="es-CO"/>
              </w:rPr>
              <mc:AlternateContent>
                <mc:Choice Requires="wps">
                  <w:drawing>
                    <wp:anchor distT="0" distB="0" distL="114300" distR="114300" simplePos="0" relativeHeight="251936768" behindDoc="0" locked="0" layoutInCell="1" allowOverlap="1" wp14:anchorId="281697BA" wp14:editId="49203D63">
                      <wp:simplePos x="0" y="0"/>
                      <wp:positionH relativeFrom="column">
                        <wp:posOffset>824230</wp:posOffset>
                      </wp:positionH>
                      <wp:positionV relativeFrom="paragraph">
                        <wp:posOffset>334010</wp:posOffset>
                      </wp:positionV>
                      <wp:extent cx="0" cy="324000"/>
                      <wp:effectExtent l="76200" t="0" r="76200" b="57150"/>
                      <wp:wrapNone/>
                      <wp:docPr id="326" name="Conector recto de flecha 326"/>
                      <wp:cNvGraphicFramePr/>
                      <a:graphic xmlns:a="http://schemas.openxmlformats.org/drawingml/2006/main">
                        <a:graphicData uri="http://schemas.microsoft.com/office/word/2010/wordprocessingShape">
                          <wps:wsp>
                            <wps:cNvCnPr/>
                            <wps:spPr>
                              <a:xfrm>
                                <a:off x="0" y="0"/>
                                <a:ext cx="0" cy="32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C751793" id="Conector recto de flecha 326" o:spid="_x0000_s1026" type="#_x0000_t32" style="position:absolute;margin-left:64.9pt;margin-top:26.3pt;width:0;height:25.5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" strokecolor="black [3040]">
                      <v:stroke endarrow="block"/>
                    </v:shape>
                  </w:pict>
                </mc:Fallback>
              </mc:AlternateContent>
            </w:r>
            <w:r>
              <w:rPr>
                <w:noProof/>
                <w:lang w:eastAsia="es-CO"/>
              </w:rPr>
              <mc:AlternateContent>
                <mc:Choice Requires="wps">
                  <w:drawing>
                    <wp:anchor distT="0" distB="0" distL="114300" distR="114300" simplePos="0" relativeHeight="251920384" behindDoc="0" locked="0" layoutInCell="1" allowOverlap="1" wp14:anchorId="547FA4EC" wp14:editId="2155A0C0">
                      <wp:simplePos x="0" y="0"/>
                      <wp:positionH relativeFrom="column">
                        <wp:posOffset>706534</wp:posOffset>
                      </wp:positionH>
                      <wp:positionV relativeFrom="paragraph">
                        <wp:posOffset>44726</wp:posOffset>
                      </wp:positionV>
                      <wp:extent cx="259080" cy="279400"/>
                      <wp:effectExtent l="0" t="0" r="26670" b="25400"/>
                      <wp:wrapNone/>
                      <wp:docPr id="314" name="Conector fuera de página 49"/>
                      <wp:cNvGraphicFramePr/>
                      <a:graphic xmlns:a="http://schemas.openxmlformats.org/drawingml/2006/main">
                        <a:graphicData uri="http://schemas.microsoft.com/office/word/2010/wordprocessingShape">
                          <wps:wsp>
                            <wps:cNvSpPr/>
                            <wps:spPr>
                              <a:xfrm>
                                <a:off x="0" y="0"/>
                                <a:ext cx="259080" cy="279400"/>
                              </a:xfrm>
                              <a:prstGeom prst="flowChartOffpage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EB6B1" id="Conector fuera de página 49" o:spid="_x0000_s1026" type="#_x0000_t177" style="position:absolute;margin-left:55.65pt;margin-top:3.5pt;width:20.4pt;height:2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" fillcolor="white [3201]" strokecolor="black [3200]" strokeweight=".25pt"/>
                  </w:pict>
                </mc:Fallback>
              </mc:AlternateContent>
            </w:r>
            <w:r w:rsidR="006F0658" w:rsidRPr="00C600EA">
              <w:rPr>
                <w:noProof/>
                <w:sz w:val="18"/>
                <w:lang w:eastAsia="es-CO"/>
              </w:rPr>
              <mc:AlternateContent>
                <mc:Choice Requires="wps">
                  <w:drawing>
                    <wp:anchor distT="45720" distB="45720" distL="114300" distR="114300" simplePos="0" relativeHeight="251923456" behindDoc="0" locked="0" layoutInCell="1" allowOverlap="1" wp14:anchorId="28D7A26C" wp14:editId="4A68BCD7">
                      <wp:simplePos x="0" y="0"/>
                      <wp:positionH relativeFrom="column">
                        <wp:posOffset>332740</wp:posOffset>
                      </wp:positionH>
                      <wp:positionV relativeFrom="paragraph">
                        <wp:posOffset>49088</wp:posOffset>
                      </wp:positionV>
                      <wp:extent cx="1009650" cy="1404620"/>
                      <wp:effectExtent l="0" t="0" r="0" b="1270"/>
                      <wp:wrapNone/>
                      <wp:docPr id="3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noFill/>
                              <a:ln w="9525">
                                <a:noFill/>
                                <a:miter lim="800000"/>
                                <a:headEnd/>
                                <a:tailEnd/>
                              </a:ln>
                            </wps:spPr>
                            <wps:txbx>
                              <w:txbxContent>
                                <w:p w14:paraId="5378370A" w14:textId="77777777" w:rsidR="00623673" w:rsidRPr="006C2C04" w:rsidRDefault="00623673" w:rsidP="006C2C04">
                                  <w:pPr>
                                    <w:jc w:val="center"/>
                                    <w:rPr>
                                      <w:sz w:val="18"/>
                                      <w:szCs w:val="18"/>
                                      <w:lang w:val="en-US"/>
                                    </w:rPr>
                                  </w:pPr>
                                  <w:r w:rsidRPr="006C2C04">
                                    <w:rPr>
                                      <w:sz w:val="18"/>
                                      <w:szCs w:val="18"/>
                                      <w:lang w:val="en-U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8D7A26C" id="_x0000_s1149" type="#_x0000_t202" style="position:absolute;left:0;text-align:left;margin-left:26.2pt;margin-top:3.85pt;width:79.5pt;height:110.6pt;z-index:25192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" filled="f" stroked="f">
                      <v:textbox style="mso-fit-shape-to-text:t">
                        <w:txbxContent>
                          <w:p w14:paraId="5378370A" w14:textId="77777777" w:rsidR="00623673" w:rsidRPr="006C2C04" w:rsidRDefault="00623673" w:rsidP="006C2C04">
                            <w:pPr>
                              <w:jc w:val="center"/>
                              <w:rPr>
                                <w:sz w:val="18"/>
                                <w:szCs w:val="18"/>
                                <w:lang w:val="en-US"/>
                              </w:rPr>
                            </w:pPr>
                            <w:r w:rsidRPr="006C2C04">
                              <w:rPr>
                                <w:sz w:val="18"/>
                                <w:szCs w:val="18"/>
                                <w:lang w:val="en-US"/>
                              </w:rPr>
                              <w:t>A</w:t>
                            </w:r>
                          </w:p>
                        </w:txbxContent>
                      </v:textbox>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9A0E7C6" w14:textId="77777777" w:rsidR="005A4A9A" w:rsidRPr="00500A77" w:rsidRDefault="005A4A9A" w:rsidP="00A229C4">
            <w:pPr>
              <w:rPr>
                <w:sz w:val="18"/>
                <w:szCs w:val="18"/>
              </w:rPr>
            </w:pP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E8A0F3" w14:textId="77777777" w:rsidR="005A4A9A" w:rsidRPr="00500A77" w:rsidRDefault="005A4A9A" w:rsidP="00A229C4">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73543B" w14:textId="77777777" w:rsidR="005A4A9A" w:rsidRPr="00500A77" w:rsidRDefault="005A4A9A" w:rsidP="00A229C4">
            <w:pPr>
              <w:rPr>
                <w:sz w:val="18"/>
                <w:szCs w:val="18"/>
              </w:rPr>
            </w:pPr>
          </w:p>
        </w:tc>
      </w:tr>
      <w:tr w:rsidR="00B42BF6" w:rsidRPr="0057065A" w14:paraId="44A6C934" w14:textId="77777777" w:rsidTr="00107604">
        <w:trPr>
          <w:trHeight w:val="130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053464A" w14:textId="1C07ED9B" w:rsidR="00B42BF6" w:rsidRPr="00500A77" w:rsidRDefault="003369EB" w:rsidP="00500A77">
            <w:pPr>
              <w:jc w:val="center"/>
              <w:rPr>
                <w:sz w:val="18"/>
                <w:szCs w:val="18"/>
              </w:rPr>
            </w:pPr>
            <w:r w:rsidRPr="00500A77">
              <w:rPr>
                <w:sz w:val="18"/>
                <w:szCs w:val="18"/>
              </w:rPr>
              <w:lastRenderedPageBreak/>
              <w:t>9</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5BC574E" w14:textId="38DE1AB2" w:rsidR="00B42BF6" w:rsidRPr="0057065A" w:rsidRDefault="003369EB" w:rsidP="00A229C4">
            <w:pPr>
              <w:rPr>
                <w:noProof/>
                <w:lang w:eastAsia="es-CO"/>
              </w:rPr>
            </w:pPr>
            <w:r>
              <w:rPr>
                <w:noProof/>
                <w:lang w:eastAsia="es-CO"/>
              </w:rPr>
              <mc:AlternateContent>
                <mc:Choice Requires="wps">
                  <w:drawing>
                    <wp:anchor distT="0" distB="0" distL="114300" distR="114300" simplePos="0" relativeHeight="251940864" behindDoc="0" locked="0" layoutInCell="1" allowOverlap="1" wp14:anchorId="1F4AB70E" wp14:editId="6E704288">
                      <wp:simplePos x="0" y="0"/>
                      <wp:positionH relativeFrom="column">
                        <wp:posOffset>815340</wp:posOffset>
                      </wp:positionH>
                      <wp:positionV relativeFrom="paragraph">
                        <wp:posOffset>578485</wp:posOffset>
                      </wp:positionV>
                      <wp:extent cx="0" cy="684000"/>
                      <wp:effectExtent l="76200" t="0" r="95250" b="59055"/>
                      <wp:wrapNone/>
                      <wp:docPr id="328" name="Conector recto de flecha 328"/>
                      <wp:cNvGraphicFramePr/>
                      <a:graphic xmlns:a="http://schemas.openxmlformats.org/drawingml/2006/main">
                        <a:graphicData uri="http://schemas.microsoft.com/office/word/2010/wordprocessingShape">
                          <wps:wsp>
                            <wps:cNvCnPr/>
                            <wps:spPr>
                              <a:xfrm>
                                <a:off x="0" y="0"/>
                                <a:ext cx="0" cy="68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BEDEF33" id="Conector recto de flecha 328" o:spid="_x0000_s1026" type="#_x0000_t32" style="position:absolute;margin-left:64.2pt;margin-top:45.55pt;width:0;height:53.85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38816" behindDoc="0" locked="0" layoutInCell="1" allowOverlap="1" wp14:anchorId="6E9A7979" wp14:editId="2E6D3829">
                      <wp:simplePos x="0" y="0"/>
                      <wp:positionH relativeFrom="column">
                        <wp:posOffset>280861</wp:posOffset>
                      </wp:positionH>
                      <wp:positionV relativeFrom="paragraph">
                        <wp:posOffset>294005</wp:posOffset>
                      </wp:positionV>
                      <wp:extent cx="1007745" cy="287655"/>
                      <wp:effectExtent l="0" t="0" r="20955" b="17145"/>
                      <wp:wrapNone/>
                      <wp:docPr id="32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3C06031" w14:textId="36FECD55" w:rsidR="00623673" w:rsidRPr="000739B8" w:rsidRDefault="00623673" w:rsidP="000739B8">
                                  <w:pPr>
                                    <w:jc w:val="center"/>
                                    <w:rPr>
                                      <w:sz w:val="18"/>
                                      <w:szCs w:val="18"/>
                                      <w:lang w:val="en-US"/>
                                    </w:rPr>
                                  </w:pPr>
                                  <w:r w:rsidRPr="000739B8">
                                    <w:rPr>
                                      <w:sz w:val="18"/>
                                      <w:szCs w:val="18"/>
                                      <w:lang w:val="en-US"/>
                                    </w:rPr>
                                    <w:t>Capturar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A7979" id="_x0000_s1150" style="position:absolute;left:0;text-align:left;margin-left:22.1pt;margin-top:23.15pt;width:79.35pt;height:22.6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CC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" fillcolor="white [3201]" strokecolor="black [3200]" strokeweight=".25pt">
                      <v:textbox>
                        <w:txbxContent>
                          <w:p w14:paraId="63C06031" w14:textId="36FECD55" w:rsidR="00623673" w:rsidRPr="000739B8" w:rsidRDefault="00623673" w:rsidP="000739B8">
                            <w:pPr>
                              <w:jc w:val="center"/>
                              <w:rPr>
                                <w:sz w:val="18"/>
                                <w:szCs w:val="18"/>
                                <w:lang w:val="en-US"/>
                              </w:rPr>
                            </w:pPr>
                            <w:r w:rsidRPr="000739B8">
                              <w:rPr>
                                <w:sz w:val="18"/>
                                <w:szCs w:val="18"/>
                                <w:lang w:val="en-US"/>
                              </w:rPr>
                              <w:t>Capturar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56E1DAF" w14:textId="7EF36BE8" w:rsidR="00B42BF6" w:rsidRPr="00500A77" w:rsidRDefault="003369EB" w:rsidP="00A229C4">
            <w:pPr>
              <w:rPr>
                <w:sz w:val="18"/>
                <w:szCs w:val="18"/>
              </w:rPr>
            </w:pPr>
            <w:r w:rsidRPr="00500A77">
              <w:rPr>
                <w:sz w:val="18"/>
                <w:szCs w:val="18"/>
              </w:rPr>
              <w:t xml:space="preserve">Accionar la pipeta una vez homogenizados la muestra y capturar </w:t>
            </w:r>
            <w:proofErr w:type="gramStart"/>
            <w:r w:rsidRPr="00500A77">
              <w:rPr>
                <w:sz w:val="18"/>
                <w:szCs w:val="18"/>
              </w:rPr>
              <w:t>una alícuota equivalente</w:t>
            </w:r>
            <w:proofErr w:type="gramEnd"/>
            <w:r w:rsidRPr="00500A77">
              <w:rPr>
                <w:sz w:val="18"/>
                <w:szCs w:val="18"/>
              </w:rPr>
              <w:t xml:space="preserve"> al volumen de la cámara </w:t>
            </w:r>
            <w:proofErr w:type="spellStart"/>
            <w:r w:rsidRPr="00500A77">
              <w:rPr>
                <w:sz w:val="18"/>
                <w:szCs w:val="18"/>
              </w:rPr>
              <w:t>Bogorov</w:t>
            </w:r>
            <w:proofErr w:type="spellEnd"/>
            <w:r w:rsidRPr="00500A77">
              <w:rPr>
                <w:sz w:val="18"/>
                <w:szCs w:val="18"/>
              </w:rPr>
              <w:t xml:space="preserve"> que será empleada.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C758DF4" w14:textId="77777777" w:rsidR="00B42BF6" w:rsidRPr="00500A77" w:rsidRDefault="00B42BF6"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D39925" w14:textId="77777777" w:rsidR="00B42BF6" w:rsidRPr="00500A77" w:rsidRDefault="00B42BF6" w:rsidP="00A229C4">
            <w:pPr>
              <w:rPr>
                <w:sz w:val="18"/>
                <w:szCs w:val="18"/>
              </w:rPr>
            </w:pPr>
            <w:r w:rsidRPr="00500A77">
              <w:rPr>
                <w:sz w:val="18"/>
                <w:szCs w:val="18"/>
              </w:rPr>
              <w:t>No aplica</w:t>
            </w:r>
          </w:p>
        </w:tc>
      </w:tr>
      <w:tr w:rsidR="009E2908" w:rsidRPr="0057065A" w14:paraId="030A7415" w14:textId="77777777" w:rsidTr="00107604">
        <w:trPr>
          <w:trHeight w:val="181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877C3B2" w14:textId="44DDFD08" w:rsidR="009E2908" w:rsidRPr="00500A77" w:rsidRDefault="009E2908" w:rsidP="00500A77">
            <w:pPr>
              <w:jc w:val="center"/>
              <w:rPr>
                <w:sz w:val="18"/>
                <w:szCs w:val="18"/>
              </w:rPr>
            </w:pPr>
            <w:r w:rsidRPr="00500A77">
              <w:rPr>
                <w:sz w:val="18"/>
                <w:szCs w:val="18"/>
              </w:rPr>
              <w:t>10</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59B660B" w14:textId="060ACA1A" w:rsidR="009E2908" w:rsidRDefault="008B23D2" w:rsidP="00A229C4">
            <w:pPr>
              <w:rPr>
                <w:noProof/>
                <w:lang w:eastAsia="es-CO"/>
              </w:rPr>
            </w:pPr>
            <w:r>
              <w:rPr>
                <w:noProof/>
                <w:lang w:eastAsia="es-CO"/>
              </w:rPr>
              <mc:AlternateContent>
                <mc:Choice Requires="wps">
                  <w:drawing>
                    <wp:anchor distT="0" distB="0" distL="114300" distR="114300" simplePos="0" relativeHeight="251953152" behindDoc="0" locked="0" layoutInCell="1" allowOverlap="1" wp14:anchorId="729C6B20" wp14:editId="523B6014">
                      <wp:simplePos x="0" y="0"/>
                      <wp:positionH relativeFrom="column">
                        <wp:posOffset>824230</wp:posOffset>
                      </wp:positionH>
                      <wp:positionV relativeFrom="paragraph">
                        <wp:posOffset>705485</wp:posOffset>
                      </wp:positionV>
                      <wp:extent cx="0" cy="1044000"/>
                      <wp:effectExtent l="76200" t="0" r="57150" b="60960"/>
                      <wp:wrapNone/>
                      <wp:docPr id="341" name="Conector recto de flecha 341"/>
                      <wp:cNvGraphicFramePr/>
                      <a:graphic xmlns:a="http://schemas.openxmlformats.org/drawingml/2006/main">
                        <a:graphicData uri="http://schemas.microsoft.com/office/word/2010/wordprocessingShape">
                          <wps:wsp>
                            <wps:cNvCnPr/>
                            <wps:spPr>
                              <a:xfrm>
                                <a:off x="0" y="0"/>
                                <a:ext cx="0" cy="10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E1F0D50" id="Conector recto de flecha 341" o:spid="_x0000_s1026" type="#_x0000_t32" style="position:absolute;margin-left:64.9pt;margin-top:55.55pt;width:0;height:82.2pt;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" strokecolor="black [3040]">
                      <v:stroke endarrow="block"/>
                    </v:shape>
                  </w:pict>
                </mc:Fallback>
              </mc:AlternateContent>
            </w:r>
            <w:r w:rsidR="009E2908" w:rsidRPr="0057065A">
              <w:rPr>
                <w:noProof/>
                <w:lang w:eastAsia="es-CO"/>
              </w:rPr>
              <mc:AlternateContent>
                <mc:Choice Requires="wps">
                  <w:drawing>
                    <wp:anchor distT="0" distB="0" distL="114300" distR="114300" simplePos="0" relativeHeight="251942912" behindDoc="0" locked="0" layoutInCell="1" allowOverlap="1" wp14:anchorId="2BA5A579" wp14:editId="7452C066">
                      <wp:simplePos x="0" y="0"/>
                      <wp:positionH relativeFrom="column">
                        <wp:posOffset>314014</wp:posOffset>
                      </wp:positionH>
                      <wp:positionV relativeFrom="paragraph">
                        <wp:posOffset>423545</wp:posOffset>
                      </wp:positionV>
                      <wp:extent cx="1007745" cy="287655"/>
                      <wp:effectExtent l="0" t="0" r="20955" b="17145"/>
                      <wp:wrapNone/>
                      <wp:docPr id="32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56FDE04" w14:textId="6578434D" w:rsidR="00623673" w:rsidRPr="000739B8" w:rsidRDefault="00623673" w:rsidP="000739B8">
                                  <w:pPr>
                                    <w:jc w:val="center"/>
                                    <w:rPr>
                                      <w:sz w:val="18"/>
                                      <w:szCs w:val="18"/>
                                      <w:lang w:val="en-US"/>
                                    </w:rPr>
                                  </w:pPr>
                                  <w:r w:rsidRPr="000739B8">
                                    <w:rPr>
                                      <w:sz w:val="18"/>
                                      <w:szCs w:val="18"/>
                                      <w:lang w:val="en-US"/>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5A579" id="_x0000_s1151" style="position:absolute;left:0;text-align:left;margin-left:24.75pt;margin-top:33.35pt;width:79.35pt;height:22.6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gP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" fillcolor="white [3201]" strokecolor="black [3200]" strokeweight=".25pt">
                      <v:textbox>
                        <w:txbxContent>
                          <w:p w14:paraId="456FDE04" w14:textId="6578434D" w:rsidR="00623673" w:rsidRPr="000739B8" w:rsidRDefault="00623673" w:rsidP="000739B8">
                            <w:pPr>
                              <w:jc w:val="center"/>
                              <w:rPr>
                                <w:sz w:val="18"/>
                                <w:szCs w:val="18"/>
                                <w:lang w:val="en-US"/>
                              </w:rPr>
                            </w:pPr>
                            <w:r w:rsidRPr="000739B8">
                              <w:rPr>
                                <w:sz w:val="18"/>
                                <w:szCs w:val="18"/>
                                <w:lang w:val="en-US"/>
                              </w:rPr>
                              <w:t>Verter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A6A0CB" w14:textId="3BEF24B3" w:rsidR="009E2908" w:rsidRPr="00500A77" w:rsidRDefault="009E2908" w:rsidP="00A229C4">
            <w:pPr>
              <w:rPr>
                <w:sz w:val="18"/>
                <w:szCs w:val="18"/>
              </w:rPr>
            </w:pPr>
            <w:r w:rsidRPr="00500A77">
              <w:rPr>
                <w:sz w:val="18"/>
                <w:szCs w:val="18"/>
              </w:rPr>
              <w:t xml:space="preserve">Retirar la pipeta </w:t>
            </w:r>
            <w:proofErr w:type="spellStart"/>
            <w:r w:rsidRPr="00500A77">
              <w:rPr>
                <w:sz w:val="18"/>
                <w:szCs w:val="18"/>
              </w:rPr>
              <w:t>Hensen-Stempel</w:t>
            </w:r>
            <w:proofErr w:type="spellEnd"/>
            <w:r w:rsidRPr="00500A77">
              <w:rPr>
                <w:sz w:val="18"/>
                <w:szCs w:val="18"/>
              </w:rPr>
              <w:t xml:space="preserve"> del </w:t>
            </w:r>
            <w:proofErr w:type="spellStart"/>
            <w:r w:rsidRPr="00500A77">
              <w:rPr>
                <w:sz w:val="18"/>
                <w:szCs w:val="18"/>
              </w:rPr>
              <w:t>beaker</w:t>
            </w:r>
            <w:proofErr w:type="spellEnd"/>
            <w:r w:rsidRPr="00500A77">
              <w:rPr>
                <w:sz w:val="18"/>
                <w:szCs w:val="18"/>
              </w:rPr>
              <w:t xml:space="preserve"> y verter en la cámara </w:t>
            </w:r>
            <w:proofErr w:type="spellStart"/>
            <w:r w:rsidRPr="00500A77">
              <w:rPr>
                <w:sz w:val="18"/>
                <w:szCs w:val="18"/>
              </w:rPr>
              <w:t>Bogorov</w:t>
            </w:r>
            <w:proofErr w:type="spellEnd"/>
            <w:r w:rsidRPr="00500A77">
              <w:rPr>
                <w:sz w:val="18"/>
                <w:szCs w:val="18"/>
              </w:rPr>
              <w:t xml:space="preserve"> el volumen correspondiente. Revisar la cámara </w:t>
            </w:r>
            <w:proofErr w:type="spellStart"/>
            <w:r w:rsidRPr="00500A77">
              <w:rPr>
                <w:sz w:val="18"/>
                <w:szCs w:val="18"/>
              </w:rPr>
              <w:t>Bogorov</w:t>
            </w:r>
            <w:proofErr w:type="spellEnd"/>
            <w:r w:rsidRPr="00500A77">
              <w:rPr>
                <w:sz w:val="18"/>
                <w:szCs w:val="18"/>
              </w:rPr>
              <w:t xml:space="preserve"> bajo el estereoscopio, iniciando en una de las esquinas y trasladándose lateralmente.</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735BB2" w14:textId="321D0E76" w:rsidR="009E2908" w:rsidRPr="00500A77" w:rsidRDefault="009E2908"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8918E3B" w14:textId="3F9F5311" w:rsidR="009E2908" w:rsidRPr="00500A77" w:rsidRDefault="009E2908" w:rsidP="00A229C4">
            <w:pPr>
              <w:rPr>
                <w:sz w:val="18"/>
                <w:szCs w:val="18"/>
              </w:rPr>
            </w:pPr>
            <w:r w:rsidRPr="00500A77">
              <w:rPr>
                <w:sz w:val="18"/>
                <w:szCs w:val="18"/>
              </w:rPr>
              <w:t>No aplica</w:t>
            </w:r>
          </w:p>
        </w:tc>
      </w:tr>
      <w:tr w:rsidR="008A3101" w:rsidRPr="0057065A" w14:paraId="012C7817" w14:textId="77777777" w:rsidTr="00107604">
        <w:trPr>
          <w:trHeight w:val="221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B0BD9A" w14:textId="07C81DC0" w:rsidR="008A3101" w:rsidRPr="00500A77" w:rsidRDefault="008A3101" w:rsidP="00500A77">
            <w:pPr>
              <w:jc w:val="center"/>
              <w:rPr>
                <w:sz w:val="18"/>
                <w:szCs w:val="18"/>
              </w:rPr>
            </w:pPr>
            <w:r w:rsidRPr="00500A77">
              <w:rPr>
                <w:sz w:val="18"/>
                <w:szCs w:val="18"/>
              </w:rPr>
              <w:t>11</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E66A22C" w14:textId="046C6D06" w:rsidR="008A3101" w:rsidRDefault="009475A5" w:rsidP="00A229C4">
            <w:pPr>
              <w:rPr>
                <w:noProof/>
                <w:lang w:eastAsia="es-CO"/>
              </w:rPr>
            </w:pPr>
            <w:r>
              <w:rPr>
                <w:noProof/>
                <w:lang w:eastAsia="es-CO"/>
              </w:rPr>
              <mc:AlternateContent>
                <mc:Choice Requires="wps">
                  <w:drawing>
                    <wp:anchor distT="0" distB="0" distL="114300" distR="114300" simplePos="0" relativeHeight="251965440" behindDoc="0" locked="0" layoutInCell="1" allowOverlap="1" wp14:anchorId="2E7EDA1C" wp14:editId="6FAE9164">
                      <wp:simplePos x="0" y="0"/>
                      <wp:positionH relativeFrom="column">
                        <wp:posOffset>815340</wp:posOffset>
                      </wp:positionH>
                      <wp:positionV relativeFrom="paragraph">
                        <wp:posOffset>888365</wp:posOffset>
                      </wp:positionV>
                      <wp:extent cx="0" cy="540000"/>
                      <wp:effectExtent l="76200" t="0" r="57150" b="50800"/>
                      <wp:wrapNone/>
                      <wp:docPr id="345" name="Conector recto de flecha 345"/>
                      <wp:cNvGraphicFramePr/>
                      <a:graphic xmlns:a="http://schemas.openxmlformats.org/drawingml/2006/main">
                        <a:graphicData uri="http://schemas.microsoft.com/office/word/2010/wordprocessingShape">
                          <wps:wsp>
                            <wps:cNvCnPr/>
                            <wps:spPr>
                              <a:xfrm>
                                <a:off x="0" y="0"/>
                                <a:ext cx="0" cy="54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B87F687" id="Conector recto de flecha 345" o:spid="_x0000_s1026" type="#_x0000_t32" style="position:absolute;margin-left:64.2pt;margin-top:69.95pt;width:0;height:42.5pt;z-index:25196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" strokecolor="black [3040]">
                      <v:stroke endarrow="block"/>
                    </v:shape>
                  </w:pict>
                </mc:Fallback>
              </mc:AlternateContent>
            </w:r>
            <w:r w:rsidR="008A3101" w:rsidRPr="0057065A">
              <w:rPr>
                <w:noProof/>
                <w:lang w:eastAsia="es-CO"/>
              </w:rPr>
              <mc:AlternateContent>
                <mc:Choice Requires="wps">
                  <w:drawing>
                    <wp:anchor distT="0" distB="0" distL="114300" distR="114300" simplePos="0" relativeHeight="251963392" behindDoc="0" locked="0" layoutInCell="1" allowOverlap="1" wp14:anchorId="0C2CBE3B" wp14:editId="29574F75">
                      <wp:simplePos x="0" y="0"/>
                      <wp:positionH relativeFrom="column">
                        <wp:posOffset>314960</wp:posOffset>
                      </wp:positionH>
                      <wp:positionV relativeFrom="paragraph">
                        <wp:posOffset>601297</wp:posOffset>
                      </wp:positionV>
                      <wp:extent cx="1007745" cy="287655"/>
                      <wp:effectExtent l="0" t="0" r="20955" b="17145"/>
                      <wp:wrapNone/>
                      <wp:docPr id="34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2EE9505" w14:textId="1DD68059" w:rsidR="00623673" w:rsidRPr="000739B8" w:rsidRDefault="00623673" w:rsidP="000739B8">
                                  <w:pPr>
                                    <w:jc w:val="center"/>
                                    <w:rPr>
                                      <w:sz w:val="18"/>
                                      <w:szCs w:val="18"/>
                                      <w:lang w:val="en-US"/>
                                    </w:rPr>
                                  </w:pPr>
                                  <w:r w:rsidRPr="000739B8">
                                    <w:rPr>
                                      <w:sz w:val="18"/>
                                      <w:szCs w:val="18"/>
                                      <w:lang w:val="en-US"/>
                                    </w:rPr>
                                    <w:t>Contar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CBE3B" id="_x0000_s1152" style="position:absolute;left:0;text-align:left;margin-left:24.8pt;margin-top:47.35pt;width:79.35pt;height:22.6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FC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" fillcolor="white [3201]" strokecolor="black [3200]" strokeweight=".25pt">
                      <v:textbox>
                        <w:txbxContent>
                          <w:p w14:paraId="02EE9505" w14:textId="1DD68059" w:rsidR="00623673" w:rsidRPr="000739B8" w:rsidRDefault="00623673" w:rsidP="000739B8">
                            <w:pPr>
                              <w:jc w:val="center"/>
                              <w:rPr>
                                <w:sz w:val="18"/>
                                <w:szCs w:val="18"/>
                                <w:lang w:val="en-US"/>
                              </w:rPr>
                            </w:pPr>
                            <w:r w:rsidRPr="000739B8">
                              <w:rPr>
                                <w:sz w:val="18"/>
                                <w:szCs w:val="18"/>
                                <w:lang w:val="en-US"/>
                              </w:rPr>
                              <w:t>Contar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2685B1C" w14:textId="44DD5A77" w:rsidR="008A3101" w:rsidRPr="00500A77" w:rsidRDefault="008A3101" w:rsidP="00502DAF">
            <w:pPr>
              <w:rPr>
                <w:sz w:val="18"/>
                <w:szCs w:val="18"/>
              </w:rPr>
            </w:pPr>
            <w:r w:rsidRPr="00500A77">
              <w:rPr>
                <w:sz w:val="18"/>
                <w:szCs w:val="18"/>
              </w:rPr>
              <w:t>Contar cada individuo observado, indicando a qué grupo taxonómico pertenece.</w:t>
            </w:r>
            <w:r w:rsidR="009475A5" w:rsidRPr="00500A77">
              <w:rPr>
                <w:sz w:val="18"/>
                <w:szCs w:val="18"/>
              </w:rPr>
              <w:t xml:space="preserve"> Continuar con el proceso de recuento hasta que el grupo más abundante alcance mínimo 200 organismos para alcanzar una precisión de 14% (ver </w:t>
            </w:r>
            <w:r w:rsidR="00502DAF">
              <w:rPr>
                <w:sz w:val="18"/>
                <w:szCs w:val="18"/>
              </w:rPr>
              <w:fldChar w:fldCharType="begin"/>
            </w:r>
            <w:r w:rsidR="00502DAF">
              <w:rPr>
                <w:sz w:val="18"/>
                <w:szCs w:val="18"/>
              </w:rPr>
              <w:instrText xml:space="preserve"> REF _Ref57299778 \h </w:instrText>
            </w:r>
            <w:r w:rsidR="00502DAF">
              <w:rPr>
                <w:sz w:val="18"/>
                <w:szCs w:val="18"/>
              </w:rPr>
            </w:r>
            <w:r w:rsidR="00502DAF">
              <w:rPr>
                <w:sz w:val="18"/>
                <w:szCs w:val="18"/>
              </w:rPr>
              <w:fldChar w:fldCharType="separate"/>
            </w:r>
            <w:r w:rsidR="00502DAF" w:rsidRPr="004F36E0">
              <w:rPr>
                <w:sz w:val="18"/>
              </w:rPr>
              <w:t xml:space="preserve">Tabla </w:t>
            </w:r>
            <w:r w:rsidR="00502DAF">
              <w:rPr>
                <w:noProof/>
                <w:sz w:val="18"/>
              </w:rPr>
              <w:t>2</w:t>
            </w:r>
            <w:r w:rsidR="00502DAF">
              <w:rPr>
                <w:sz w:val="18"/>
                <w:szCs w:val="18"/>
              </w:rPr>
              <w:fldChar w:fldCharType="end"/>
            </w:r>
            <w:r w:rsidR="009475A5" w:rsidRPr="00500A77">
              <w:rPr>
                <w:sz w:val="18"/>
                <w:szCs w:val="18"/>
              </w:rPr>
              <w:t>) (Postel et al., 2000). De ser necesario, tomar más alícuotas.</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7C14F2" w14:textId="278EA661" w:rsidR="008A3101" w:rsidRPr="00500A77" w:rsidRDefault="008A3101"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3C3E3C" w14:textId="70DBB417" w:rsidR="008A3101" w:rsidRPr="005A4A9A" w:rsidRDefault="00535F58" w:rsidP="00A229C4">
            <w:pPr>
              <w:rPr>
                <w:sz w:val="18"/>
                <w:szCs w:val="18"/>
              </w:rPr>
            </w:pPr>
            <w:r w:rsidRPr="005A4A9A">
              <w:rPr>
                <w:sz w:val="18"/>
                <w:shd w:val="clear" w:color="auto" w:fill="FFFFFF"/>
              </w:rPr>
              <w:t>M5-00-FOR-13</w:t>
            </w:r>
            <w:r w:rsidR="00BB5BB7" w:rsidRPr="005A4A9A">
              <w:rPr>
                <w:sz w:val="18"/>
                <w:shd w:val="clear" w:color="auto" w:fill="FFFFFF"/>
              </w:rPr>
              <w:t>6</w:t>
            </w:r>
          </w:p>
        </w:tc>
      </w:tr>
      <w:tr w:rsidR="009475A5" w:rsidRPr="0057065A" w14:paraId="3E4A6732" w14:textId="77777777" w:rsidTr="00107604">
        <w:trPr>
          <w:trHeight w:val="79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D49F72" w14:textId="32E88DDF" w:rsidR="009475A5" w:rsidRPr="00500A77" w:rsidRDefault="00AF52EE" w:rsidP="00500A77">
            <w:pPr>
              <w:jc w:val="center"/>
              <w:rPr>
                <w:sz w:val="18"/>
                <w:szCs w:val="18"/>
              </w:rPr>
            </w:pPr>
            <w:r w:rsidRPr="00500A77">
              <w:rPr>
                <w:sz w:val="18"/>
                <w:szCs w:val="18"/>
              </w:rPr>
              <w:t>12</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3F5C129" w14:textId="334AC1ED" w:rsidR="009475A5" w:rsidRDefault="00EA6AF7" w:rsidP="00A229C4">
            <w:pPr>
              <w:rPr>
                <w:noProof/>
                <w:lang w:eastAsia="es-CO"/>
              </w:rPr>
            </w:pPr>
            <w:r>
              <w:rPr>
                <w:noProof/>
                <w:lang w:eastAsia="es-CO"/>
              </w:rPr>
              <mc:AlternateContent>
                <mc:Choice Requires="wps">
                  <w:drawing>
                    <wp:anchor distT="0" distB="0" distL="114300" distR="114300" simplePos="0" relativeHeight="251967488" behindDoc="0" locked="0" layoutInCell="1" allowOverlap="1" wp14:anchorId="1B135602" wp14:editId="0FA8F977">
                      <wp:simplePos x="0" y="0"/>
                      <wp:positionH relativeFrom="column">
                        <wp:posOffset>815340</wp:posOffset>
                      </wp:positionH>
                      <wp:positionV relativeFrom="paragraph">
                        <wp:posOffset>318770</wp:posOffset>
                      </wp:positionV>
                      <wp:extent cx="0" cy="216000"/>
                      <wp:effectExtent l="76200" t="0" r="57150" b="50800"/>
                      <wp:wrapNone/>
                      <wp:docPr id="346" name="Conector recto de flecha 346"/>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81950FF" id="Conector recto de flecha 346" o:spid="_x0000_s1026" type="#_x0000_t32" style="position:absolute;margin-left:64.2pt;margin-top:25.1pt;width:0;height:17pt;z-index:25196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86656" behindDoc="0" locked="0" layoutInCell="1" allowOverlap="1" wp14:anchorId="56B1520C" wp14:editId="74D31058">
                      <wp:simplePos x="0" y="0"/>
                      <wp:positionH relativeFrom="column">
                        <wp:posOffset>329261</wp:posOffset>
                      </wp:positionH>
                      <wp:positionV relativeFrom="paragraph">
                        <wp:posOffset>39564</wp:posOffset>
                      </wp:positionV>
                      <wp:extent cx="1007745" cy="287655"/>
                      <wp:effectExtent l="0" t="0" r="20955" b="17145"/>
                      <wp:wrapNone/>
                      <wp:docPr id="4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B4E97DE" w14:textId="18CBC1B3" w:rsidR="00623673" w:rsidRPr="000739B8" w:rsidRDefault="00623673" w:rsidP="00EA6AF7">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1520C" id="_x0000_s1153" style="position:absolute;left:0;text-align:left;margin-left:25.95pt;margin-top:3.1pt;width:79.35pt;height:22.65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4nP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" fillcolor="white [3201]" strokecolor="black [3200]" strokeweight=".25pt">
                      <v:textbox>
                        <w:txbxContent>
                          <w:p w14:paraId="7B4E97DE" w14:textId="18CBC1B3" w:rsidR="00623673" w:rsidRPr="000739B8" w:rsidRDefault="00623673" w:rsidP="00EA6AF7">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6003F8C" w14:textId="6595805B" w:rsidR="009475A5" w:rsidRPr="00500A77" w:rsidRDefault="009475A5" w:rsidP="00A229C4">
            <w:pPr>
              <w:rPr>
                <w:sz w:val="18"/>
                <w:szCs w:val="18"/>
              </w:rPr>
            </w:pPr>
            <w:r w:rsidRPr="00500A77">
              <w:rPr>
                <w:sz w:val="18"/>
                <w:szCs w:val="18"/>
              </w:rPr>
              <w:t>Registrar los datos de conteo e identificación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292CF27" w14:textId="75204700" w:rsidR="009475A5" w:rsidRPr="00500A77" w:rsidRDefault="009475A5" w:rsidP="00A229C4">
            <w:pPr>
              <w:rPr>
                <w:noProof/>
                <w:sz w:val="18"/>
                <w:szCs w:val="18"/>
                <w:lang w:eastAsia="es-CO"/>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21D738" w14:textId="6265AC49" w:rsidR="009475A5" w:rsidRPr="005A4A9A" w:rsidRDefault="00944457" w:rsidP="00A229C4">
            <w:pPr>
              <w:rPr>
                <w:sz w:val="18"/>
                <w:szCs w:val="18"/>
              </w:rPr>
            </w:pPr>
            <w:r w:rsidRPr="005A4A9A">
              <w:rPr>
                <w:sz w:val="18"/>
                <w:shd w:val="clear" w:color="auto" w:fill="FFFFFF"/>
              </w:rPr>
              <w:t>M5-00-FOR-13</w:t>
            </w:r>
            <w:r w:rsidR="00BB5BB7" w:rsidRPr="005A4A9A">
              <w:rPr>
                <w:sz w:val="18"/>
                <w:shd w:val="clear" w:color="auto" w:fill="FFFFFF"/>
              </w:rPr>
              <w:t>6</w:t>
            </w:r>
          </w:p>
        </w:tc>
      </w:tr>
      <w:tr w:rsidR="008A3101" w:rsidRPr="0057065A" w14:paraId="12D290CB" w14:textId="77777777" w:rsidTr="00107604">
        <w:trPr>
          <w:trHeight w:val="62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4D81A289" w14:textId="77777777" w:rsidR="008A3101" w:rsidRPr="0057065A" w:rsidRDefault="008A3101"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01454906" w14:textId="1A57BF18" w:rsidR="008A3101" w:rsidRPr="0057065A" w:rsidRDefault="008A3101" w:rsidP="00A229C4">
            <w:r w:rsidRPr="0057065A">
              <w:rPr>
                <w:b/>
                <w:noProof/>
                <w:lang w:eastAsia="es-CO"/>
              </w:rPr>
              <mc:AlternateContent>
                <mc:Choice Requires="wps">
                  <w:drawing>
                    <wp:anchor distT="0" distB="0" distL="114300" distR="114300" simplePos="0" relativeHeight="251957248" behindDoc="0" locked="0" layoutInCell="1" allowOverlap="1" wp14:anchorId="7DD00AEC" wp14:editId="31400555">
                      <wp:simplePos x="0" y="0"/>
                      <wp:positionH relativeFrom="column">
                        <wp:posOffset>503555</wp:posOffset>
                      </wp:positionH>
                      <wp:positionV relativeFrom="paragraph">
                        <wp:posOffset>55245</wp:posOffset>
                      </wp:positionV>
                      <wp:extent cx="681355" cy="232410"/>
                      <wp:effectExtent l="0" t="0" r="23495" b="15240"/>
                      <wp:wrapNone/>
                      <wp:docPr id="321"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0AFC0CCA" w14:textId="77777777" w:rsidR="00623673" w:rsidRPr="000739B8" w:rsidRDefault="00623673" w:rsidP="000739B8">
                                  <w:pPr>
                                    <w:jc w:val="center"/>
                                    <w:rPr>
                                      <w:sz w:val="18"/>
                                      <w:szCs w:val="18"/>
                                      <w:lang w:val="en-US"/>
                                    </w:rPr>
                                  </w:pPr>
                                  <w:r w:rsidRPr="000739B8">
                                    <w:rPr>
                                      <w:sz w:val="18"/>
                                      <w:szCs w:val="18"/>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D00AEC" id="_x0000_s1154" style="position:absolute;left:0;text-align:left;margin-left:39.65pt;margin-top:4.35pt;width:53.65pt;height:18.3pt;z-index:251957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H3L3sGECAAAMBQAADgAAAAAAAAAAAAAAAAAuAgAAZHJzL2Uyb0Rv&#10;Yy54bWxQSwECLQAUAAYACAAAACEAAeyzsdwAAAAHAQAADwAAAAAAAAAAAAAAAAC7BAAAZHJzL2Rv&#10;d25yZXYueG1sUEsFBgAAAAAEAAQA8wAAAMQFAAAAAA==&#10;" fillcolor="white [3201]" strokecolor="black [3200]" strokeweight=".25pt">
                      <v:textbox>
                        <w:txbxContent>
                          <w:p w14:paraId="0AFC0CCA" w14:textId="77777777" w:rsidR="00623673" w:rsidRPr="000739B8" w:rsidRDefault="00623673" w:rsidP="000739B8">
                            <w:pPr>
                              <w:jc w:val="center"/>
                              <w:rPr>
                                <w:sz w:val="18"/>
                                <w:szCs w:val="18"/>
                                <w:lang w:val="en-US"/>
                              </w:rPr>
                            </w:pPr>
                            <w:r w:rsidRPr="000739B8">
                              <w:rPr>
                                <w:sz w:val="18"/>
                                <w:szCs w:val="18"/>
                                <w:lang w:val="en-US"/>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0F2A31" w14:textId="77777777" w:rsidR="008A3101" w:rsidRPr="00500A77" w:rsidRDefault="008A3101" w:rsidP="00A229C4">
            <w:pPr>
              <w:rPr>
                <w:sz w:val="18"/>
                <w:szCs w:val="18"/>
              </w:rPr>
            </w:pPr>
            <w:r w:rsidRPr="00500A77">
              <w:rPr>
                <w:sz w:val="18"/>
                <w:szCs w:val="18"/>
              </w:rPr>
              <w:t>FIN</w:t>
            </w:r>
          </w:p>
        </w:tc>
      </w:tr>
    </w:tbl>
    <w:p w14:paraId="36B39423" w14:textId="7446330B" w:rsidR="005A4A9A" w:rsidRDefault="005A4A9A" w:rsidP="00A229C4">
      <w:pPr>
        <w:rPr>
          <w:lang w:val="es-ES"/>
        </w:rPr>
      </w:pPr>
    </w:p>
    <w:p w14:paraId="44212B1A" w14:textId="45818E26" w:rsidR="00EA6AF7" w:rsidRDefault="00EA6AF7" w:rsidP="00A229C4">
      <w:pPr>
        <w:rPr>
          <w:lang w:val="es-ES"/>
        </w:rPr>
      </w:pPr>
    </w:p>
    <w:p w14:paraId="16372099" w14:textId="24D8030D" w:rsidR="00EA6AF7" w:rsidRDefault="00EA6AF7" w:rsidP="00A229C4">
      <w:pPr>
        <w:rPr>
          <w:lang w:val="es-ES"/>
        </w:rPr>
      </w:pPr>
    </w:p>
    <w:p w14:paraId="0DF9C7EB" w14:textId="621D6455" w:rsidR="00EA6AF7" w:rsidRDefault="00EA6AF7" w:rsidP="00A229C4">
      <w:pPr>
        <w:rPr>
          <w:lang w:val="es-ES"/>
        </w:rPr>
      </w:pPr>
    </w:p>
    <w:p w14:paraId="1C9EF7AF" w14:textId="50A6DCFD" w:rsidR="00EA6AF7" w:rsidRDefault="00EA6AF7" w:rsidP="00A229C4">
      <w:pPr>
        <w:rPr>
          <w:lang w:val="es-ES"/>
        </w:rPr>
      </w:pPr>
    </w:p>
    <w:p w14:paraId="2C78C15C" w14:textId="23E3DA56" w:rsidR="00EA6AF7" w:rsidRDefault="00EA6AF7" w:rsidP="00A229C4">
      <w:pPr>
        <w:rPr>
          <w:lang w:val="es-ES"/>
        </w:rPr>
      </w:pPr>
    </w:p>
    <w:p w14:paraId="773BE3B0" w14:textId="75707ABF" w:rsidR="00EA6AF7" w:rsidRDefault="00EA6AF7" w:rsidP="00A229C4">
      <w:pPr>
        <w:rPr>
          <w:lang w:val="es-ES"/>
        </w:rPr>
      </w:pPr>
    </w:p>
    <w:p w14:paraId="7721E1ED" w14:textId="3A348498" w:rsidR="00EA6AF7" w:rsidRDefault="00EA6AF7" w:rsidP="00A229C4">
      <w:pPr>
        <w:rPr>
          <w:lang w:val="es-ES"/>
        </w:rPr>
      </w:pPr>
    </w:p>
    <w:p w14:paraId="0BCF89AC" w14:textId="0F034867" w:rsidR="00EA6AF7" w:rsidRDefault="00EA6AF7" w:rsidP="00A229C4">
      <w:pPr>
        <w:rPr>
          <w:lang w:val="es-ES"/>
        </w:rPr>
      </w:pPr>
    </w:p>
    <w:p w14:paraId="0BFD5144" w14:textId="084B2DB4" w:rsidR="00EA6AF7" w:rsidRDefault="00EA6AF7" w:rsidP="00A229C4">
      <w:pPr>
        <w:rPr>
          <w:lang w:val="es-ES"/>
        </w:rPr>
      </w:pPr>
    </w:p>
    <w:p w14:paraId="4724F8E7" w14:textId="07A394AA" w:rsidR="00EA6AF7" w:rsidRDefault="00EA6AF7" w:rsidP="00A229C4">
      <w:pPr>
        <w:rPr>
          <w:lang w:val="es-ES"/>
        </w:rPr>
      </w:pPr>
    </w:p>
    <w:p w14:paraId="7FDFEACF" w14:textId="01F55E81" w:rsidR="00EA6AF7" w:rsidRDefault="00EA6AF7" w:rsidP="00A229C4">
      <w:pPr>
        <w:rPr>
          <w:lang w:val="es-ES"/>
        </w:rPr>
      </w:pPr>
    </w:p>
    <w:p w14:paraId="3D371E9B" w14:textId="77777777" w:rsidR="00EA6AF7" w:rsidRDefault="00EA6AF7" w:rsidP="00A229C4">
      <w:pPr>
        <w:rPr>
          <w:lang w:val="es-ES"/>
        </w:rPr>
      </w:pPr>
    </w:p>
    <w:p w14:paraId="4F0B5EC0" w14:textId="67723D50" w:rsidR="000325D1" w:rsidRPr="000325D1" w:rsidRDefault="00B42BF6" w:rsidP="00502DAF">
      <w:pPr>
        <w:pStyle w:val="Ttulo4"/>
      </w:pPr>
      <w:r>
        <w:t xml:space="preserve"> </w:t>
      </w:r>
      <w:r w:rsidR="000325D1" w:rsidRPr="000325D1">
        <w:t xml:space="preserve">Análisis de biomasa y </w:t>
      </w:r>
      <w:proofErr w:type="spellStart"/>
      <w:r w:rsidR="000325D1" w:rsidRPr="000325D1">
        <w:t>biovolumen</w:t>
      </w:r>
      <w:proofErr w:type="spellEnd"/>
    </w:p>
    <w:p w14:paraId="07D1074D" w14:textId="4679EDD4" w:rsidR="00CF4FCE" w:rsidRPr="00CF4FCE" w:rsidRDefault="00CF4FCE" w:rsidP="00502DAF">
      <w:pPr>
        <w:pStyle w:val="Ttulo5"/>
      </w:pPr>
      <w:bookmarkStart w:id="554" w:name="_Ref57307377"/>
      <w:r w:rsidRPr="003D6AA9">
        <w:t>Análisis volumétrico (</w:t>
      </w:r>
      <w:proofErr w:type="spellStart"/>
      <w:r w:rsidRPr="003D6AA9">
        <w:t>biovolumen</w:t>
      </w:r>
      <w:proofErr w:type="spellEnd"/>
      <w:r w:rsidRPr="003D6AA9">
        <w:t>)</w:t>
      </w:r>
      <w:bookmarkEnd w:id="554"/>
    </w:p>
    <w:p w14:paraId="39878996" w14:textId="7EEA42AE" w:rsidR="006F0658" w:rsidRDefault="006F0658" w:rsidP="006F0658">
      <w:pPr>
        <w:pStyle w:val="Prrafodelista"/>
        <w:ind w:left="0"/>
        <w:rPr>
          <w:sz w:val="18"/>
        </w:rPr>
      </w:pPr>
      <w:r w:rsidRPr="006F0658">
        <w:rPr>
          <w:sz w:val="18"/>
        </w:rPr>
        <w:t xml:space="preserve">Tabla </w:t>
      </w:r>
      <w:r w:rsidRPr="006F0658">
        <w:rPr>
          <w:sz w:val="18"/>
        </w:rPr>
        <w:fldChar w:fldCharType="begin"/>
      </w:r>
      <w:r w:rsidRPr="006F0658">
        <w:rPr>
          <w:sz w:val="18"/>
        </w:rPr>
        <w:instrText xml:space="preserve"> SEQ Tabla \* ARABIC </w:instrText>
      </w:r>
      <w:r w:rsidRPr="006F0658">
        <w:rPr>
          <w:sz w:val="18"/>
        </w:rPr>
        <w:fldChar w:fldCharType="separate"/>
      </w:r>
      <w:r w:rsidR="00107604">
        <w:rPr>
          <w:noProof/>
          <w:sz w:val="18"/>
        </w:rPr>
        <w:t>11</w:t>
      </w:r>
      <w:r w:rsidRPr="006F0658">
        <w:rPr>
          <w:sz w:val="18"/>
        </w:rPr>
        <w:fldChar w:fldCharType="end"/>
      </w:r>
    </w:p>
    <w:p w14:paraId="00429BA4" w14:textId="19A5FE2E" w:rsidR="006F0658" w:rsidRPr="006F0658" w:rsidRDefault="006F0658" w:rsidP="006F0658">
      <w:pPr>
        <w:pStyle w:val="Prrafodelista"/>
        <w:ind w:left="0"/>
        <w:rPr>
          <w:sz w:val="18"/>
        </w:rPr>
      </w:pPr>
      <w:r w:rsidRPr="007767FD">
        <w:rPr>
          <w:sz w:val="18"/>
        </w:rPr>
        <w:t>Flujograma y descripción de actividades para</w:t>
      </w:r>
      <w:r>
        <w:rPr>
          <w:sz w:val="18"/>
        </w:rPr>
        <w:t xml:space="preserve"> el a</w:t>
      </w:r>
      <w:r w:rsidRPr="006F0658">
        <w:rPr>
          <w:sz w:val="18"/>
        </w:rPr>
        <w:t>nálisis volumétrico (</w:t>
      </w:r>
      <w:proofErr w:type="spellStart"/>
      <w:r w:rsidRPr="006F0658">
        <w:rPr>
          <w:sz w:val="18"/>
        </w:rPr>
        <w:t>biovolumen</w:t>
      </w:r>
      <w:proofErr w:type="spellEnd"/>
      <w:r w:rsidRPr="006F0658">
        <w:rPr>
          <w:sz w:val="18"/>
        </w:rPr>
        <w:t>)</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937FF5" w:rsidRPr="00070587" w14:paraId="5FFA47B5" w14:textId="77777777" w:rsidTr="00EA6AF7">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50ACB91" w14:textId="77777777" w:rsidR="00937FF5" w:rsidRPr="00070587" w:rsidRDefault="00937FF5" w:rsidP="002F2486">
            <w:pPr>
              <w:jc w:val="center"/>
              <w:rPr>
                <w:b/>
                <w:sz w:val="18"/>
                <w:szCs w:val="18"/>
              </w:rPr>
            </w:pPr>
            <w:r w:rsidRPr="00070587">
              <w:rPr>
                <w:b/>
                <w:sz w:val="18"/>
                <w:szCs w:val="18"/>
              </w:rPr>
              <w:lastRenderedPageBreak/>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A304A3A" w14:textId="77777777" w:rsidR="00937FF5" w:rsidRPr="00070587" w:rsidRDefault="00937FF5" w:rsidP="002F2486">
            <w:pPr>
              <w:jc w:val="center"/>
              <w:rPr>
                <w:b/>
                <w:sz w:val="18"/>
                <w:szCs w:val="18"/>
              </w:rPr>
            </w:pPr>
            <w:r w:rsidRPr="00070587">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99C50AA" w14:textId="77777777" w:rsidR="00937FF5" w:rsidRPr="00070587" w:rsidRDefault="00937FF5" w:rsidP="002F2486">
            <w:pPr>
              <w:jc w:val="center"/>
              <w:rPr>
                <w:b/>
                <w:sz w:val="18"/>
                <w:szCs w:val="18"/>
              </w:rPr>
            </w:pPr>
            <w:r w:rsidRPr="00070587">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CCF4913" w14:textId="77777777" w:rsidR="00937FF5" w:rsidRPr="00070587" w:rsidRDefault="00937FF5" w:rsidP="002F2486">
            <w:pPr>
              <w:jc w:val="center"/>
              <w:rPr>
                <w:b/>
                <w:sz w:val="18"/>
                <w:szCs w:val="18"/>
              </w:rPr>
            </w:pPr>
            <w:r w:rsidRPr="00070587">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7332409" w14:textId="77777777" w:rsidR="00937FF5" w:rsidRPr="00070587" w:rsidRDefault="00937FF5" w:rsidP="002F2486">
            <w:pPr>
              <w:jc w:val="center"/>
              <w:rPr>
                <w:b/>
                <w:sz w:val="18"/>
                <w:szCs w:val="18"/>
              </w:rPr>
            </w:pPr>
            <w:r w:rsidRPr="00070587">
              <w:rPr>
                <w:b/>
                <w:sz w:val="18"/>
                <w:szCs w:val="18"/>
              </w:rPr>
              <w:t>REGISTRO</w:t>
            </w:r>
          </w:p>
        </w:tc>
      </w:tr>
      <w:tr w:rsidR="00937FF5" w:rsidRPr="0057065A" w14:paraId="74CB5B82" w14:textId="77777777" w:rsidTr="006F0658">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1F9DCDD0" w14:textId="77777777" w:rsidR="00937FF5" w:rsidRPr="0057065A" w:rsidRDefault="00937FF5"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3ED5CFD" w14:textId="48CB3A38" w:rsidR="00937FF5" w:rsidRPr="0057065A" w:rsidRDefault="00937FF5" w:rsidP="00A229C4">
            <w:r w:rsidRPr="0057065A">
              <w:rPr>
                <w:noProof/>
                <w:lang w:eastAsia="es-CO"/>
              </w:rPr>
              <mc:AlternateContent>
                <mc:Choice Requires="wps">
                  <w:drawing>
                    <wp:anchor distT="0" distB="0" distL="114300" distR="114300" simplePos="0" relativeHeight="251980800" behindDoc="0" locked="0" layoutInCell="1" allowOverlap="1" wp14:anchorId="73FE13F8" wp14:editId="57CC7C37">
                      <wp:simplePos x="0" y="0"/>
                      <wp:positionH relativeFrom="column">
                        <wp:posOffset>367665</wp:posOffset>
                      </wp:positionH>
                      <wp:positionV relativeFrom="paragraph">
                        <wp:posOffset>82550</wp:posOffset>
                      </wp:positionV>
                      <wp:extent cx="828000" cy="232913"/>
                      <wp:effectExtent l="0" t="0" r="10795" b="15240"/>
                      <wp:wrapNone/>
                      <wp:docPr id="348"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17FE9CB7" w14:textId="77777777" w:rsidR="00623673" w:rsidRPr="00070587" w:rsidRDefault="00623673" w:rsidP="00070587">
                                  <w:pPr>
                                    <w:jc w:val="center"/>
                                    <w:rPr>
                                      <w:sz w:val="18"/>
                                      <w:szCs w:val="18"/>
                                    </w:rPr>
                                  </w:pPr>
                                  <w:r w:rsidRPr="00070587">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FE13F8" id="_x0000_s1155" style="position:absolute;left:0;text-align:left;margin-left:28.95pt;margin-top:6.5pt;width:65.2pt;height:18.35pt;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" fillcolor="white [3201]" strokecolor="black [3200]" strokeweight=".25pt">
                      <v:textbox>
                        <w:txbxContent>
                          <w:p w14:paraId="17FE9CB7" w14:textId="77777777" w:rsidR="00623673" w:rsidRPr="00070587" w:rsidRDefault="00623673" w:rsidP="00070587">
                            <w:pPr>
                              <w:jc w:val="center"/>
                              <w:rPr>
                                <w:sz w:val="18"/>
                                <w:szCs w:val="18"/>
                              </w:rPr>
                            </w:pPr>
                            <w:r w:rsidRPr="00070587">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1500C5" w14:textId="77777777" w:rsidR="00937FF5" w:rsidRPr="00070587" w:rsidRDefault="00937FF5" w:rsidP="00A229C4">
            <w:pPr>
              <w:rPr>
                <w:b/>
                <w:sz w:val="18"/>
                <w:szCs w:val="18"/>
              </w:rPr>
            </w:pPr>
            <w:r w:rsidRPr="00070587">
              <w:rPr>
                <w:sz w:val="18"/>
                <w:szCs w:val="18"/>
              </w:rPr>
              <w:t>INICIO</w:t>
            </w:r>
          </w:p>
        </w:tc>
      </w:tr>
      <w:tr w:rsidR="00937FF5" w:rsidRPr="0057065A" w14:paraId="05E850F1" w14:textId="77777777" w:rsidTr="00EA6AF7">
        <w:trPr>
          <w:trHeight w:val="98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461F27" w14:textId="411CCE0B" w:rsidR="00937FF5" w:rsidRPr="00070587" w:rsidRDefault="00937FF5" w:rsidP="00070587">
            <w:pPr>
              <w:jc w:val="center"/>
              <w:rPr>
                <w:sz w:val="18"/>
                <w:szCs w:val="18"/>
              </w:rPr>
            </w:pPr>
            <w:r w:rsidRPr="00070587">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4E260664" w14:textId="1FD89EBC" w:rsidR="00937FF5" w:rsidRPr="0057065A" w:rsidRDefault="00937FF5" w:rsidP="00A229C4">
            <w:r>
              <w:rPr>
                <w:noProof/>
                <w:lang w:eastAsia="es-CO"/>
              </w:rPr>
              <mc:AlternateContent>
                <mc:Choice Requires="wps">
                  <w:drawing>
                    <wp:anchor distT="0" distB="0" distL="114300" distR="114300" simplePos="0" relativeHeight="251997184" behindDoc="0" locked="0" layoutInCell="1" allowOverlap="1" wp14:anchorId="0622D640" wp14:editId="2FFEF3E3">
                      <wp:simplePos x="0" y="0"/>
                      <wp:positionH relativeFrom="column">
                        <wp:posOffset>805180</wp:posOffset>
                      </wp:positionH>
                      <wp:positionV relativeFrom="paragraph">
                        <wp:posOffset>433705</wp:posOffset>
                      </wp:positionV>
                      <wp:extent cx="0" cy="216000"/>
                      <wp:effectExtent l="76200" t="0" r="57150" b="50800"/>
                      <wp:wrapNone/>
                      <wp:docPr id="357" name="Conector recto de flecha 14"/>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FC756" id="Conector recto de flecha 14" o:spid="_x0000_s1026" type="#_x0000_t32" style="position:absolute;margin-left:63.4pt;margin-top:34.15pt;width:0;height:1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" strokecolor="black [3040]">
                      <v:stroke endarrow="block"/>
                    </v:shape>
                  </w:pict>
                </mc:Fallback>
              </mc:AlternateContent>
            </w:r>
            <w:r>
              <w:rPr>
                <w:b/>
                <w:noProof/>
                <w:lang w:eastAsia="es-CO"/>
              </w:rPr>
              <mc:AlternateContent>
                <mc:Choice Requires="wps">
                  <w:drawing>
                    <wp:anchor distT="0" distB="0" distL="114300" distR="114300" simplePos="0" relativeHeight="251981824" behindDoc="0" locked="0" layoutInCell="1" allowOverlap="1" wp14:anchorId="6F991B50" wp14:editId="4E111924">
                      <wp:simplePos x="0" y="0"/>
                      <wp:positionH relativeFrom="column">
                        <wp:posOffset>800100</wp:posOffset>
                      </wp:positionH>
                      <wp:positionV relativeFrom="paragraph">
                        <wp:posOffset>-55245</wp:posOffset>
                      </wp:positionV>
                      <wp:extent cx="0" cy="216000"/>
                      <wp:effectExtent l="76200" t="0" r="57150" b="50800"/>
                      <wp:wrapNone/>
                      <wp:docPr id="347" name="Conector recto de flecha 38"/>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3853758" id="Conector recto de flecha 38" o:spid="_x0000_s1026" type="#_x0000_t32" style="position:absolute;margin-left:63pt;margin-top:-4.35pt;width:0;height:17pt;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69536" behindDoc="0" locked="0" layoutInCell="1" allowOverlap="1" wp14:anchorId="4027F0F3" wp14:editId="6D07C42D">
                      <wp:simplePos x="0" y="0"/>
                      <wp:positionH relativeFrom="column">
                        <wp:posOffset>330200</wp:posOffset>
                      </wp:positionH>
                      <wp:positionV relativeFrom="paragraph">
                        <wp:posOffset>144780</wp:posOffset>
                      </wp:positionV>
                      <wp:extent cx="1007745" cy="287655"/>
                      <wp:effectExtent l="0" t="0" r="20955" b="17145"/>
                      <wp:wrapNone/>
                      <wp:docPr id="35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8954375" w14:textId="2F00E83D" w:rsidR="00623673" w:rsidRPr="00070587" w:rsidRDefault="00623673" w:rsidP="00070587">
                                  <w:pPr>
                                    <w:jc w:val="center"/>
                                    <w:rPr>
                                      <w:sz w:val="18"/>
                                      <w:szCs w:val="18"/>
                                    </w:rPr>
                                  </w:pPr>
                                  <w:r w:rsidRPr="00070587">
                                    <w:rPr>
                                      <w:sz w:val="18"/>
                                      <w:szCs w:val="18"/>
                                    </w:rPr>
                                    <w:t>Filtrar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7F0F3" id="_x0000_s1156" style="position:absolute;left:0;text-align:left;margin-left:26pt;margin-top:11.4pt;width:79.35pt;height:22.6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3Ww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" fillcolor="white [3201]" strokecolor="black [3200]" strokeweight=".25pt">
                      <v:textbox>
                        <w:txbxContent>
                          <w:p w14:paraId="68954375" w14:textId="2F00E83D" w:rsidR="00623673" w:rsidRPr="00070587" w:rsidRDefault="00623673" w:rsidP="00070587">
                            <w:pPr>
                              <w:jc w:val="center"/>
                              <w:rPr>
                                <w:sz w:val="18"/>
                                <w:szCs w:val="18"/>
                              </w:rPr>
                            </w:pPr>
                            <w:r w:rsidRPr="00070587">
                              <w:rPr>
                                <w:sz w:val="18"/>
                                <w:szCs w:val="18"/>
                              </w:rPr>
                              <w:t>Filtrar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D00166" w14:textId="0A427E8C" w:rsidR="00937FF5" w:rsidRPr="00070587" w:rsidRDefault="00937FF5" w:rsidP="00A229C4">
            <w:pPr>
              <w:rPr>
                <w:sz w:val="18"/>
                <w:szCs w:val="18"/>
                <w:lang w:val="es-ES"/>
              </w:rPr>
            </w:pPr>
            <w:r w:rsidRPr="00070587">
              <w:rPr>
                <w:sz w:val="18"/>
                <w:szCs w:val="18"/>
              </w:rPr>
              <w:t>Filtrar la muestra con una malla de 20 µm en una bomba de vacío para eliminar el exceso de agua.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DD25C13"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2343AF" w14:textId="77777777" w:rsidR="00937FF5" w:rsidRPr="00070587" w:rsidRDefault="00937FF5" w:rsidP="00A229C4">
            <w:pPr>
              <w:rPr>
                <w:sz w:val="18"/>
                <w:szCs w:val="18"/>
              </w:rPr>
            </w:pPr>
            <w:r w:rsidRPr="00070587">
              <w:rPr>
                <w:sz w:val="18"/>
                <w:szCs w:val="18"/>
              </w:rPr>
              <w:t>No aplica</w:t>
            </w:r>
          </w:p>
        </w:tc>
      </w:tr>
      <w:tr w:rsidR="00937FF5" w:rsidRPr="0057065A" w14:paraId="5F7E5815" w14:textId="77777777" w:rsidTr="00EA6AF7">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C75E227" w14:textId="479737AC" w:rsidR="00937FF5" w:rsidRPr="00070587" w:rsidRDefault="00937FF5" w:rsidP="00070587">
            <w:pPr>
              <w:jc w:val="center"/>
              <w:rPr>
                <w:sz w:val="18"/>
                <w:szCs w:val="18"/>
              </w:rPr>
            </w:pPr>
            <w:r w:rsidRPr="00070587">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1171B947" w14:textId="280AAEC7" w:rsidR="00937FF5" w:rsidRDefault="00937FF5" w:rsidP="00A229C4">
            <w:pPr>
              <w:rPr>
                <w:noProof/>
                <w:lang w:eastAsia="es-CO"/>
              </w:rPr>
            </w:pPr>
            <w:r w:rsidRPr="0057065A">
              <w:rPr>
                <w:noProof/>
                <w:lang w:eastAsia="es-CO"/>
              </w:rPr>
              <mc:AlternateContent>
                <mc:Choice Requires="wps">
                  <w:drawing>
                    <wp:anchor distT="0" distB="0" distL="114300" distR="114300" simplePos="0" relativeHeight="251990016" behindDoc="0" locked="0" layoutInCell="1" allowOverlap="1" wp14:anchorId="747BBA67" wp14:editId="14F700CA">
                      <wp:simplePos x="0" y="0"/>
                      <wp:positionH relativeFrom="column">
                        <wp:posOffset>313055</wp:posOffset>
                      </wp:positionH>
                      <wp:positionV relativeFrom="paragraph">
                        <wp:posOffset>16786</wp:posOffset>
                      </wp:positionV>
                      <wp:extent cx="1007745" cy="287655"/>
                      <wp:effectExtent l="0" t="0" r="20955" b="17145"/>
                      <wp:wrapNone/>
                      <wp:docPr id="35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012495D" w14:textId="0431D404" w:rsidR="00623673" w:rsidRPr="00070587" w:rsidRDefault="00623673" w:rsidP="00070587">
                                  <w:pPr>
                                    <w:jc w:val="center"/>
                                    <w:rPr>
                                      <w:sz w:val="18"/>
                                      <w:szCs w:val="18"/>
                                    </w:rPr>
                                  </w:pPr>
                                  <w:r w:rsidRPr="00070587">
                                    <w:rPr>
                                      <w:sz w:val="18"/>
                                      <w:szCs w:val="18"/>
                                    </w:rPr>
                                    <w:t>Llenar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BBA67" id="_x0000_s1157" style="position:absolute;left:0;text-align:left;margin-left:24.65pt;margin-top:1.3pt;width:79.35pt;height:22.6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c6Ww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" fillcolor="white [3201]" strokecolor="black [3200]" strokeweight=".25pt">
                      <v:textbox>
                        <w:txbxContent>
                          <w:p w14:paraId="5012495D" w14:textId="0431D404" w:rsidR="00623673" w:rsidRPr="00070587" w:rsidRDefault="00623673" w:rsidP="00070587">
                            <w:pPr>
                              <w:jc w:val="center"/>
                              <w:rPr>
                                <w:sz w:val="18"/>
                                <w:szCs w:val="18"/>
                              </w:rPr>
                            </w:pPr>
                            <w:r w:rsidRPr="00070587">
                              <w:rPr>
                                <w:sz w:val="18"/>
                                <w:szCs w:val="18"/>
                              </w:rPr>
                              <w:t>Llenar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DD9ABB" w14:textId="1325FDCB" w:rsidR="00937FF5" w:rsidRPr="00070587" w:rsidRDefault="00937FF5" w:rsidP="00A229C4">
            <w:pPr>
              <w:rPr>
                <w:sz w:val="18"/>
                <w:szCs w:val="18"/>
              </w:rPr>
            </w:pPr>
            <w:r w:rsidRPr="00070587">
              <w:rPr>
                <w:sz w:val="18"/>
                <w:szCs w:val="18"/>
              </w:rPr>
              <w:t>Llenar una probeta con agua de mar fil</w:t>
            </w:r>
            <w:r w:rsidR="00070587">
              <w:rPr>
                <w:sz w:val="18"/>
                <w:szCs w:val="18"/>
              </w:rPr>
              <w:t>trada hasta un volumen conocido.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A85CBC8"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9E774F3" w14:textId="77777777" w:rsidR="00937FF5" w:rsidRPr="00070587" w:rsidRDefault="00937FF5" w:rsidP="00A229C4">
            <w:pPr>
              <w:rPr>
                <w:sz w:val="18"/>
                <w:szCs w:val="18"/>
              </w:rPr>
            </w:pPr>
            <w:r w:rsidRPr="00070587">
              <w:rPr>
                <w:sz w:val="18"/>
                <w:szCs w:val="18"/>
              </w:rPr>
              <w:t>No aplica</w:t>
            </w:r>
          </w:p>
        </w:tc>
      </w:tr>
      <w:tr w:rsidR="00937FF5" w:rsidRPr="0057065A" w14:paraId="5003D1FE" w14:textId="77777777" w:rsidTr="00A40DEA">
        <w:trPr>
          <w:trHeight w:val="141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05F440" w14:textId="0F62C627" w:rsidR="00937FF5" w:rsidRPr="00070587" w:rsidRDefault="00937FF5" w:rsidP="00070587">
            <w:pPr>
              <w:jc w:val="center"/>
              <w:rPr>
                <w:sz w:val="18"/>
                <w:szCs w:val="18"/>
              </w:rPr>
            </w:pPr>
            <w:r w:rsidRPr="00070587">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3877EDD4" w14:textId="56239C5C" w:rsidR="00937FF5" w:rsidRPr="0057065A" w:rsidRDefault="00937FF5" w:rsidP="00A229C4">
            <w:r>
              <w:rPr>
                <w:noProof/>
                <w:lang w:eastAsia="es-CO"/>
              </w:rPr>
              <mc:AlternateContent>
                <mc:Choice Requires="wps">
                  <w:drawing>
                    <wp:anchor distT="0" distB="0" distL="114300" distR="114300" simplePos="0" relativeHeight="252006400" behindDoc="0" locked="0" layoutInCell="1" allowOverlap="1" wp14:anchorId="2F32643E" wp14:editId="67B3C481">
                      <wp:simplePos x="0" y="0"/>
                      <wp:positionH relativeFrom="column">
                        <wp:posOffset>832485</wp:posOffset>
                      </wp:positionH>
                      <wp:positionV relativeFrom="paragraph">
                        <wp:posOffset>599440</wp:posOffset>
                      </wp:positionV>
                      <wp:extent cx="0" cy="396000"/>
                      <wp:effectExtent l="76200" t="0" r="57150" b="61595"/>
                      <wp:wrapNone/>
                      <wp:docPr id="382" name="Conector recto de flecha 382"/>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0498B" id="Conector recto de flecha 382" o:spid="_x0000_s1026" type="#_x0000_t32" style="position:absolute;margin-left:65.55pt;margin-top:47.2pt;width:0;height:31.2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70560" behindDoc="0" locked="0" layoutInCell="1" allowOverlap="1" wp14:anchorId="1A80C52F" wp14:editId="20DAE1FE">
                      <wp:simplePos x="0" y="0"/>
                      <wp:positionH relativeFrom="column">
                        <wp:posOffset>324114</wp:posOffset>
                      </wp:positionH>
                      <wp:positionV relativeFrom="paragraph">
                        <wp:posOffset>306705</wp:posOffset>
                      </wp:positionV>
                      <wp:extent cx="1007745" cy="287655"/>
                      <wp:effectExtent l="0" t="0" r="20955" b="17145"/>
                      <wp:wrapNone/>
                      <wp:docPr id="36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149D511" w14:textId="6F353DB2" w:rsidR="00623673" w:rsidRPr="00070587" w:rsidRDefault="00623673" w:rsidP="00070587">
                                  <w:pPr>
                                    <w:jc w:val="center"/>
                                    <w:rPr>
                                      <w:sz w:val="18"/>
                                      <w:szCs w:val="18"/>
                                    </w:rPr>
                                  </w:pPr>
                                  <w:r w:rsidRPr="00070587">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0C52F" id="_x0000_s1158" style="position:absolute;left:0;text-align:left;margin-left:25.5pt;margin-top:24.15pt;width:79.35pt;height:22.6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853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" fillcolor="white [3201]" strokecolor="black [3200]" strokeweight=".25pt">
                      <v:textbox>
                        <w:txbxContent>
                          <w:p w14:paraId="4149D511" w14:textId="6F353DB2" w:rsidR="00623673" w:rsidRPr="00070587" w:rsidRDefault="00623673" w:rsidP="00070587">
                            <w:pPr>
                              <w:jc w:val="center"/>
                              <w:rPr>
                                <w:sz w:val="18"/>
                                <w:szCs w:val="18"/>
                              </w:rPr>
                            </w:pPr>
                            <w:r w:rsidRPr="00070587">
                              <w:rPr>
                                <w:sz w:val="18"/>
                                <w:szCs w:val="18"/>
                              </w:rPr>
                              <w:t>Depositar</w:t>
                            </w:r>
                          </w:p>
                        </w:txbxContent>
                      </v:textbox>
                    </v:rect>
                  </w:pict>
                </mc:Fallback>
              </mc:AlternateContent>
            </w:r>
            <w:r>
              <w:rPr>
                <w:noProof/>
                <w:lang w:eastAsia="es-CO"/>
              </w:rPr>
              <mc:AlternateContent>
                <mc:Choice Requires="wps">
                  <w:drawing>
                    <wp:anchor distT="0" distB="0" distL="114300" distR="114300" simplePos="0" relativeHeight="251982848" behindDoc="0" locked="0" layoutInCell="1" allowOverlap="1" wp14:anchorId="3455FA35" wp14:editId="71648D21">
                      <wp:simplePos x="0" y="0"/>
                      <wp:positionH relativeFrom="column">
                        <wp:posOffset>817880</wp:posOffset>
                      </wp:positionH>
                      <wp:positionV relativeFrom="paragraph">
                        <wp:posOffset>-97790</wp:posOffset>
                      </wp:positionV>
                      <wp:extent cx="0" cy="396000"/>
                      <wp:effectExtent l="76200" t="0" r="57150" b="61595"/>
                      <wp:wrapNone/>
                      <wp:docPr id="360" name="Conector recto de flecha 360"/>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F84DB" id="Conector recto de flecha 360" o:spid="_x0000_s1026" type="#_x0000_t32" style="position:absolute;margin-left:64.4pt;margin-top:-7.7pt;width:0;height:31.2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EBA8CB" w14:textId="7942BF9A" w:rsidR="00937FF5" w:rsidRPr="00070587" w:rsidRDefault="00937FF5" w:rsidP="00A229C4">
            <w:pPr>
              <w:rPr>
                <w:sz w:val="18"/>
                <w:szCs w:val="18"/>
              </w:rPr>
            </w:pPr>
            <w:r w:rsidRPr="00070587">
              <w:rPr>
                <w:sz w:val="18"/>
                <w:szCs w:val="18"/>
              </w:rPr>
              <w:t>Con ayuda de unas pinzas blandas, depositar la masa de zooplancton en la probeta con agua de mar filtrada. Dividir la masa de zooplancton en partes iguales de ser necesario.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AB7583A"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6C072DF" w14:textId="77777777" w:rsidR="00937FF5" w:rsidRPr="00070587" w:rsidRDefault="00937FF5" w:rsidP="00A229C4">
            <w:pPr>
              <w:rPr>
                <w:sz w:val="18"/>
                <w:szCs w:val="18"/>
              </w:rPr>
            </w:pPr>
            <w:r w:rsidRPr="00070587">
              <w:rPr>
                <w:sz w:val="18"/>
                <w:szCs w:val="18"/>
              </w:rPr>
              <w:t>No aplica</w:t>
            </w:r>
          </w:p>
        </w:tc>
      </w:tr>
      <w:tr w:rsidR="006A77D9" w:rsidRPr="0057065A" w14:paraId="2E2D807D" w14:textId="77777777" w:rsidTr="00A40DEA">
        <w:trPr>
          <w:trHeight w:val="96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54C8FB" w14:textId="177C9720" w:rsidR="006A77D9" w:rsidRPr="00070587" w:rsidRDefault="006A77D9" w:rsidP="00070587">
            <w:pPr>
              <w:jc w:val="center"/>
              <w:rPr>
                <w:sz w:val="18"/>
                <w:szCs w:val="18"/>
              </w:rPr>
            </w:pPr>
            <w:r w:rsidRPr="00070587">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51AF4769" w14:textId="3DF07F3E" w:rsidR="006A77D9" w:rsidRDefault="00EA6AF7" w:rsidP="00A229C4">
            <w:pPr>
              <w:rPr>
                <w:noProof/>
                <w:lang w:eastAsia="es-CO"/>
              </w:rPr>
            </w:pPr>
            <w:r w:rsidRPr="0057065A">
              <w:rPr>
                <w:noProof/>
                <w:lang w:eastAsia="es-CO"/>
              </w:rPr>
              <mc:AlternateContent>
                <mc:Choice Requires="wps">
                  <w:drawing>
                    <wp:anchor distT="0" distB="0" distL="114300" distR="114300" simplePos="0" relativeHeight="252488704" behindDoc="0" locked="0" layoutInCell="1" allowOverlap="1" wp14:anchorId="4E4E4D5B" wp14:editId="6ECA6798">
                      <wp:simplePos x="0" y="0"/>
                      <wp:positionH relativeFrom="column">
                        <wp:posOffset>319322</wp:posOffset>
                      </wp:positionH>
                      <wp:positionV relativeFrom="paragraph">
                        <wp:posOffset>107647</wp:posOffset>
                      </wp:positionV>
                      <wp:extent cx="1007745" cy="287655"/>
                      <wp:effectExtent l="0" t="0" r="20955" b="17145"/>
                      <wp:wrapNone/>
                      <wp:docPr id="48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4251702" w14:textId="77777777" w:rsidR="00623673" w:rsidRPr="000739B8" w:rsidRDefault="00623673" w:rsidP="00EA6AF7">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E4D5B" id="_x0000_s1159" style="position:absolute;left:0;text-align:left;margin-left:25.15pt;margin-top:8.5pt;width:79.35pt;height:22.6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b6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" fillcolor="white [3201]" strokecolor="black [3200]" strokeweight=".25pt">
                      <v:textbox>
                        <w:txbxContent>
                          <w:p w14:paraId="24251702" w14:textId="77777777" w:rsidR="00623673" w:rsidRPr="000739B8" w:rsidRDefault="00623673" w:rsidP="00EA6AF7">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C535525" w14:textId="0E30DEF5" w:rsidR="006A77D9" w:rsidRPr="00070587" w:rsidRDefault="006A77D9" w:rsidP="00A229C4">
            <w:pPr>
              <w:rPr>
                <w:sz w:val="18"/>
                <w:szCs w:val="18"/>
              </w:rPr>
            </w:pPr>
            <w:r w:rsidRPr="00070587">
              <w:rPr>
                <w:sz w:val="18"/>
                <w:szCs w:val="18"/>
              </w:rPr>
              <w:t>Registrar los datos de conteo e identificación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3F649A7" w14:textId="53CE9307" w:rsidR="006A77D9" w:rsidRPr="00070587" w:rsidRDefault="006A77D9"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746403" w14:textId="2FD36CB5" w:rsidR="006A77D9" w:rsidRPr="00EA6AF7" w:rsidRDefault="00944457" w:rsidP="00A229C4">
            <w:pPr>
              <w:rPr>
                <w:sz w:val="18"/>
                <w:szCs w:val="18"/>
              </w:rPr>
            </w:pPr>
            <w:r w:rsidRPr="00EA6AF7">
              <w:rPr>
                <w:sz w:val="18"/>
                <w:shd w:val="clear" w:color="auto" w:fill="FFFFFF"/>
              </w:rPr>
              <w:t>M5-00-FOR-13</w:t>
            </w:r>
            <w:r w:rsidR="00BB5BB7" w:rsidRPr="00EA6AF7">
              <w:rPr>
                <w:sz w:val="18"/>
                <w:shd w:val="clear" w:color="auto" w:fill="FFFFFF"/>
              </w:rPr>
              <w:t>6</w:t>
            </w:r>
          </w:p>
        </w:tc>
      </w:tr>
      <w:tr w:rsidR="00937FF5" w:rsidRPr="0057065A" w14:paraId="28FCCA3A" w14:textId="77777777" w:rsidTr="00A40DEA">
        <w:trPr>
          <w:trHeight w:val="85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1079F49" w14:textId="160D71A7" w:rsidR="00937FF5" w:rsidRPr="00070587" w:rsidRDefault="006A77D9" w:rsidP="00070587">
            <w:pPr>
              <w:jc w:val="center"/>
              <w:rPr>
                <w:sz w:val="18"/>
                <w:szCs w:val="18"/>
              </w:rPr>
            </w:pPr>
            <w:r w:rsidRPr="00070587">
              <w:rPr>
                <w:sz w:val="18"/>
                <w:szCs w:val="18"/>
              </w:rPr>
              <w:t>5</w:t>
            </w:r>
          </w:p>
        </w:tc>
        <w:tc>
          <w:tcPr>
            <w:tcW w:w="2972" w:type="dxa"/>
            <w:tcBorders>
              <w:top w:val="dashSmallGap" w:sz="4" w:space="0" w:color="A6A6A6" w:themeColor="background1" w:themeShade="A6"/>
              <w:left w:val="dotted" w:sz="4" w:space="0" w:color="7F7F7F" w:themeColor="text1" w:themeTint="80"/>
              <w:bottom w:val="dashSmallGap" w:sz="4" w:space="0" w:color="FFFFFF" w:themeColor="background1"/>
              <w:right w:val="dotted" w:sz="4" w:space="0" w:color="7F7F7F" w:themeColor="text1" w:themeTint="80"/>
            </w:tcBorders>
          </w:tcPr>
          <w:p w14:paraId="6C7678C0" w14:textId="28AFC9D7" w:rsidR="00937FF5" w:rsidRPr="0057065A" w:rsidRDefault="006A77D9" w:rsidP="00A229C4">
            <w:pPr>
              <w:rPr>
                <w:noProof/>
                <w:lang w:eastAsia="es-CO"/>
              </w:rPr>
            </w:pPr>
            <w:r>
              <w:rPr>
                <w:noProof/>
                <w:lang w:eastAsia="es-CO"/>
              </w:rPr>
              <mc:AlternateContent>
                <mc:Choice Requires="wps">
                  <w:drawing>
                    <wp:anchor distT="0" distB="0" distL="114300" distR="114300" simplePos="0" relativeHeight="251974656" behindDoc="0" locked="0" layoutInCell="1" allowOverlap="1" wp14:anchorId="1F4D6111" wp14:editId="33AC4829">
                      <wp:simplePos x="0" y="0"/>
                      <wp:positionH relativeFrom="column">
                        <wp:posOffset>813435</wp:posOffset>
                      </wp:positionH>
                      <wp:positionV relativeFrom="paragraph">
                        <wp:posOffset>346710</wp:posOffset>
                      </wp:positionV>
                      <wp:extent cx="0" cy="360000"/>
                      <wp:effectExtent l="76200" t="0" r="76200" b="59690"/>
                      <wp:wrapNone/>
                      <wp:docPr id="377" name="Conector recto de flecha 47"/>
                      <wp:cNvGraphicFramePr/>
                      <a:graphic xmlns:a="http://schemas.openxmlformats.org/drawingml/2006/main">
                        <a:graphicData uri="http://schemas.microsoft.com/office/word/2010/wordprocessingShape">
                          <wps:wsp>
                            <wps:cNvCnPr/>
                            <wps:spPr>
                              <a:xfrm>
                                <a:off x="0" y="0"/>
                                <a:ext cx="0" cy="36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08E692F" id="Conector recto de flecha 47" o:spid="_x0000_s1026" type="#_x0000_t32" style="position:absolute;margin-left:64.05pt;margin-top:27.3pt;width:0;height:28.35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" strokecolor="black [3040]">
                      <v:stroke endarrow="block"/>
                    </v:shape>
                  </w:pict>
                </mc:Fallback>
              </mc:AlternateContent>
            </w:r>
            <w:r>
              <w:rPr>
                <w:noProof/>
                <w:lang w:eastAsia="es-CO"/>
              </w:rPr>
              <mc:AlternateContent>
                <mc:Choice Requires="wps">
                  <w:drawing>
                    <wp:anchor distT="0" distB="0" distL="114300" distR="114300" simplePos="0" relativeHeight="252008448" behindDoc="0" locked="0" layoutInCell="1" allowOverlap="1" wp14:anchorId="15636960" wp14:editId="1C634CB7">
                      <wp:simplePos x="0" y="0"/>
                      <wp:positionH relativeFrom="column">
                        <wp:posOffset>832952</wp:posOffset>
                      </wp:positionH>
                      <wp:positionV relativeFrom="paragraph">
                        <wp:posOffset>-205501</wp:posOffset>
                      </wp:positionV>
                      <wp:extent cx="0" cy="319670"/>
                      <wp:effectExtent l="76200" t="0" r="76200" b="61595"/>
                      <wp:wrapNone/>
                      <wp:docPr id="383" name="Conector recto de flecha 383"/>
                      <wp:cNvGraphicFramePr/>
                      <a:graphic xmlns:a="http://schemas.openxmlformats.org/drawingml/2006/main">
                        <a:graphicData uri="http://schemas.microsoft.com/office/word/2010/wordprocessingShape">
                          <wps:wsp>
                            <wps:cNvCnPr/>
                            <wps:spPr>
                              <a:xfrm>
                                <a:off x="0" y="0"/>
                                <a:ext cx="0" cy="31967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447F97" id="Conector recto de flecha 383" o:spid="_x0000_s1026" type="#_x0000_t32" style="position:absolute;margin-left:65.6pt;margin-top:-16.2pt;width:0;height:25.1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00256" behindDoc="0" locked="0" layoutInCell="1" allowOverlap="1" wp14:anchorId="2FB35BCA" wp14:editId="0094D32D">
                      <wp:simplePos x="0" y="0"/>
                      <wp:positionH relativeFrom="column">
                        <wp:posOffset>320304</wp:posOffset>
                      </wp:positionH>
                      <wp:positionV relativeFrom="paragraph">
                        <wp:posOffset>91548</wp:posOffset>
                      </wp:positionV>
                      <wp:extent cx="1007745" cy="287655"/>
                      <wp:effectExtent l="0" t="0" r="20955" b="17145"/>
                      <wp:wrapNone/>
                      <wp:docPr id="37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1535AFD" w14:textId="269583D5" w:rsidR="00623673" w:rsidRPr="00070587" w:rsidRDefault="00623673" w:rsidP="00070587">
                                  <w:pPr>
                                    <w:jc w:val="center"/>
                                    <w:rPr>
                                      <w:sz w:val="18"/>
                                      <w:szCs w:val="18"/>
                                    </w:rPr>
                                  </w:pPr>
                                  <w:r w:rsidRPr="00070587">
                                    <w:rPr>
                                      <w:sz w:val="18"/>
                                      <w:szCs w:val="18"/>
                                    </w:rPr>
                                    <w:t>Filtrar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35BCA" id="_x0000_s1160" style="position:absolute;left:0;text-align:left;margin-left:25.2pt;margin-top:7.2pt;width:79.35pt;height:22.6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Z3t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" fillcolor="white [3201]" strokecolor="black [3200]" strokeweight=".25pt">
                      <v:textbox>
                        <w:txbxContent>
                          <w:p w14:paraId="41535AFD" w14:textId="269583D5" w:rsidR="00623673" w:rsidRPr="00070587" w:rsidRDefault="00623673" w:rsidP="00070587">
                            <w:pPr>
                              <w:jc w:val="center"/>
                              <w:rPr>
                                <w:sz w:val="18"/>
                                <w:szCs w:val="18"/>
                              </w:rPr>
                            </w:pPr>
                            <w:r w:rsidRPr="00070587">
                              <w:rPr>
                                <w:sz w:val="18"/>
                                <w:szCs w:val="18"/>
                              </w:rPr>
                              <w:t>Filtrar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0357A9" w14:textId="31CE947A" w:rsidR="00937FF5" w:rsidRPr="00070587" w:rsidRDefault="006A77D9" w:rsidP="00A229C4">
            <w:pPr>
              <w:rPr>
                <w:sz w:val="18"/>
                <w:szCs w:val="18"/>
                <w:lang w:val="es-ES"/>
              </w:rPr>
            </w:pPr>
            <w:r w:rsidRPr="00070587">
              <w:rPr>
                <w:sz w:val="18"/>
                <w:szCs w:val="18"/>
              </w:rPr>
              <w:t xml:space="preserve">Verter el contenido de la probeta en </w:t>
            </w:r>
            <w:r w:rsidR="00BB5BB7" w:rsidRPr="00BB5BB7">
              <w:rPr>
                <w:sz w:val="18"/>
                <w:szCs w:val="18"/>
              </w:rPr>
              <w:t xml:space="preserve">embudo de </w:t>
            </w:r>
            <w:proofErr w:type="spellStart"/>
            <w:r w:rsidR="00BB5BB7" w:rsidRPr="00BB5BB7">
              <w:rPr>
                <w:sz w:val="18"/>
                <w:szCs w:val="18"/>
              </w:rPr>
              <w:t>filtración</w:t>
            </w:r>
            <w:r w:rsidRPr="00070587">
              <w:rPr>
                <w:sz w:val="18"/>
                <w:szCs w:val="18"/>
              </w:rPr>
              <w:t>para</w:t>
            </w:r>
            <w:proofErr w:type="spellEnd"/>
            <w:r w:rsidRPr="00070587">
              <w:rPr>
                <w:sz w:val="18"/>
                <w:szCs w:val="18"/>
              </w:rPr>
              <w:t xml:space="preserve"> retirar el exceso de agua.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46B640"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CA9681" w14:textId="77777777" w:rsidR="00937FF5" w:rsidRPr="00070587" w:rsidRDefault="00937FF5" w:rsidP="00A229C4">
            <w:pPr>
              <w:rPr>
                <w:sz w:val="18"/>
                <w:szCs w:val="18"/>
              </w:rPr>
            </w:pPr>
            <w:r w:rsidRPr="00070587">
              <w:rPr>
                <w:sz w:val="18"/>
                <w:szCs w:val="18"/>
              </w:rPr>
              <w:t>No aplica</w:t>
            </w:r>
          </w:p>
        </w:tc>
      </w:tr>
      <w:tr w:rsidR="00937FF5" w:rsidRPr="0057065A" w14:paraId="1045E2AF" w14:textId="77777777" w:rsidTr="00EA6AF7">
        <w:trPr>
          <w:trHeight w:val="89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E6D41D" w14:textId="77777777" w:rsidR="00937FF5" w:rsidRPr="00070587" w:rsidRDefault="00937FF5" w:rsidP="00070587">
            <w:pPr>
              <w:jc w:val="center"/>
              <w:rPr>
                <w:sz w:val="18"/>
                <w:szCs w:val="18"/>
              </w:rPr>
            </w:pPr>
            <w:r w:rsidRPr="00070587">
              <w:rPr>
                <w:sz w:val="18"/>
                <w:szCs w:val="18"/>
              </w:rPr>
              <w:t>9</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6640320" w14:textId="6C9BD747" w:rsidR="00937FF5" w:rsidRPr="0057065A" w:rsidRDefault="006A77D9" w:rsidP="00A229C4">
            <w:pPr>
              <w:rPr>
                <w:noProof/>
                <w:lang w:eastAsia="es-CO"/>
              </w:rPr>
            </w:pPr>
            <w:r w:rsidRPr="0057065A">
              <w:rPr>
                <w:noProof/>
                <w:lang w:eastAsia="es-CO"/>
              </w:rPr>
              <mc:AlternateContent>
                <mc:Choice Requires="wps">
                  <w:drawing>
                    <wp:anchor distT="0" distB="0" distL="114300" distR="114300" simplePos="0" relativeHeight="252003328" behindDoc="0" locked="0" layoutInCell="1" allowOverlap="1" wp14:anchorId="4AD19184" wp14:editId="12FAF46C">
                      <wp:simplePos x="0" y="0"/>
                      <wp:positionH relativeFrom="column">
                        <wp:posOffset>319405</wp:posOffset>
                      </wp:positionH>
                      <wp:positionV relativeFrom="paragraph">
                        <wp:posOffset>189530</wp:posOffset>
                      </wp:positionV>
                      <wp:extent cx="1007745" cy="287655"/>
                      <wp:effectExtent l="0" t="0" r="20955" b="17145"/>
                      <wp:wrapNone/>
                      <wp:docPr id="37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FA6B5F6" w14:textId="5A04BF76" w:rsidR="00623673" w:rsidRPr="00070587" w:rsidRDefault="00623673" w:rsidP="00070587">
                                  <w:pPr>
                                    <w:jc w:val="center"/>
                                    <w:rPr>
                                      <w:sz w:val="18"/>
                                      <w:szCs w:val="18"/>
                                    </w:rPr>
                                  </w:pPr>
                                  <w:r w:rsidRPr="00070587">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19184" id="_x0000_s1161" style="position:absolute;left:0;text-align:left;margin-left:25.15pt;margin-top:14.9pt;width:79.35pt;height:22.6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1VgWw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" fillcolor="white [3201]" strokecolor="black [3200]" strokeweight=".25pt">
                      <v:textbox>
                        <w:txbxContent>
                          <w:p w14:paraId="7FA6B5F6" w14:textId="5A04BF76" w:rsidR="00623673" w:rsidRPr="00070587" w:rsidRDefault="00623673" w:rsidP="00070587">
                            <w:pPr>
                              <w:jc w:val="center"/>
                              <w:rPr>
                                <w:sz w:val="18"/>
                                <w:szCs w:val="18"/>
                              </w:rPr>
                            </w:pPr>
                            <w:r w:rsidRPr="00070587">
                              <w:rPr>
                                <w:sz w:val="18"/>
                                <w:szCs w:val="18"/>
                              </w:rPr>
                              <w:t>Depositar</w:t>
                            </w:r>
                          </w:p>
                        </w:txbxContent>
                      </v:textbox>
                    </v:rect>
                  </w:pict>
                </mc:Fallback>
              </mc:AlternateContent>
            </w:r>
            <w:r w:rsidR="00937FF5">
              <w:rPr>
                <w:noProof/>
                <w:lang w:eastAsia="es-CO"/>
              </w:rPr>
              <mc:AlternateContent>
                <mc:Choice Requires="wps">
                  <w:drawing>
                    <wp:anchor distT="0" distB="0" distL="114300" distR="114300" simplePos="0" relativeHeight="251973632" behindDoc="0" locked="0" layoutInCell="1" allowOverlap="1" wp14:anchorId="2AB7AF76" wp14:editId="589CAA84">
                      <wp:simplePos x="0" y="0"/>
                      <wp:positionH relativeFrom="column">
                        <wp:posOffset>819150</wp:posOffset>
                      </wp:positionH>
                      <wp:positionV relativeFrom="paragraph">
                        <wp:posOffset>402590</wp:posOffset>
                      </wp:positionV>
                      <wp:extent cx="0" cy="319670"/>
                      <wp:effectExtent l="76200" t="0" r="76200" b="61595"/>
                      <wp:wrapNone/>
                      <wp:docPr id="375" name="Conector recto de flecha 375"/>
                      <wp:cNvGraphicFramePr/>
                      <a:graphic xmlns:a="http://schemas.openxmlformats.org/drawingml/2006/main">
                        <a:graphicData uri="http://schemas.microsoft.com/office/word/2010/wordprocessingShape">
                          <wps:wsp>
                            <wps:cNvCnPr/>
                            <wps:spPr>
                              <a:xfrm>
                                <a:off x="0" y="0"/>
                                <a:ext cx="0" cy="31967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BEEED9" id="Conector recto de flecha 375" o:spid="_x0000_s1026" type="#_x0000_t32" style="position:absolute;margin-left:64.5pt;margin-top:31.7pt;width:0;height:25.1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D8AB01" w14:textId="5CFE3B36" w:rsidR="00937FF5" w:rsidRPr="00070587" w:rsidRDefault="006A77D9" w:rsidP="00A229C4">
            <w:pPr>
              <w:rPr>
                <w:sz w:val="18"/>
                <w:szCs w:val="18"/>
                <w:lang w:val="es-ES"/>
              </w:rPr>
            </w:pPr>
            <w:r w:rsidRPr="00070587">
              <w:rPr>
                <w:sz w:val="18"/>
                <w:szCs w:val="18"/>
              </w:rPr>
              <w:t xml:space="preserve">Depositar la masa de zooplancton en una caja </w:t>
            </w:r>
            <w:r w:rsidR="00487F4C">
              <w:rPr>
                <w:sz w:val="18"/>
                <w:szCs w:val="18"/>
              </w:rPr>
              <w:t>Petri</w:t>
            </w:r>
            <w:r w:rsidRPr="00070587">
              <w:rPr>
                <w:sz w:val="18"/>
                <w:szCs w:val="18"/>
              </w:rPr>
              <w:t xml:space="preserve"> debidamente rotulada con los datos de la muestra original.</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253109"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1D700C8" w14:textId="77777777" w:rsidR="00937FF5" w:rsidRPr="00070587" w:rsidRDefault="00937FF5" w:rsidP="00A229C4">
            <w:pPr>
              <w:rPr>
                <w:sz w:val="18"/>
                <w:szCs w:val="18"/>
              </w:rPr>
            </w:pPr>
            <w:r w:rsidRPr="00070587">
              <w:rPr>
                <w:sz w:val="18"/>
                <w:szCs w:val="18"/>
              </w:rPr>
              <w:t>No aplica</w:t>
            </w:r>
          </w:p>
        </w:tc>
      </w:tr>
      <w:tr w:rsidR="00937FF5" w:rsidRPr="0057065A" w14:paraId="217A659E" w14:textId="77777777" w:rsidTr="006F0658">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72A25529" w14:textId="77777777" w:rsidR="00937FF5" w:rsidRPr="0057065A" w:rsidRDefault="00937FF5" w:rsidP="00A229C4"/>
        </w:tc>
        <w:tc>
          <w:tcPr>
            <w:tcW w:w="2972" w:type="dxa"/>
            <w:tcBorders>
              <w:top w:val="dashSmallGap" w:sz="4" w:space="0" w:color="FFFFFF" w:themeColor="background1"/>
              <w:left w:val="dotted" w:sz="4" w:space="0" w:color="7F7F7F" w:themeColor="text1" w:themeTint="80"/>
              <w:right w:val="dotted" w:sz="4" w:space="0" w:color="7F7F7F" w:themeColor="text1" w:themeTint="80"/>
            </w:tcBorders>
          </w:tcPr>
          <w:p w14:paraId="58A9F41D" w14:textId="77777777" w:rsidR="00937FF5" w:rsidRPr="0057065A" w:rsidRDefault="00937FF5" w:rsidP="00A229C4">
            <w:r w:rsidRPr="0057065A">
              <w:rPr>
                <w:noProof/>
                <w:lang w:eastAsia="es-CO"/>
              </w:rPr>
              <mc:AlternateContent>
                <mc:Choice Requires="wps">
                  <w:drawing>
                    <wp:anchor distT="0" distB="0" distL="114300" distR="114300" simplePos="0" relativeHeight="251994112" behindDoc="0" locked="0" layoutInCell="1" allowOverlap="1" wp14:anchorId="7D9413AE" wp14:editId="34C3E85B">
                      <wp:simplePos x="0" y="0"/>
                      <wp:positionH relativeFrom="column">
                        <wp:posOffset>503555</wp:posOffset>
                      </wp:positionH>
                      <wp:positionV relativeFrom="paragraph">
                        <wp:posOffset>55245</wp:posOffset>
                      </wp:positionV>
                      <wp:extent cx="681355" cy="232410"/>
                      <wp:effectExtent l="0" t="0" r="23495" b="15240"/>
                      <wp:wrapNone/>
                      <wp:docPr id="381"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5B76EEFA" w14:textId="77777777" w:rsidR="00623673" w:rsidRPr="00070587" w:rsidRDefault="00623673" w:rsidP="00070587">
                                  <w:pPr>
                                    <w:jc w:val="center"/>
                                    <w:rPr>
                                      <w:sz w:val="18"/>
                                      <w:szCs w:val="18"/>
                                    </w:rPr>
                                  </w:pPr>
                                  <w:r w:rsidRPr="00070587">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9413AE" id="_x0000_s1162" style="position:absolute;left:0;text-align:left;margin-left:39.65pt;margin-top:4.35pt;width:53.65pt;height:18.3pt;z-index:251994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3Iz88GECAAAMBQAADgAAAAAAAAAAAAAAAAAuAgAAZHJzL2Uyb0Rv&#10;Yy54bWxQSwECLQAUAAYACAAAACEAAeyzsdwAAAAHAQAADwAAAAAAAAAAAAAAAAC7BAAAZHJzL2Rv&#10;d25yZXYueG1sUEsFBgAAAAAEAAQA8wAAAMQFAAAAAA==&#10;" fillcolor="white [3201]" strokecolor="black [3200]" strokeweight=".25pt">
                      <v:textbox>
                        <w:txbxContent>
                          <w:p w14:paraId="5B76EEFA" w14:textId="77777777" w:rsidR="00623673" w:rsidRPr="00070587" w:rsidRDefault="00623673" w:rsidP="00070587">
                            <w:pPr>
                              <w:jc w:val="center"/>
                              <w:rPr>
                                <w:sz w:val="18"/>
                                <w:szCs w:val="18"/>
                              </w:rPr>
                            </w:pPr>
                            <w:r w:rsidRPr="00070587">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B06DDDF" w14:textId="77777777" w:rsidR="00937FF5" w:rsidRPr="00070587" w:rsidRDefault="00937FF5" w:rsidP="00A229C4">
            <w:pPr>
              <w:rPr>
                <w:sz w:val="18"/>
                <w:szCs w:val="18"/>
              </w:rPr>
            </w:pPr>
            <w:r w:rsidRPr="00070587">
              <w:rPr>
                <w:sz w:val="18"/>
                <w:szCs w:val="18"/>
              </w:rPr>
              <w:t>FIN</w:t>
            </w:r>
          </w:p>
        </w:tc>
      </w:tr>
    </w:tbl>
    <w:p w14:paraId="1036B9DA" w14:textId="1246DD41" w:rsidR="00EA6AF7" w:rsidRDefault="00EA6AF7" w:rsidP="00A229C4">
      <w:pPr>
        <w:rPr>
          <w:lang w:val="es-ES"/>
        </w:rPr>
      </w:pPr>
    </w:p>
    <w:p w14:paraId="43A2C075" w14:textId="29D63FFD" w:rsidR="00A40DEA" w:rsidRDefault="00A40DEA" w:rsidP="00A229C4">
      <w:pPr>
        <w:rPr>
          <w:lang w:val="es-ES"/>
        </w:rPr>
      </w:pPr>
    </w:p>
    <w:p w14:paraId="1B6184F6" w14:textId="3510881C" w:rsidR="00A40DEA" w:rsidRDefault="00A40DEA" w:rsidP="00A229C4">
      <w:pPr>
        <w:rPr>
          <w:lang w:val="es-ES"/>
        </w:rPr>
      </w:pPr>
    </w:p>
    <w:p w14:paraId="56427AD4" w14:textId="6A31D2B4" w:rsidR="00A40DEA" w:rsidRDefault="00A40DEA" w:rsidP="00A229C4">
      <w:pPr>
        <w:rPr>
          <w:lang w:val="es-ES"/>
        </w:rPr>
      </w:pPr>
    </w:p>
    <w:p w14:paraId="146D2E8B" w14:textId="644341FF" w:rsidR="00A40DEA" w:rsidRDefault="00A40DEA" w:rsidP="00A229C4">
      <w:pPr>
        <w:rPr>
          <w:lang w:val="es-ES"/>
        </w:rPr>
      </w:pPr>
    </w:p>
    <w:p w14:paraId="0347B4E6" w14:textId="77E4B96F" w:rsidR="00A40DEA" w:rsidRDefault="00A40DEA" w:rsidP="00A229C4">
      <w:pPr>
        <w:rPr>
          <w:lang w:val="es-ES"/>
        </w:rPr>
      </w:pPr>
    </w:p>
    <w:p w14:paraId="1CAADE33" w14:textId="5EBCCC2D" w:rsidR="00A40DEA" w:rsidRDefault="00A40DEA" w:rsidP="00A229C4">
      <w:pPr>
        <w:rPr>
          <w:lang w:val="es-ES"/>
        </w:rPr>
      </w:pPr>
    </w:p>
    <w:p w14:paraId="0BF1B5B0" w14:textId="47A1DF70" w:rsidR="00A40DEA" w:rsidRDefault="00A40DEA" w:rsidP="00A229C4">
      <w:pPr>
        <w:rPr>
          <w:lang w:val="es-ES"/>
        </w:rPr>
      </w:pPr>
    </w:p>
    <w:p w14:paraId="2805AB00" w14:textId="170458C3" w:rsidR="00A40DEA" w:rsidRDefault="00A40DEA" w:rsidP="00A229C4">
      <w:pPr>
        <w:rPr>
          <w:lang w:val="es-ES"/>
        </w:rPr>
      </w:pPr>
    </w:p>
    <w:p w14:paraId="1CCDFC98" w14:textId="2E51AD94" w:rsidR="00A40DEA" w:rsidRDefault="00A40DEA" w:rsidP="00A229C4">
      <w:pPr>
        <w:rPr>
          <w:lang w:val="es-ES"/>
        </w:rPr>
      </w:pPr>
    </w:p>
    <w:p w14:paraId="0E7CCB1B" w14:textId="77777777" w:rsidR="00A40DEA" w:rsidRDefault="00A40DEA" w:rsidP="00A229C4">
      <w:pPr>
        <w:rPr>
          <w:lang w:val="es-ES"/>
        </w:rPr>
      </w:pPr>
    </w:p>
    <w:p w14:paraId="6D001B24" w14:textId="62B9E6ED" w:rsidR="00A40DEA" w:rsidRPr="00A40DEA" w:rsidRDefault="00C90FE7" w:rsidP="00A40DEA">
      <w:pPr>
        <w:pStyle w:val="Ttulo5"/>
      </w:pPr>
      <w:bookmarkStart w:id="555" w:name="_Ref57307354"/>
      <w:r w:rsidRPr="003D6AA9">
        <w:t xml:space="preserve">Análisis </w:t>
      </w:r>
      <w:r>
        <w:t>gravimétrico</w:t>
      </w:r>
      <w:bookmarkEnd w:id="555"/>
    </w:p>
    <w:p w14:paraId="500D3B84" w14:textId="6C0D0D57" w:rsidR="00A40DEA" w:rsidRDefault="00A40DEA" w:rsidP="00A40DEA">
      <w:pPr>
        <w:pStyle w:val="Prrafodelista"/>
        <w:ind w:left="0"/>
        <w:rPr>
          <w:sz w:val="18"/>
        </w:rPr>
      </w:pPr>
      <w:r w:rsidRPr="00A40DEA">
        <w:rPr>
          <w:sz w:val="18"/>
        </w:rPr>
        <w:t xml:space="preserve">Tabla </w:t>
      </w:r>
      <w:r w:rsidRPr="00A40DEA">
        <w:rPr>
          <w:sz w:val="18"/>
        </w:rPr>
        <w:fldChar w:fldCharType="begin"/>
      </w:r>
      <w:r w:rsidRPr="00A40DEA">
        <w:rPr>
          <w:sz w:val="18"/>
        </w:rPr>
        <w:instrText xml:space="preserve"> SEQ Tabla \* ARABIC </w:instrText>
      </w:r>
      <w:r w:rsidRPr="00A40DEA">
        <w:rPr>
          <w:sz w:val="18"/>
        </w:rPr>
        <w:fldChar w:fldCharType="separate"/>
      </w:r>
      <w:r w:rsidR="00107604">
        <w:rPr>
          <w:noProof/>
          <w:sz w:val="18"/>
        </w:rPr>
        <w:t>12</w:t>
      </w:r>
      <w:r w:rsidRPr="00A40DEA">
        <w:rPr>
          <w:sz w:val="18"/>
        </w:rPr>
        <w:fldChar w:fldCharType="end"/>
      </w:r>
    </w:p>
    <w:p w14:paraId="2626CCC0" w14:textId="6F8A71AC" w:rsidR="001F198D" w:rsidRPr="00A40DEA" w:rsidRDefault="00A40DEA" w:rsidP="00A40DEA">
      <w:pPr>
        <w:pStyle w:val="Prrafodelista"/>
        <w:ind w:left="0"/>
        <w:rPr>
          <w:sz w:val="18"/>
        </w:rPr>
      </w:pPr>
      <w:r w:rsidRPr="007767FD">
        <w:rPr>
          <w:sz w:val="18"/>
        </w:rPr>
        <w:t>Flujograma y descripción de actividades para</w:t>
      </w:r>
      <w:r>
        <w:rPr>
          <w:sz w:val="18"/>
        </w:rPr>
        <w:t xml:space="preserve"> el a</w:t>
      </w:r>
      <w:r w:rsidRPr="00A40DEA">
        <w:rPr>
          <w:sz w:val="18"/>
        </w:rPr>
        <w:t>nálisis gravimétrico</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C90FE7" w:rsidRPr="00CB23C8" w14:paraId="03CD5AB5"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00C1A84" w14:textId="77777777" w:rsidR="00C90FE7" w:rsidRPr="00CB23C8" w:rsidRDefault="00C90FE7" w:rsidP="00CB23C8">
            <w:pPr>
              <w:jc w:val="center"/>
              <w:rPr>
                <w:b/>
                <w:sz w:val="18"/>
                <w:szCs w:val="18"/>
              </w:rPr>
            </w:pPr>
            <w:r w:rsidRPr="00CB23C8">
              <w:rPr>
                <w:b/>
                <w:sz w:val="18"/>
                <w:szCs w:val="18"/>
              </w:rPr>
              <w:lastRenderedPageBreak/>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B61EE40" w14:textId="77777777" w:rsidR="00C90FE7" w:rsidRPr="00CB23C8" w:rsidRDefault="00C90FE7" w:rsidP="00CB23C8">
            <w:pPr>
              <w:jc w:val="center"/>
              <w:rPr>
                <w:b/>
                <w:sz w:val="18"/>
                <w:szCs w:val="18"/>
              </w:rPr>
            </w:pPr>
            <w:r w:rsidRPr="00CB23C8">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6FE0537" w14:textId="77777777" w:rsidR="00C90FE7" w:rsidRPr="00CB23C8" w:rsidRDefault="00C90FE7" w:rsidP="00CB23C8">
            <w:pPr>
              <w:jc w:val="center"/>
              <w:rPr>
                <w:b/>
                <w:sz w:val="18"/>
                <w:szCs w:val="18"/>
              </w:rPr>
            </w:pPr>
            <w:r w:rsidRPr="00CB23C8">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A1AC8BF" w14:textId="77777777" w:rsidR="00C90FE7" w:rsidRPr="00CB23C8" w:rsidRDefault="00C90FE7" w:rsidP="00CB23C8">
            <w:pPr>
              <w:jc w:val="center"/>
              <w:rPr>
                <w:b/>
                <w:sz w:val="18"/>
                <w:szCs w:val="18"/>
              </w:rPr>
            </w:pPr>
            <w:r w:rsidRPr="00CB23C8">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094494F" w14:textId="77777777" w:rsidR="00C90FE7" w:rsidRPr="00CB23C8" w:rsidRDefault="00C90FE7" w:rsidP="00CB23C8">
            <w:pPr>
              <w:jc w:val="center"/>
              <w:rPr>
                <w:b/>
                <w:sz w:val="18"/>
                <w:szCs w:val="18"/>
              </w:rPr>
            </w:pPr>
            <w:r w:rsidRPr="00CB23C8">
              <w:rPr>
                <w:b/>
                <w:sz w:val="18"/>
                <w:szCs w:val="18"/>
              </w:rPr>
              <w:t>REGISTRO</w:t>
            </w:r>
          </w:p>
        </w:tc>
      </w:tr>
      <w:tr w:rsidR="00C90FE7" w:rsidRPr="0057065A" w14:paraId="0C9AE155"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781D80BB" w14:textId="77777777" w:rsidR="00C90FE7" w:rsidRPr="0057065A" w:rsidRDefault="00C90FE7"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1EE081DE" w14:textId="77777777" w:rsidR="00C90FE7" w:rsidRPr="0057065A" w:rsidRDefault="00C90FE7" w:rsidP="00A229C4">
            <w:r w:rsidRPr="0057065A">
              <w:rPr>
                <w:noProof/>
                <w:lang w:eastAsia="es-CO"/>
              </w:rPr>
              <mc:AlternateContent>
                <mc:Choice Requires="wps">
                  <w:drawing>
                    <wp:anchor distT="0" distB="0" distL="114300" distR="114300" simplePos="0" relativeHeight="252016640" behindDoc="0" locked="0" layoutInCell="1" allowOverlap="1" wp14:anchorId="1AE59725" wp14:editId="74E43470">
                      <wp:simplePos x="0" y="0"/>
                      <wp:positionH relativeFrom="column">
                        <wp:posOffset>367665</wp:posOffset>
                      </wp:positionH>
                      <wp:positionV relativeFrom="paragraph">
                        <wp:posOffset>82550</wp:posOffset>
                      </wp:positionV>
                      <wp:extent cx="828000" cy="232913"/>
                      <wp:effectExtent l="0" t="0" r="10795" b="15240"/>
                      <wp:wrapNone/>
                      <wp:docPr id="384"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610F29E3" w14:textId="77777777" w:rsidR="00623673" w:rsidRPr="00CB23C8" w:rsidRDefault="00623673" w:rsidP="00CB23C8">
                                  <w:pPr>
                                    <w:jc w:val="center"/>
                                    <w:rPr>
                                      <w:sz w:val="18"/>
                                      <w:szCs w:val="18"/>
                                    </w:rPr>
                                  </w:pPr>
                                  <w:r w:rsidRPr="00CB23C8">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E59725" id="_x0000_s1163" style="position:absolute;left:0;text-align:left;margin-left:28.95pt;margin-top:6.5pt;width:65.2pt;height:18.35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" fillcolor="white [3201]" strokecolor="black [3200]" strokeweight=".25pt">
                      <v:textbox>
                        <w:txbxContent>
                          <w:p w14:paraId="610F29E3" w14:textId="77777777" w:rsidR="00623673" w:rsidRPr="00CB23C8" w:rsidRDefault="00623673" w:rsidP="00CB23C8">
                            <w:pPr>
                              <w:jc w:val="center"/>
                              <w:rPr>
                                <w:sz w:val="18"/>
                                <w:szCs w:val="18"/>
                              </w:rPr>
                            </w:pPr>
                            <w:r w:rsidRPr="00CB23C8">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E2E5E9" w14:textId="77777777" w:rsidR="00C90FE7" w:rsidRPr="00CB23C8" w:rsidRDefault="00C90FE7" w:rsidP="00CB23C8">
            <w:pPr>
              <w:jc w:val="center"/>
              <w:rPr>
                <w:b/>
                <w:sz w:val="18"/>
                <w:szCs w:val="18"/>
              </w:rPr>
            </w:pPr>
            <w:r w:rsidRPr="00CB23C8">
              <w:rPr>
                <w:sz w:val="18"/>
                <w:szCs w:val="18"/>
              </w:rPr>
              <w:t>INICIO</w:t>
            </w:r>
          </w:p>
        </w:tc>
      </w:tr>
      <w:tr w:rsidR="00C90FE7" w:rsidRPr="0057065A" w14:paraId="5307D7CE" w14:textId="77777777" w:rsidTr="00107604">
        <w:trPr>
          <w:trHeight w:val="98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C32A82" w14:textId="77777777" w:rsidR="00C90FE7" w:rsidRPr="00CB23C8" w:rsidRDefault="00C90FE7" w:rsidP="00CB23C8">
            <w:pPr>
              <w:jc w:val="center"/>
              <w:rPr>
                <w:sz w:val="18"/>
                <w:szCs w:val="18"/>
              </w:rPr>
            </w:pPr>
            <w:r w:rsidRPr="00CB23C8">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564292A5" w14:textId="77777777" w:rsidR="00C90FE7" w:rsidRPr="0057065A" w:rsidRDefault="00C90FE7" w:rsidP="00A229C4">
            <w:r>
              <w:rPr>
                <w:noProof/>
                <w:lang w:eastAsia="es-CO"/>
              </w:rPr>
              <mc:AlternateContent>
                <mc:Choice Requires="wps">
                  <w:drawing>
                    <wp:anchor distT="0" distB="0" distL="114300" distR="114300" simplePos="0" relativeHeight="252021760" behindDoc="0" locked="0" layoutInCell="1" allowOverlap="1" wp14:anchorId="71BCB042" wp14:editId="7C41C991">
                      <wp:simplePos x="0" y="0"/>
                      <wp:positionH relativeFrom="column">
                        <wp:posOffset>805180</wp:posOffset>
                      </wp:positionH>
                      <wp:positionV relativeFrom="paragraph">
                        <wp:posOffset>433705</wp:posOffset>
                      </wp:positionV>
                      <wp:extent cx="0" cy="360000"/>
                      <wp:effectExtent l="76200" t="0" r="76200" b="59690"/>
                      <wp:wrapNone/>
                      <wp:docPr id="385" name="Conector recto de flecha 14"/>
                      <wp:cNvGraphicFramePr/>
                      <a:graphic xmlns:a="http://schemas.openxmlformats.org/drawingml/2006/main">
                        <a:graphicData uri="http://schemas.microsoft.com/office/word/2010/wordprocessingShape">
                          <wps:wsp>
                            <wps:cNvCnPr/>
                            <wps:spPr>
                              <a:xfrm>
                                <a:off x="0" y="0"/>
                                <a:ext cx="0" cy="36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A7FDC" id="Conector recto de flecha 14" o:spid="_x0000_s1026" type="#_x0000_t32" style="position:absolute;margin-left:63.4pt;margin-top:34.15pt;width:0;height:28.3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" strokecolor="black [3040]">
                      <v:stroke endarrow="block"/>
                    </v:shape>
                  </w:pict>
                </mc:Fallback>
              </mc:AlternateContent>
            </w:r>
            <w:r>
              <w:rPr>
                <w:b/>
                <w:noProof/>
                <w:lang w:eastAsia="es-CO"/>
              </w:rPr>
              <mc:AlternateContent>
                <mc:Choice Requires="wps">
                  <w:drawing>
                    <wp:anchor distT="0" distB="0" distL="114300" distR="114300" simplePos="0" relativeHeight="252017664" behindDoc="0" locked="0" layoutInCell="1" allowOverlap="1" wp14:anchorId="43193D0B" wp14:editId="3A47B520">
                      <wp:simplePos x="0" y="0"/>
                      <wp:positionH relativeFrom="column">
                        <wp:posOffset>800100</wp:posOffset>
                      </wp:positionH>
                      <wp:positionV relativeFrom="paragraph">
                        <wp:posOffset>-55245</wp:posOffset>
                      </wp:positionV>
                      <wp:extent cx="0" cy="216000"/>
                      <wp:effectExtent l="76200" t="0" r="57150" b="50800"/>
                      <wp:wrapNone/>
                      <wp:docPr id="386" name="Conector recto de flecha 38"/>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E73FAC5" id="Conector recto de flecha 38" o:spid="_x0000_s1026" type="#_x0000_t32" style="position:absolute;margin-left:63pt;margin-top:-4.35pt;width:0;height:17pt;z-index:25201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10496" behindDoc="0" locked="0" layoutInCell="1" allowOverlap="1" wp14:anchorId="6BFC5634" wp14:editId="4A83F0F7">
                      <wp:simplePos x="0" y="0"/>
                      <wp:positionH relativeFrom="column">
                        <wp:posOffset>330200</wp:posOffset>
                      </wp:positionH>
                      <wp:positionV relativeFrom="paragraph">
                        <wp:posOffset>144780</wp:posOffset>
                      </wp:positionV>
                      <wp:extent cx="1007745" cy="287655"/>
                      <wp:effectExtent l="0" t="0" r="20955" b="17145"/>
                      <wp:wrapNone/>
                      <wp:docPr id="38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DC6C1E2" w14:textId="7B150054" w:rsidR="00623673" w:rsidRPr="00CB23C8" w:rsidRDefault="00623673" w:rsidP="00CB23C8">
                                  <w:pPr>
                                    <w:jc w:val="center"/>
                                    <w:rPr>
                                      <w:sz w:val="18"/>
                                      <w:szCs w:val="18"/>
                                      <w:lang w:val="en-US"/>
                                    </w:rPr>
                                  </w:pPr>
                                  <w:r w:rsidRPr="00CB23C8">
                                    <w:rPr>
                                      <w:sz w:val="18"/>
                                      <w:szCs w:val="18"/>
                                      <w:lang w:val="en-US"/>
                                    </w:rPr>
                                    <w:t>Relacionar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C5634" id="_x0000_s1164" style="position:absolute;left:0;text-align:left;margin-left:26pt;margin-top:11.4pt;width:79.35pt;height:22.6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oC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" fillcolor="white [3201]" strokecolor="black [3200]" strokeweight=".25pt">
                      <v:textbox>
                        <w:txbxContent>
                          <w:p w14:paraId="1DC6C1E2" w14:textId="7B150054" w:rsidR="00623673" w:rsidRPr="00CB23C8" w:rsidRDefault="00623673" w:rsidP="00CB23C8">
                            <w:pPr>
                              <w:jc w:val="center"/>
                              <w:rPr>
                                <w:sz w:val="18"/>
                                <w:szCs w:val="18"/>
                                <w:lang w:val="en-US"/>
                              </w:rPr>
                            </w:pPr>
                            <w:r w:rsidRPr="00CB23C8">
                              <w:rPr>
                                <w:sz w:val="18"/>
                                <w:szCs w:val="18"/>
                                <w:lang w:val="en-US"/>
                              </w:rPr>
                              <w:t>Relacionar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FE2C111" w14:textId="77777777" w:rsidR="00F65F3B" w:rsidRPr="00CB23C8" w:rsidRDefault="00F65F3B" w:rsidP="00A229C4">
            <w:pPr>
              <w:rPr>
                <w:sz w:val="18"/>
                <w:szCs w:val="18"/>
              </w:rPr>
            </w:pPr>
            <w:r w:rsidRPr="00CB23C8">
              <w:rPr>
                <w:sz w:val="18"/>
                <w:szCs w:val="18"/>
              </w:rPr>
              <w:t>Para cada muestra a analizar, relacionar un crisol de tamaño congruente con el</w:t>
            </w:r>
          </w:p>
          <w:p w14:paraId="5300A07A" w14:textId="191585CA" w:rsidR="00C90FE7" w:rsidRPr="00CB23C8" w:rsidRDefault="00F65F3B" w:rsidP="00A229C4">
            <w:pPr>
              <w:rPr>
                <w:sz w:val="18"/>
                <w:szCs w:val="18"/>
                <w:lang w:val="es-ES"/>
              </w:rPr>
            </w:pPr>
            <w:r w:rsidRPr="00CB23C8">
              <w:rPr>
                <w:sz w:val="18"/>
                <w:szCs w:val="18"/>
              </w:rPr>
              <w:t xml:space="preserve">volumen de </w:t>
            </w:r>
            <w:proofErr w:type="gramStart"/>
            <w:r w:rsidRPr="00CB23C8">
              <w:rPr>
                <w:sz w:val="18"/>
                <w:szCs w:val="18"/>
              </w:rPr>
              <w:t>la misma</w:t>
            </w:r>
            <w:proofErr w:type="gramEnd"/>
            <w:r w:rsidRPr="00CB23C8">
              <w:rPr>
                <w:sz w:val="18"/>
                <w:szCs w:val="18"/>
              </w:rPr>
              <w:t>.</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194EAC" w14:textId="77777777" w:rsidR="00C90FE7" w:rsidRPr="00384610" w:rsidRDefault="00C90FE7" w:rsidP="00A229C4">
            <w:pPr>
              <w:rPr>
                <w:sz w:val="18"/>
                <w:szCs w:val="18"/>
              </w:rPr>
            </w:pPr>
            <w:r w:rsidRPr="00384610">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EBFAF9" w14:textId="77777777" w:rsidR="00C90FE7" w:rsidRPr="00384610" w:rsidRDefault="00C90FE7" w:rsidP="00A229C4">
            <w:pPr>
              <w:rPr>
                <w:sz w:val="18"/>
                <w:szCs w:val="18"/>
              </w:rPr>
            </w:pPr>
            <w:r w:rsidRPr="00384610">
              <w:rPr>
                <w:sz w:val="18"/>
                <w:szCs w:val="18"/>
              </w:rPr>
              <w:t>No aplica</w:t>
            </w:r>
          </w:p>
        </w:tc>
      </w:tr>
      <w:tr w:rsidR="00C90FE7" w:rsidRPr="0057065A" w14:paraId="4A394098"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EEE043" w14:textId="77777777" w:rsidR="00C90FE7" w:rsidRPr="00CB23C8" w:rsidRDefault="00C90FE7" w:rsidP="00CB23C8">
            <w:pPr>
              <w:jc w:val="center"/>
              <w:rPr>
                <w:sz w:val="18"/>
                <w:szCs w:val="18"/>
              </w:rPr>
            </w:pPr>
            <w:r w:rsidRPr="00CB23C8">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5D1E4FCB" w14:textId="6623EEDA" w:rsidR="00C90FE7" w:rsidRDefault="00C90FE7" w:rsidP="00A229C4">
            <w:pPr>
              <w:rPr>
                <w:noProof/>
                <w:lang w:eastAsia="es-CO"/>
              </w:rPr>
            </w:pPr>
            <w:r w:rsidRPr="0057065A">
              <w:rPr>
                <w:noProof/>
                <w:lang w:eastAsia="es-CO"/>
              </w:rPr>
              <mc:AlternateContent>
                <mc:Choice Requires="wps">
                  <w:drawing>
                    <wp:anchor distT="0" distB="0" distL="114300" distR="114300" simplePos="0" relativeHeight="252019712" behindDoc="0" locked="0" layoutInCell="1" allowOverlap="1" wp14:anchorId="42C0191C" wp14:editId="356447FA">
                      <wp:simplePos x="0" y="0"/>
                      <wp:positionH relativeFrom="column">
                        <wp:posOffset>312684</wp:posOffset>
                      </wp:positionH>
                      <wp:positionV relativeFrom="paragraph">
                        <wp:posOffset>162560</wp:posOffset>
                      </wp:positionV>
                      <wp:extent cx="1007745" cy="287655"/>
                      <wp:effectExtent l="0" t="0" r="20955" b="17145"/>
                      <wp:wrapNone/>
                      <wp:docPr id="38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D08BB76" w14:textId="589D154B" w:rsidR="00623673" w:rsidRPr="00CB23C8" w:rsidRDefault="00623673" w:rsidP="00CB23C8">
                                  <w:pPr>
                                    <w:jc w:val="center"/>
                                    <w:rPr>
                                      <w:sz w:val="18"/>
                                      <w:szCs w:val="18"/>
                                      <w:lang w:val="en-US"/>
                                    </w:rPr>
                                  </w:pPr>
                                  <w:r w:rsidRPr="00CB23C8">
                                    <w:rPr>
                                      <w:sz w:val="18"/>
                                      <w:szCs w:val="18"/>
                                      <w:lang w:val="en-US"/>
                                    </w:rPr>
                                    <w:t>Elaborar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0191C" id="_x0000_s1165" style="position:absolute;left:0;text-align:left;margin-left:24.6pt;margin-top:12.8pt;width:79.35pt;height:22.6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" fillcolor="white [3201]" strokecolor="black [3200]" strokeweight=".25pt">
                      <v:textbox>
                        <w:txbxContent>
                          <w:p w14:paraId="6D08BB76" w14:textId="589D154B" w:rsidR="00623673" w:rsidRPr="00CB23C8" w:rsidRDefault="00623673" w:rsidP="00CB23C8">
                            <w:pPr>
                              <w:jc w:val="center"/>
                              <w:rPr>
                                <w:sz w:val="18"/>
                                <w:szCs w:val="18"/>
                                <w:lang w:val="en-US"/>
                              </w:rPr>
                            </w:pPr>
                            <w:r w:rsidRPr="00CB23C8">
                              <w:rPr>
                                <w:sz w:val="18"/>
                                <w:szCs w:val="18"/>
                                <w:lang w:val="en-US"/>
                              </w:rPr>
                              <w:t>Elaborar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E7F67C" w14:textId="798D5BC1" w:rsidR="00C90FE7" w:rsidRPr="00CB23C8" w:rsidRDefault="00F65F3B" w:rsidP="00A229C4">
            <w:pPr>
              <w:rPr>
                <w:sz w:val="18"/>
                <w:szCs w:val="18"/>
              </w:rPr>
            </w:pPr>
            <w:r w:rsidRPr="00CB23C8">
              <w:rPr>
                <w:sz w:val="18"/>
                <w:szCs w:val="18"/>
              </w:rPr>
              <w:t xml:space="preserve">Elaborar tapas con papel aluminio </w:t>
            </w:r>
            <w:proofErr w:type="gramStart"/>
            <w:r w:rsidRPr="00CB23C8">
              <w:rPr>
                <w:sz w:val="18"/>
                <w:szCs w:val="18"/>
              </w:rPr>
              <w:t>de acuerdo al</w:t>
            </w:r>
            <w:proofErr w:type="gramEnd"/>
            <w:r w:rsidRPr="00CB23C8">
              <w:rPr>
                <w:sz w:val="18"/>
                <w:szCs w:val="18"/>
              </w:rPr>
              <w:t xml:space="preserve"> tamaño de los crisoles y rotular con la información de cada muestra.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E7E7C9" w14:textId="77777777" w:rsidR="00C90FE7" w:rsidRPr="00384610" w:rsidRDefault="00C90FE7" w:rsidP="00A229C4">
            <w:pPr>
              <w:rPr>
                <w:sz w:val="18"/>
                <w:szCs w:val="18"/>
              </w:rPr>
            </w:pPr>
            <w:r w:rsidRPr="00384610">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2B3E3DD" w14:textId="77777777" w:rsidR="00C90FE7" w:rsidRPr="00384610" w:rsidRDefault="00C90FE7" w:rsidP="00A229C4">
            <w:pPr>
              <w:rPr>
                <w:sz w:val="18"/>
                <w:szCs w:val="18"/>
              </w:rPr>
            </w:pPr>
            <w:r w:rsidRPr="00384610">
              <w:rPr>
                <w:sz w:val="18"/>
                <w:szCs w:val="18"/>
              </w:rPr>
              <w:t>No aplica</w:t>
            </w:r>
          </w:p>
        </w:tc>
      </w:tr>
      <w:tr w:rsidR="00C90FE7" w:rsidRPr="0057065A" w14:paraId="32E508BC"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16FE09D" w14:textId="77777777" w:rsidR="00C90FE7" w:rsidRPr="00CB23C8" w:rsidRDefault="00C90FE7" w:rsidP="00CB23C8">
            <w:pPr>
              <w:jc w:val="center"/>
              <w:rPr>
                <w:sz w:val="18"/>
                <w:szCs w:val="18"/>
              </w:rPr>
            </w:pPr>
            <w:r w:rsidRPr="00CB23C8">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0C08A5E7" w14:textId="03666F79" w:rsidR="00C90FE7" w:rsidRPr="0057065A" w:rsidRDefault="00F65F3B" w:rsidP="00A229C4">
            <w:r>
              <w:rPr>
                <w:noProof/>
                <w:lang w:eastAsia="es-CO"/>
              </w:rPr>
              <mc:AlternateContent>
                <mc:Choice Requires="wps">
                  <w:drawing>
                    <wp:anchor distT="0" distB="0" distL="114300" distR="114300" simplePos="0" relativeHeight="252024832" behindDoc="0" locked="0" layoutInCell="1" allowOverlap="1" wp14:anchorId="58EDB1AB" wp14:editId="393C6DE3">
                      <wp:simplePos x="0" y="0"/>
                      <wp:positionH relativeFrom="column">
                        <wp:posOffset>832485</wp:posOffset>
                      </wp:positionH>
                      <wp:positionV relativeFrom="paragraph">
                        <wp:posOffset>464185</wp:posOffset>
                      </wp:positionV>
                      <wp:extent cx="0" cy="108000"/>
                      <wp:effectExtent l="76200" t="0" r="57150" b="63500"/>
                      <wp:wrapNone/>
                      <wp:docPr id="389" name="Conector recto de flecha 389"/>
                      <wp:cNvGraphicFramePr/>
                      <a:graphic xmlns:a="http://schemas.openxmlformats.org/drawingml/2006/main">
                        <a:graphicData uri="http://schemas.microsoft.com/office/word/2010/wordprocessingShape">
                          <wps:wsp>
                            <wps:cNvCnPr/>
                            <wps:spPr>
                              <a:xfrm>
                                <a:off x="0" y="0"/>
                                <a:ext cx="0" cy="10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1A970B" id="Conector recto de flecha 389" o:spid="_x0000_s1026" type="#_x0000_t32" style="position:absolute;margin-left:65.55pt;margin-top:36.55pt;width:0;height:8.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11520" behindDoc="0" locked="0" layoutInCell="1" allowOverlap="1" wp14:anchorId="0C96AFB9" wp14:editId="48FE7A82">
                      <wp:simplePos x="0" y="0"/>
                      <wp:positionH relativeFrom="column">
                        <wp:posOffset>323215</wp:posOffset>
                      </wp:positionH>
                      <wp:positionV relativeFrom="paragraph">
                        <wp:posOffset>183144</wp:posOffset>
                      </wp:positionV>
                      <wp:extent cx="1007745" cy="287655"/>
                      <wp:effectExtent l="0" t="0" r="20955" b="17145"/>
                      <wp:wrapNone/>
                      <wp:docPr id="39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30C9F33" w14:textId="6A1E7EF8" w:rsidR="00623673" w:rsidRPr="00CB23C8" w:rsidRDefault="00623673" w:rsidP="00CB23C8">
                                  <w:pPr>
                                    <w:jc w:val="center"/>
                                    <w:rPr>
                                      <w:sz w:val="18"/>
                                      <w:szCs w:val="18"/>
                                      <w:lang w:val="en-US"/>
                                    </w:rPr>
                                  </w:pPr>
                                  <w:r w:rsidRPr="00CB23C8">
                                    <w:rPr>
                                      <w:sz w:val="18"/>
                                      <w:szCs w:val="18"/>
                                      <w:lang w:val="en-US"/>
                                    </w:rPr>
                                    <w:t>Pesar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6AFB9" id="_x0000_s1166" style="position:absolute;left:0;text-align:left;margin-left:25.45pt;margin-top:14.4pt;width:79.35pt;height:22.6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O5h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" fillcolor="white [3201]" strokecolor="black [3200]" strokeweight=".25pt">
                      <v:textbox>
                        <w:txbxContent>
                          <w:p w14:paraId="030C9F33" w14:textId="6A1E7EF8" w:rsidR="00623673" w:rsidRPr="00CB23C8" w:rsidRDefault="00623673" w:rsidP="00CB23C8">
                            <w:pPr>
                              <w:jc w:val="center"/>
                              <w:rPr>
                                <w:sz w:val="18"/>
                                <w:szCs w:val="18"/>
                                <w:lang w:val="en-US"/>
                              </w:rPr>
                            </w:pPr>
                            <w:r w:rsidRPr="00CB23C8">
                              <w:rPr>
                                <w:sz w:val="18"/>
                                <w:szCs w:val="18"/>
                                <w:lang w:val="en-US"/>
                              </w:rPr>
                              <w:t>Pesar</w:t>
                            </w:r>
                          </w:p>
                        </w:txbxContent>
                      </v:textbox>
                    </v:rect>
                  </w:pict>
                </mc:Fallback>
              </mc:AlternateContent>
            </w:r>
            <w:r>
              <w:rPr>
                <w:noProof/>
                <w:lang w:eastAsia="es-CO"/>
              </w:rPr>
              <mc:AlternateContent>
                <mc:Choice Requires="wps">
                  <w:drawing>
                    <wp:anchor distT="0" distB="0" distL="114300" distR="114300" simplePos="0" relativeHeight="252018688" behindDoc="0" locked="0" layoutInCell="1" allowOverlap="1" wp14:anchorId="2AF0934B" wp14:editId="2262E5E6">
                      <wp:simplePos x="0" y="0"/>
                      <wp:positionH relativeFrom="column">
                        <wp:posOffset>826506</wp:posOffset>
                      </wp:positionH>
                      <wp:positionV relativeFrom="paragraph">
                        <wp:posOffset>-227186</wp:posOffset>
                      </wp:positionV>
                      <wp:extent cx="0" cy="396000"/>
                      <wp:effectExtent l="76200" t="0" r="57150" b="61595"/>
                      <wp:wrapNone/>
                      <wp:docPr id="391" name="Conector recto de flecha 391"/>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7305F" id="Conector recto de flecha 391" o:spid="_x0000_s1026" type="#_x0000_t32" style="position:absolute;margin-left:65.1pt;margin-top:-17.9pt;width:0;height:31.2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2D1519B" w14:textId="2CC8BDD1" w:rsidR="00C90FE7" w:rsidRPr="00CB23C8" w:rsidRDefault="00F65F3B" w:rsidP="00A229C4">
            <w:pPr>
              <w:rPr>
                <w:sz w:val="18"/>
                <w:szCs w:val="18"/>
              </w:rPr>
            </w:pPr>
            <w:r w:rsidRPr="00CB23C8">
              <w:rPr>
                <w:sz w:val="18"/>
                <w:szCs w:val="18"/>
              </w:rPr>
              <w:t>Pesar dos veces en una balanza analítica (previamente calibrada) cada crisol junto con su respectiva tapa de aluminio.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34741B" w14:textId="77777777" w:rsidR="00C90FE7" w:rsidRPr="00384610" w:rsidRDefault="00C90FE7" w:rsidP="00A229C4">
            <w:pPr>
              <w:rPr>
                <w:sz w:val="18"/>
                <w:szCs w:val="18"/>
              </w:rPr>
            </w:pPr>
            <w:r w:rsidRPr="00384610">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E5736FB" w14:textId="77777777" w:rsidR="00C90FE7" w:rsidRPr="00384610" w:rsidRDefault="00C90FE7" w:rsidP="00A229C4">
            <w:pPr>
              <w:rPr>
                <w:sz w:val="18"/>
                <w:szCs w:val="18"/>
              </w:rPr>
            </w:pPr>
            <w:r w:rsidRPr="00384610">
              <w:rPr>
                <w:sz w:val="18"/>
                <w:szCs w:val="18"/>
              </w:rPr>
              <w:t>No aplica</w:t>
            </w:r>
          </w:p>
        </w:tc>
      </w:tr>
      <w:tr w:rsidR="00C90FE7" w:rsidRPr="0057065A" w14:paraId="2019DC81" w14:textId="77777777" w:rsidTr="00107604">
        <w:trPr>
          <w:trHeight w:val="646"/>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8CEE10" w14:textId="77777777" w:rsidR="00C90FE7" w:rsidRPr="00CB23C8" w:rsidRDefault="00C90FE7" w:rsidP="00CB23C8">
            <w:pPr>
              <w:jc w:val="center"/>
              <w:rPr>
                <w:sz w:val="18"/>
                <w:szCs w:val="18"/>
              </w:rPr>
            </w:pPr>
            <w:r w:rsidRPr="00CB23C8">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1495A685" w14:textId="4EA2F17B" w:rsidR="00C90FE7" w:rsidRDefault="00A40DEA" w:rsidP="00A229C4">
            <w:pPr>
              <w:rPr>
                <w:noProof/>
                <w:lang w:eastAsia="es-CO"/>
              </w:rPr>
            </w:pPr>
            <w:r>
              <w:rPr>
                <w:noProof/>
                <w:lang w:eastAsia="es-CO"/>
              </w:rPr>
              <mc:AlternateContent>
                <mc:Choice Requires="wps">
                  <w:drawing>
                    <wp:anchor distT="0" distB="0" distL="114300" distR="114300" simplePos="0" relativeHeight="252045312" behindDoc="0" locked="0" layoutInCell="1" allowOverlap="1" wp14:anchorId="3CFF08F2" wp14:editId="7A0F7624">
                      <wp:simplePos x="0" y="0"/>
                      <wp:positionH relativeFrom="column">
                        <wp:posOffset>841375</wp:posOffset>
                      </wp:positionH>
                      <wp:positionV relativeFrom="paragraph">
                        <wp:posOffset>320040</wp:posOffset>
                      </wp:positionV>
                      <wp:extent cx="0" cy="144000"/>
                      <wp:effectExtent l="76200" t="0" r="57150" b="66040"/>
                      <wp:wrapNone/>
                      <wp:docPr id="420" name="Conector recto de flecha 420"/>
                      <wp:cNvGraphicFramePr/>
                      <a:graphic xmlns:a="http://schemas.openxmlformats.org/drawingml/2006/main">
                        <a:graphicData uri="http://schemas.microsoft.com/office/word/2010/wordprocessingShape">
                          <wps:wsp>
                            <wps:cNvCnPr/>
                            <wps:spPr>
                              <a:xfrm>
                                <a:off x="0" y="0"/>
                                <a:ext cx="0" cy="1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A4A68" id="Conector recto de flecha 420" o:spid="_x0000_s1026" type="#_x0000_t32" style="position:absolute;margin-left:66.25pt;margin-top:25.2pt;width:0;height:11.3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90752" behindDoc="0" locked="0" layoutInCell="1" allowOverlap="1" wp14:anchorId="582D74A8" wp14:editId="53AA46CB">
                      <wp:simplePos x="0" y="0"/>
                      <wp:positionH relativeFrom="column">
                        <wp:posOffset>308803</wp:posOffset>
                      </wp:positionH>
                      <wp:positionV relativeFrom="paragraph">
                        <wp:posOffset>29762</wp:posOffset>
                      </wp:positionV>
                      <wp:extent cx="1007745" cy="287655"/>
                      <wp:effectExtent l="0" t="0" r="20955" b="17145"/>
                      <wp:wrapNone/>
                      <wp:docPr id="50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DD625BA" w14:textId="77777777" w:rsidR="00623673" w:rsidRPr="000739B8" w:rsidRDefault="00623673" w:rsidP="00A40DEA">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D74A8" id="_x0000_s1167" style="position:absolute;left:0;text-align:left;margin-left:24.3pt;margin-top:2.35pt;width:79.35pt;height:22.65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bs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" fillcolor="white [3201]" strokecolor="black [3200]" strokeweight=".25pt">
                      <v:textbox>
                        <w:txbxContent>
                          <w:p w14:paraId="4DD625BA" w14:textId="77777777" w:rsidR="00623673" w:rsidRPr="000739B8" w:rsidRDefault="00623673" w:rsidP="00A40DEA">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C21F377" w14:textId="12F0FD65" w:rsidR="00C90FE7" w:rsidRPr="00CB23C8" w:rsidRDefault="00C90FE7" w:rsidP="00A229C4">
            <w:pPr>
              <w:rPr>
                <w:sz w:val="18"/>
                <w:szCs w:val="18"/>
              </w:rPr>
            </w:pPr>
            <w:r w:rsidRPr="00CB23C8">
              <w:rPr>
                <w:sz w:val="18"/>
                <w:szCs w:val="18"/>
              </w:rPr>
              <w:t xml:space="preserve">Registrar los </w:t>
            </w:r>
            <w:r w:rsidR="00F65F3B" w:rsidRPr="00CB23C8">
              <w:rPr>
                <w:sz w:val="18"/>
                <w:szCs w:val="18"/>
              </w:rPr>
              <w:t>valores obtenidos</w:t>
            </w:r>
            <w:r w:rsidRPr="00CB23C8">
              <w:rPr>
                <w:sz w:val="18"/>
                <w:szCs w:val="18"/>
              </w:rPr>
              <w:t xml:space="preserve">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85EA15" w14:textId="77777777" w:rsidR="00C90FE7" w:rsidRPr="00384610" w:rsidRDefault="00C90FE7" w:rsidP="00A229C4">
            <w:pPr>
              <w:rPr>
                <w:sz w:val="18"/>
                <w:szCs w:val="18"/>
              </w:rPr>
            </w:pPr>
            <w:r w:rsidRPr="00384610">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71F6E8" w14:textId="04A686C8" w:rsidR="00C90FE7" w:rsidRPr="00A40DEA" w:rsidRDefault="00944457" w:rsidP="00A229C4">
            <w:pPr>
              <w:rPr>
                <w:sz w:val="18"/>
              </w:rPr>
            </w:pPr>
            <w:r w:rsidRPr="00A40DEA">
              <w:rPr>
                <w:sz w:val="18"/>
                <w:shd w:val="clear" w:color="auto" w:fill="FFFFFF"/>
              </w:rPr>
              <w:t>M5-00-FOR-13</w:t>
            </w:r>
            <w:r w:rsidR="00BB5BB7" w:rsidRPr="00A40DEA">
              <w:rPr>
                <w:sz w:val="18"/>
                <w:shd w:val="clear" w:color="auto" w:fill="FFFFFF"/>
              </w:rPr>
              <w:t>7</w:t>
            </w:r>
          </w:p>
        </w:tc>
      </w:tr>
      <w:tr w:rsidR="00C90FE7" w:rsidRPr="0057065A" w14:paraId="666063E8"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2A9E9C9A" w14:textId="77777777" w:rsidR="00C90FE7" w:rsidRPr="0057065A" w:rsidRDefault="00C90FE7"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21EA94D7" w14:textId="08CD7F8D" w:rsidR="00C90FE7" w:rsidRPr="0057065A" w:rsidRDefault="00C90FE7" w:rsidP="00A229C4">
            <w:r w:rsidRPr="0057065A">
              <w:rPr>
                <w:noProof/>
                <w:lang w:eastAsia="es-CO"/>
              </w:rPr>
              <mc:AlternateContent>
                <mc:Choice Requires="wps">
                  <w:drawing>
                    <wp:anchor distT="0" distB="0" distL="114300" distR="114300" simplePos="0" relativeHeight="252020736" behindDoc="0" locked="0" layoutInCell="1" allowOverlap="1" wp14:anchorId="7B31CFA6" wp14:editId="40F81A7A">
                      <wp:simplePos x="0" y="0"/>
                      <wp:positionH relativeFrom="column">
                        <wp:posOffset>503555</wp:posOffset>
                      </wp:positionH>
                      <wp:positionV relativeFrom="paragraph">
                        <wp:posOffset>55245</wp:posOffset>
                      </wp:positionV>
                      <wp:extent cx="681355" cy="232410"/>
                      <wp:effectExtent l="0" t="0" r="23495" b="15240"/>
                      <wp:wrapNone/>
                      <wp:docPr id="399"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19F250A2" w14:textId="77777777" w:rsidR="00623673" w:rsidRPr="00CB23C8" w:rsidRDefault="00623673" w:rsidP="00CB23C8">
                                  <w:pPr>
                                    <w:jc w:val="center"/>
                                    <w:rPr>
                                      <w:sz w:val="18"/>
                                      <w:szCs w:val="18"/>
                                      <w:lang w:val="en-US"/>
                                    </w:rPr>
                                  </w:pPr>
                                  <w:r w:rsidRPr="00CB23C8">
                                    <w:rPr>
                                      <w:sz w:val="18"/>
                                      <w:szCs w:val="18"/>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31CFA6" id="_x0000_s1168" style="position:absolute;left:0;text-align:left;margin-left:39.65pt;margin-top:4.35pt;width:53.65pt;height:18.3pt;z-index:25202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jzWPfGECAAAMBQAADgAAAAAAAAAAAAAAAAAuAgAAZHJzL2Uyb0Rv&#10;Yy54bWxQSwECLQAUAAYACAAAACEAAeyzsdwAAAAHAQAADwAAAAAAAAAAAAAAAAC7BAAAZHJzL2Rv&#10;d25yZXYueG1sUEsFBgAAAAAEAAQA8wAAAMQFAAAAAA==&#10;" fillcolor="white [3201]" strokecolor="black [3200]" strokeweight=".25pt">
                      <v:textbox>
                        <w:txbxContent>
                          <w:p w14:paraId="19F250A2" w14:textId="77777777" w:rsidR="00623673" w:rsidRPr="00CB23C8" w:rsidRDefault="00623673" w:rsidP="00CB23C8">
                            <w:pPr>
                              <w:jc w:val="center"/>
                              <w:rPr>
                                <w:sz w:val="18"/>
                                <w:szCs w:val="18"/>
                                <w:lang w:val="en-US"/>
                              </w:rPr>
                            </w:pPr>
                            <w:r w:rsidRPr="00CB23C8">
                              <w:rPr>
                                <w:sz w:val="18"/>
                                <w:szCs w:val="18"/>
                                <w:lang w:val="en-US"/>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5CCE3A" w14:textId="77777777" w:rsidR="00C90FE7" w:rsidRPr="00CB23C8" w:rsidRDefault="00C90FE7" w:rsidP="00A229C4">
            <w:pPr>
              <w:rPr>
                <w:sz w:val="18"/>
                <w:szCs w:val="18"/>
              </w:rPr>
            </w:pPr>
            <w:r w:rsidRPr="00CB23C8">
              <w:rPr>
                <w:sz w:val="18"/>
                <w:szCs w:val="18"/>
              </w:rPr>
              <w:t>FIN</w:t>
            </w:r>
          </w:p>
        </w:tc>
      </w:tr>
    </w:tbl>
    <w:p w14:paraId="61BC8AE7" w14:textId="674BB312" w:rsidR="00A225F6" w:rsidRPr="00CF4FCE" w:rsidRDefault="00A225F6" w:rsidP="00384610">
      <w:pPr>
        <w:pStyle w:val="Ttulo5"/>
      </w:pPr>
      <w:r w:rsidRPr="00CF4FCE">
        <w:t xml:space="preserve"> </w:t>
      </w:r>
      <w:r>
        <w:t>Peso húmedo</w:t>
      </w:r>
    </w:p>
    <w:p w14:paraId="4285EF57" w14:textId="5B4AF949" w:rsidR="00A40DEA" w:rsidRDefault="00A40DEA" w:rsidP="00A40DEA">
      <w:pPr>
        <w:pStyle w:val="Prrafodelista"/>
        <w:ind w:left="0"/>
        <w:rPr>
          <w:sz w:val="18"/>
        </w:rPr>
      </w:pPr>
      <w:r w:rsidRPr="00A40DEA">
        <w:rPr>
          <w:sz w:val="18"/>
        </w:rPr>
        <w:t xml:space="preserve">Tabla </w:t>
      </w:r>
      <w:r w:rsidRPr="00A40DEA">
        <w:rPr>
          <w:sz w:val="18"/>
        </w:rPr>
        <w:fldChar w:fldCharType="begin"/>
      </w:r>
      <w:r w:rsidRPr="00A40DEA">
        <w:rPr>
          <w:sz w:val="18"/>
        </w:rPr>
        <w:instrText xml:space="preserve"> SEQ Tabla \* ARABIC </w:instrText>
      </w:r>
      <w:r w:rsidRPr="00A40DEA">
        <w:rPr>
          <w:sz w:val="18"/>
        </w:rPr>
        <w:fldChar w:fldCharType="separate"/>
      </w:r>
      <w:r w:rsidR="00107604">
        <w:rPr>
          <w:noProof/>
          <w:sz w:val="18"/>
        </w:rPr>
        <w:t>13</w:t>
      </w:r>
      <w:r w:rsidRPr="00A40DEA">
        <w:rPr>
          <w:sz w:val="18"/>
        </w:rPr>
        <w:fldChar w:fldCharType="end"/>
      </w:r>
      <w:r>
        <w:rPr>
          <w:sz w:val="18"/>
        </w:rPr>
        <w:t xml:space="preserve"> </w:t>
      </w:r>
    </w:p>
    <w:p w14:paraId="28BD3A29" w14:textId="7BB0DBC7" w:rsidR="00A40DEA" w:rsidRPr="00A40DEA" w:rsidRDefault="00A40DEA" w:rsidP="00A40DEA">
      <w:pPr>
        <w:pStyle w:val="Prrafodelista"/>
        <w:ind w:left="0"/>
        <w:rPr>
          <w:sz w:val="18"/>
        </w:rPr>
      </w:pPr>
      <w:r w:rsidRPr="007767FD">
        <w:rPr>
          <w:sz w:val="18"/>
        </w:rPr>
        <w:t>Flujograma y descripción de actividades para</w:t>
      </w:r>
      <w:r>
        <w:rPr>
          <w:sz w:val="18"/>
        </w:rPr>
        <w:t xml:space="preserve"> peso húmedo</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4D42E4" w:rsidRPr="00C14764" w14:paraId="46C69620"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354A976" w14:textId="77777777" w:rsidR="004D42E4" w:rsidRPr="00C14764" w:rsidRDefault="004D42E4" w:rsidP="00C14764">
            <w:pPr>
              <w:jc w:val="center"/>
              <w:rPr>
                <w:b/>
                <w:sz w:val="18"/>
                <w:szCs w:val="18"/>
              </w:rPr>
            </w:pPr>
            <w:r w:rsidRPr="00C14764">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1F5BF40" w14:textId="77777777" w:rsidR="004D42E4" w:rsidRPr="00C14764" w:rsidRDefault="004D42E4" w:rsidP="00C14764">
            <w:pPr>
              <w:jc w:val="center"/>
              <w:rPr>
                <w:b/>
                <w:sz w:val="18"/>
                <w:szCs w:val="18"/>
              </w:rPr>
            </w:pPr>
            <w:r w:rsidRPr="00C14764">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BB6DA9D" w14:textId="77777777" w:rsidR="004D42E4" w:rsidRPr="00C14764" w:rsidRDefault="004D42E4" w:rsidP="00C14764">
            <w:pPr>
              <w:jc w:val="center"/>
              <w:rPr>
                <w:b/>
                <w:sz w:val="18"/>
                <w:szCs w:val="18"/>
              </w:rPr>
            </w:pPr>
            <w:r w:rsidRPr="00C14764">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0ED73C8" w14:textId="77777777" w:rsidR="004D42E4" w:rsidRPr="00C14764" w:rsidRDefault="004D42E4" w:rsidP="00C14764">
            <w:pPr>
              <w:jc w:val="center"/>
              <w:rPr>
                <w:b/>
                <w:sz w:val="18"/>
                <w:szCs w:val="18"/>
              </w:rPr>
            </w:pPr>
            <w:r w:rsidRPr="00C14764">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07F82B7" w14:textId="77777777" w:rsidR="004D42E4" w:rsidRPr="00C14764" w:rsidRDefault="004D42E4" w:rsidP="00C14764">
            <w:pPr>
              <w:jc w:val="center"/>
              <w:rPr>
                <w:b/>
                <w:sz w:val="18"/>
                <w:szCs w:val="18"/>
              </w:rPr>
            </w:pPr>
            <w:r w:rsidRPr="00C14764">
              <w:rPr>
                <w:b/>
                <w:sz w:val="18"/>
                <w:szCs w:val="18"/>
              </w:rPr>
              <w:t>REGISTRO</w:t>
            </w:r>
          </w:p>
        </w:tc>
      </w:tr>
      <w:tr w:rsidR="004D42E4" w:rsidRPr="0057065A" w14:paraId="3218E006"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4B7A15D4" w14:textId="77777777" w:rsidR="004D42E4" w:rsidRPr="0057065A" w:rsidRDefault="004D42E4"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25A43571" w14:textId="77777777" w:rsidR="004D42E4" w:rsidRPr="0057065A" w:rsidRDefault="004D42E4" w:rsidP="00A229C4">
            <w:r w:rsidRPr="0057065A">
              <w:rPr>
                <w:noProof/>
                <w:lang w:eastAsia="es-CO"/>
              </w:rPr>
              <mc:AlternateContent>
                <mc:Choice Requires="wps">
                  <w:drawing>
                    <wp:anchor distT="0" distB="0" distL="114300" distR="114300" simplePos="0" relativeHeight="252051456" behindDoc="0" locked="0" layoutInCell="1" allowOverlap="1" wp14:anchorId="33744A93" wp14:editId="0F5DC977">
                      <wp:simplePos x="0" y="0"/>
                      <wp:positionH relativeFrom="column">
                        <wp:posOffset>367665</wp:posOffset>
                      </wp:positionH>
                      <wp:positionV relativeFrom="paragraph">
                        <wp:posOffset>82550</wp:posOffset>
                      </wp:positionV>
                      <wp:extent cx="828000" cy="232913"/>
                      <wp:effectExtent l="0" t="0" r="10795" b="15240"/>
                      <wp:wrapNone/>
                      <wp:docPr id="421"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020D3E75" w14:textId="77777777" w:rsidR="00623673" w:rsidRPr="00C14764" w:rsidRDefault="00623673" w:rsidP="00C14764">
                                  <w:pPr>
                                    <w:jc w:val="center"/>
                                    <w:rPr>
                                      <w:sz w:val="18"/>
                                      <w:szCs w:val="18"/>
                                    </w:rPr>
                                  </w:pPr>
                                  <w:r w:rsidRPr="00C14764">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744A93" id="_x0000_s1169" style="position:absolute;left:0;text-align:left;margin-left:28.95pt;margin-top:6.5pt;width:65.2pt;height:18.35pt;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" fillcolor="white [3201]" strokecolor="black [3200]" strokeweight=".25pt">
                      <v:textbox>
                        <w:txbxContent>
                          <w:p w14:paraId="020D3E75" w14:textId="77777777" w:rsidR="00623673" w:rsidRPr="00C14764" w:rsidRDefault="00623673" w:rsidP="00C14764">
                            <w:pPr>
                              <w:jc w:val="center"/>
                              <w:rPr>
                                <w:sz w:val="18"/>
                                <w:szCs w:val="18"/>
                              </w:rPr>
                            </w:pPr>
                            <w:r w:rsidRPr="00C14764">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A2F835" w14:textId="77777777" w:rsidR="004D42E4" w:rsidRPr="00C14764" w:rsidRDefault="004D42E4" w:rsidP="00A229C4">
            <w:pPr>
              <w:rPr>
                <w:b/>
                <w:sz w:val="18"/>
                <w:szCs w:val="18"/>
              </w:rPr>
            </w:pPr>
            <w:r w:rsidRPr="00C14764">
              <w:rPr>
                <w:sz w:val="18"/>
                <w:szCs w:val="18"/>
              </w:rPr>
              <w:t>INICIO</w:t>
            </w:r>
          </w:p>
        </w:tc>
      </w:tr>
      <w:tr w:rsidR="004D42E4" w:rsidRPr="0057065A" w14:paraId="028C8488" w14:textId="77777777" w:rsidTr="00107604">
        <w:trPr>
          <w:trHeight w:val="98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F5706B0" w14:textId="77777777" w:rsidR="004D42E4" w:rsidRPr="00C14764" w:rsidRDefault="004D42E4" w:rsidP="00C14764">
            <w:pPr>
              <w:jc w:val="center"/>
              <w:rPr>
                <w:sz w:val="18"/>
                <w:szCs w:val="18"/>
              </w:rPr>
            </w:pPr>
            <w:r w:rsidRPr="00C14764">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48A89D33" w14:textId="5309034A" w:rsidR="004D42E4" w:rsidRPr="0057065A" w:rsidRDefault="00CD684D" w:rsidP="00A229C4">
            <w:r>
              <w:rPr>
                <w:noProof/>
                <w:lang w:eastAsia="es-CO"/>
              </w:rPr>
              <mc:AlternateContent>
                <mc:Choice Requires="wps">
                  <w:drawing>
                    <wp:anchor distT="0" distB="0" distL="114300" distR="114300" simplePos="0" relativeHeight="252056576" behindDoc="0" locked="0" layoutInCell="1" allowOverlap="1" wp14:anchorId="1C068877" wp14:editId="7C0FF768">
                      <wp:simplePos x="0" y="0"/>
                      <wp:positionH relativeFrom="column">
                        <wp:posOffset>804545</wp:posOffset>
                      </wp:positionH>
                      <wp:positionV relativeFrom="paragraph">
                        <wp:posOffset>740410</wp:posOffset>
                      </wp:positionV>
                      <wp:extent cx="0" cy="360000"/>
                      <wp:effectExtent l="76200" t="0" r="76200" b="59690"/>
                      <wp:wrapNone/>
                      <wp:docPr id="422" name="Conector recto de flecha 14"/>
                      <wp:cNvGraphicFramePr/>
                      <a:graphic xmlns:a="http://schemas.openxmlformats.org/drawingml/2006/main">
                        <a:graphicData uri="http://schemas.microsoft.com/office/word/2010/wordprocessingShape">
                          <wps:wsp>
                            <wps:cNvCnPr/>
                            <wps:spPr>
                              <a:xfrm>
                                <a:off x="0" y="0"/>
                                <a:ext cx="0" cy="36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E01D2" id="Conector recto de flecha 14" o:spid="_x0000_s1026" type="#_x0000_t32" style="position:absolute;margin-left:63.35pt;margin-top:58.3pt;width:0;height:28.3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" strokecolor="black [3040]">
                      <v:stroke endarrow="block"/>
                    </v:shape>
                  </w:pict>
                </mc:Fallback>
              </mc:AlternateContent>
            </w:r>
            <w:r>
              <w:rPr>
                <w:b/>
                <w:noProof/>
                <w:lang w:eastAsia="es-CO"/>
              </w:rPr>
              <mc:AlternateContent>
                <mc:Choice Requires="wps">
                  <w:drawing>
                    <wp:anchor distT="0" distB="0" distL="114300" distR="114300" simplePos="0" relativeHeight="252052480" behindDoc="0" locked="0" layoutInCell="1" allowOverlap="1" wp14:anchorId="49627CA4" wp14:editId="0C88B3C5">
                      <wp:simplePos x="0" y="0"/>
                      <wp:positionH relativeFrom="column">
                        <wp:posOffset>800100</wp:posOffset>
                      </wp:positionH>
                      <wp:positionV relativeFrom="paragraph">
                        <wp:posOffset>-55245</wp:posOffset>
                      </wp:positionV>
                      <wp:extent cx="0" cy="504000"/>
                      <wp:effectExtent l="76200" t="0" r="57150" b="48895"/>
                      <wp:wrapNone/>
                      <wp:docPr id="423" name="Conector recto de flecha 38"/>
                      <wp:cNvGraphicFramePr/>
                      <a:graphic xmlns:a="http://schemas.openxmlformats.org/drawingml/2006/main">
                        <a:graphicData uri="http://schemas.microsoft.com/office/word/2010/wordprocessingShape">
                          <wps:wsp>
                            <wps:cNvCnPr/>
                            <wps:spPr>
                              <a:xfrm>
                                <a:off x="0" y="0"/>
                                <a:ext cx="0" cy="50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C8FDCB3" id="Conector recto de flecha 38" o:spid="_x0000_s1026" type="#_x0000_t32" style="position:absolute;margin-left:63pt;margin-top:-4.35pt;width:0;height:39.7pt;z-index:25205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47360" behindDoc="0" locked="0" layoutInCell="1" allowOverlap="1" wp14:anchorId="5DD6EEA3" wp14:editId="628BE46B">
                      <wp:simplePos x="0" y="0"/>
                      <wp:positionH relativeFrom="column">
                        <wp:posOffset>303794</wp:posOffset>
                      </wp:positionH>
                      <wp:positionV relativeFrom="paragraph">
                        <wp:posOffset>452120</wp:posOffset>
                      </wp:positionV>
                      <wp:extent cx="1007745" cy="287655"/>
                      <wp:effectExtent l="0" t="0" r="20955" b="17145"/>
                      <wp:wrapNone/>
                      <wp:docPr id="42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121C952" w14:textId="1E7EC857" w:rsidR="00623673" w:rsidRPr="00C14764" w:rsidRDefault="00623673" w:rsidP="00C14764">
                                  <w:pPr>
                                    <w:jc w:val="center"/>
                                    <w:rPr>
                                      <w:sz w:val="18"/>
                                      <w:szCs w:val="18"/>
                                    </w:rPr>
                                  </w:pPr>
                                  <w:r w:rsidRPr="00C14764">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6EEA3" id="_x0000_s1170" style="position:absolute;left:0;text-align:left;margin-left:23.9pt;margin-top:35.6pt;width:79.35pt;height:22.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" fillcolor="white [3201]" strokecolor="black [3200]" strokeweight=".25pt">
                      <v:textbox>
                        <w:txbxContent>
                          <w:p w14:paraId="5121C952" w14:textId="1E7EC857" w:rsidR="00623673" w:rsidRPr="00C14764" w:rsidRDefault="00623673" w:rsidP="00C14764">
                            <w:pPr>
                              <w:jc w:val="center"/>
                              <w:rPr>
                                <w:sz w:val="18"/>
                                <w:szCs w:val="18"/>
                              </w:rPr>
                            </w:pPr>
                            <w:r w:rsidRPr="00C14764">
                              <w:rPr>
                                <w:sz w:val="18"/>
                                <w:szCs w:val="18"/>
                              </w:rPr>
                              <w:t>Depositar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41DF2A" w14:textId="792384E5" w:rsidR="004D42E4" w:rsidRPr="00C14764" w:rsidRDefault="004D42E4" w:rsidP="00B65A8F">
            <w:pPr>
              <w:rPr>
                <w:sz w:val="18"/>
                <w:szCs w:val="18"/>
                <w:lang w:val="es-ES"/>
              </w:rPr>
            </w:pPr>
            <w:r w:rsidRPr="00C14764">
              <w:rPr>
                <w:sz w:val="18"/>
                <w:szCs w:val="18"/>
              </w:rPr>
              <w:t xml:space="preserve">Trasladar la masa de zooplancton reservada en la caja </w:t>
            </w:r>
            <w:r w:rsidR="00487F4C">
              <w:rPr>
                <w:sz w:val="18"/>
                <w:szCs w:val="18"/>
              </w:rPr>
              <w:t>Petri</w:t>
            </w:r>
            <w:r w:rsidRPr="00C14764">
              <w:rPr>
                <w:sz w:val="18"/>
                <w:szCs w:val="18"/>
              </w:rPr>
              <w:t xml:space="preserve"> (</w:t>
            </w:r>
            <w:r w:rsidR="00B65A8F">
              <w:rPr>
                <w:sz w:val="18"/>
                <w:szCs w:val="18"/>
              </w:rPr>
              <w:fldChar w:fldCharType="begin"/>
            </w:r>
            <w:r w:rsidR="00B65A8F">
              <w:rPr>
                <w:sz w:val="18"/>
                <w:szCs w:val="18"/>
              </w:rPr>
              <w:instrText xml:space="preserve"> REF _Ref57307377 \r \h </w:instrText>
            </w:r>
            <w:r w:rsidR="00A40DEA">
              <w:rPr>
                <w:sz w:val="18"/>
                <w:szCs w:val="18"/>
              </w:rPr>
              <w:instrText xml:space="preserve"> \* MERGEFORMAT </w:instrText>
            </w:r>
            <w:r w:rsidR="00B65A8F">
              <w:rPr>
                <w:sz w:val="18"/>
                <w:szCs w:val="18"/>
              </w:rPr>
            </w:r>
            <w:r w:rsidR="00B65A8F">
              <w:rPr>
                <w:sz w:val="18"/>
                <w:szCs w:val="18"/>
              </w:rPr>
              <w:fldChar w:fldCharType="separate"/>
            </w:r>
            <w:r w:rsidR="00B65A8F">
              <w:rPr>
                <w:sz w:val="18"/>
                <w:szCs w:val="18"/>
              </w:rPr>
              <w:t>6.3.2.4.1</w:t>
            </w:r>
            <w:r w:rsidR="00B65A8F">
              <w:rPr>
                <w:sz w:val="18"/>
                <w:szCs w:val="18"/>
              </w:rPr>
              <w:fldChar w:fldCharType="end"/>
            </w:r>
            <w:r w:rsidRPr="00C14764">
              <w:rPr>
                <w:sz w:val="18"/>
                <w:szCs w:val="18"/>
              </w:rPr>
              <w:t>) con ayuda</w:t>
            </w:r>
            <w:r w:rsidR="00CD684D" w:rsidRPr="00C14764">
              <w:rPr>
                <w:sz w:val="18"/>
                <w:szCs w:val="18"/>
              </w:rPr>
              <w:t xml:space="preserve"> </w:t>
            </w:r>
            <w:r w:rsidRPr="00C14764">
              <w:rPr>
                <w:sz w:val="18"/>
                <w:szCs w:val="18"/>
              </w:rPr>
              <w:t>de unas pinzas blandas a uno de los crisoles cubiertos con tapa aluminio</w:t>
            </w:r>
            <w:r w:rsidR="00CD684D" w:rsidRPr="00C14764">
              <w:rPr>
                <w:sz w:val="18"/>
                <w:szCs w:val="18"/>
              </w:rPr>
              <w:t xml:space="preserve"> previamente pesados (</w:t>
            </w:r>
            <w:r w:rsidR="00B65A8F">
              <w:rPr>
                <w:sz w:val="18"/>
                <w:szCs w:val="18"/>
              </w:rPr>
              <w:fldChar w:fldCharType="begin"/>
            </w:r>
            <w:r w:rsidR="00B65A8F">
              <w:rPr>
                <w:sz w:val="18"/>
                <w:szCs w:val="18"/>
              </w:rPr>
              <w:instrText xml:space="preserve"> REF _Ref57307354 \r \h </w:instrText>
            </w:r>
            <w:r w:rsidR="00A40DEA">
              <w:rPr>
                <w:sz w:val="18"/>
                <w:szCs w:val="18"/>
              </w:rPr>
              <w:instrText xml:space="preserve"> \* MERGEFORMAT </w:instrText>
            </w:r>
            <w:r w:rsidR="00B65A8F">
              <w:rPr>
                <w:sz w:val="18"/>
                <w:szCs w:val="18"/>
              </w:rPr>
            </w:r>
            <w:r w:rsidR="00B65A8F">
              <w:rPr>
                <w:sz w:val="18"/>
                <w:szCs w:val="18"/>
              </w:rPr>
              <w:fldChar w:fldCharType="separate"/>
            </w:r>
            <w:r w:rsidR="00B65A8F">
              <w:rPr>
                <w:sz w:val="18"/>
                <w:szCs w:val="18"/>
              </w:rPr>
              <w:t>6.3.2.4.2</w:t>
            </w:r>
            <w:r w:rsidR="00B65A8F">
              <w:rPr>
                <w:sz w:val="18"/>
                <w:szCs w:val="18"/>
              </w:rPr>
              <w:fldChar w:fldCharType="end"/>
            </w:r>
            <w:r w:rsidRPr="00C14764">
              <w:rPr>
                <w:sz w:val="18"/>
                <w:szCs w:val="18"/>
              </w:rPr>
              <w:t>).</w:t>
            </w:r>
            <w:r w:rsidR="00CD684D" w:rsidRPr="00C14764">
              <w:rPr>
                <w:sz w:val="18"/>
                <w:szCs w:val="18"/>
              </w:rPr>
              <w:t xml:space="preserve"> Cubrir la muestra con la tapa de papel aluminio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F1B1B0F" w14:textId="77777777" w:rsidR="004D42E4" w:rsidRPr="00C14764" w:rsidRDefault="004D42E4" w:rsidP="00A229C4">
            <w:pPr>
              <w:rPr>
                <w:sz w:val="18"/>
                <w:szCs w:val="18"/>
              </w:rPr>
            </w:pPr>
            <w:r w:rsidRPr="00C14764">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E9EF42" w14:textId="77777777" w:rsidR="004D42E4" w:rsidRPr="00C14764" w:rsidRDefault="004D42E4" w:rsidP="00A229C4">
            <w:pPr>
              <w:rPr>
                <w:sz w:val="18"/>
                <w:szCs w:val="18"/>
              </w:rPr>
            </w:pPr>
            <w:r w:rsidRPr="00C14764">
              <w:rPr>
                <w:sz w:val="18"/>
                <w:szCs w:val="18"/>
              </w:rPr>
              <w:t>No aplica</w:t>
            </w:r>
          </w:p>
        </w:tc>
      </w:tr>
      <w:tr w:rsidR="004D42E4" w:rsidRPr="0057065A" w14:paraId="05051194" w14:textId="77777777" w:rsidTr="00107604">
        <w:trPr>
          <w:trHeight w:val="51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3C508CE" w14:textId="77777777" w:rsidR="004D42E4" w:rsidRPr="00C14764" w:rsidRDefault="004D42E4" w:rsidP="00C14764">
            <w:pPr>
              <w:jc w:val="center"/>
              <w:rPr>
                <w:sz w:val="18"/>
                <w:szCs w:val="18"/>
              </w:rPr>
            </w:pPr>
            <w:r w:rsidRPr="00C14764">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18EFB7E8" w14:textId="7AFFFC72" w:rsidR="004D42E4" w:rsidRDefault="00A75FDA" w:rsidP="00A229C4">
            <w:pPr>
              <w:rPr>
                <w:noProof/>
                <w:lang w:eastAsia="es-CO"/>
              </w:rPr>
            </w:pPr>
            <w:r>
              <w:rPr>
                <w:noProof/>
                <w:lang w:eastAsia="es-CO"/>
              </w:rPr>
              <mc:AlternateContent>
                <mc:Choice Requires="wps">
                  <w:drawing>
                    <wp:anchor distT="0" distB="0" distL="114300" distR="114300" simplePos="0" relativeHeight="252061695" behindDoc="0" locked="0" layoutInCell="1" allowOverlap="1" wp14:anchorId="5F57526B" wp14:editId="01229D3B">
                      <wp:simplePos x="0" y="0"/>
                      <wp:positionH relativeFrom="column">
                        <wp:posOffset>815340</wp:posOffset>
                      </wp:positionH>
                      <wp:positionV relativeFrom="paragraph">
                        <wp:posOffset>359410</wp:posOffset>
                      </wp:positionV>
                      <wp:extent cx="0" cy="180000"/>
                      <wp:effectExtent l="76200" t="0" r="57150" b="48895"/>
                      <wp:wrapNone/>
                      <wp:docPr id="435" name="Conector recto de flecha 435"/>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A7B8E" id="Conector recto de flecha 435" o:spid="_x0000_s1026" type="#_x0000_t32" style="position:absolute;margin-left:64.2pt;margin-top:28.3pt;width:0;height:14.15pt;z-index:252061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54528" behindDoc="0" locked="0" layoutInCell="1" allowOverlap="1" wp14:anchorId="6EF6641B" wp14:editId="4984A810">
                      <wp:simplePos x="0" y="0"/>
                      <wp:positionH relativeFrom="column">
                        <wp:posOffset>312420</wp:posOffset>
                      </wp:positionH>
                      <wp:positionV relativeFrom="paragraph">
                        <wp:posOffset>54981</wp:posOffset>
                      </wp:positionV>
                      <wp:extent cx="1007745" cy="287655"/>
                      <wp:effectExtent l="0" t="0" r="20955" b="17145"/>
                      <wp:wrapNone/>
                      <wp:docPr id="42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8353F30" w14:textId="40FA7512" w:rsidR="00623673" w:rsidRPr="00C14764" w:rsidRDefault="00623673" w:rsidP="00C14764">
                                  <w:pPr>
                                    <w:jc w:val="center"/>
                                    <w:rPr>
                                      <w:sz w:val="18"/>
                                      <w:szCs w:val="18"/>
                                    </w:rPr>
                                  </w:pPr>
                                  <w:r w:rsidRPr="00C14764">
                                    <w:rPr>
                                      <w:sz w:val="18"/>
                                      <w:szCs w:val="18"/>
                                    </w:rPr>
                                    <w:t>Pesar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6641B" id="_x0000_s1171" style="position:absolute;left:0;text-align:left;margin-left:24.6pt;margin-top:4.35pt;width:79.35pt;height:22.6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5S2XA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" fillcolor="white [3201]" strokecolor="black [3200]" strokeweight=".25pt">
                      <v:textbox>
                        <w:txbxContent>
                          <w:p w14:paraId="18353F30" w14:textId="40FA7512" w:rsidR="00623673" w:rsidRPr="00C14764" w:rsidRDefault="00623673" w:rsidP="00C14764">
                            <w:pPr>
                              <w:jc w:val="center"/>
                              <w:rPr>
                                <w:sz w:val="18"/>
                                <w:szCs w:val="18"/>
                              </w:rPr>
                            </w:pPr>
                            <w:r w:rsidRPr="00C14764">
                              <w:rPr>
                                <w:sz w:val="18"/>
                                <w:szCs w:val="18"/>
                              </w:rPr>
                              <w:t>Pesar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6F0D6F" w14:textId="09AB7038" w:rsidR="004D42E4" w:rsidRPr="00C14764" w:rsidRDefault="00CD684D" w:rsidP="00A229C4">
            <w:pPr>
              <w:rPr>
                <w:sz w:val="18"/>
                <w:szCs w:val="18"/>
              </w:rPr>
            </w:pPr>
            <w:r w:rsidRPr="00C14764">
              <w:rPr>
                <w:sz w:val="18"/>
                <w:szCs w:val="18"/>
              </w:rPr>
              <w:t>Pesar dos veces los crisoles con la muestra correspondiente en su interior en una balanza analítica.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263201C" w14:textId="77777777" w:rsidR="004D42E4" w:rsidRPr="00C14764" w:rsidRDefault="004D42E4" w:rsidP="00A229C4">
            <w:pPr>
              <w:rPr>
                <w:sz w:val="18"/>
                <w:szCs w:val="18"/>
              </w:rPr>
            </w:pPr>
            <w:r w:rsidRPr="00C14764">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FD3A245" w14:textId="77777777" w:rsidR="004D42E4" w:rsidRPr="00C14764" w:rsidRDefault="004D42E4" w:rsidP="00A229C4">
            <w:pPr>
              <w:rPr>
                <w:sz w:val="18"/>
                <w:szCs w:val="18"/>
              </w:rPr>
            </w:pPr>
            <w:r w:rsidRPr="00C14764">
              <w:rPr>
                <w:sz w:val="18"/>
                <w:szCs w:val="18"/>
              </w:rPr>
              <w:t>No aplica</w:t>
            </w:r>
          </w:p>
        </w:tc>
      </w:tr>
      <w:tr w:rsidR="004D42E4" w:rsidRPr="0057065A" w14:paraId="7E28A635" w14:textId="77777777" w:rsidTr="00107604">
        <w:trPr>
          <w:trHeight w:val="73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4011DD" w14:textId="2753276A" w:rsidR="00B65A8F" w:rsidRPr="00B65A8F" w:rsidRDefault="00B65A8F" w:rsidP="00B65A8F">
            <w:pPr>
              <w:jc w:val="center"/>
              <w:rPr>
                <w:sz w:val="18"/>
                <w:szCs w:val="18"/>
              </w:rPr>
            </w:pPr>
            <w:r w:rsidRPr="00B65A8F">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2AFA335D" w14:textId="2BF322C7" w:rsidR="004D42E4" w:rsidRDefault="00A40DEA" w:rsidP="00A229C4">
            <w:pPr>
              <w:rPr>
                <w:noProof/>
                <w:lang w:eastAsia="es-CO"/>
              </w:rPr>
            </w:pPr>
            <w:r>
              <w:rPr>
                <w:noProof/>
                <w:lang w:eastAsia="es-CO"/>
              </w:rPr>
              <mc:AlternateContent>
                <mc:Choice Requires="wps">
                  <w:drawing>
                    <wp:anchor distT="0" distB="0" distL="114300" distR="114300" simplePos="0" relativeHeight="252058624" behindDoc="0" locked="0" layoutInCell="1" allowOverlap="1" wp14:anchorId="0A215D55" wp14:editId="0038641B">
                      <wp:simplePos x="0" y="0"/>
                      <wp:positionH relativeFrom="column">
                        <wp:posOffset>841375</wp:posOffset>
                      </wp:positionH>
                      <wp:positionV relativeFrom="paragraph">
                        <wp:posOffset>427355</wp:posOffset>
                      </wp:positionV>
                      <wp:extent cx="0" cy="180000"/>
                      <wp:effectExtent l="76200" t="0" r="57150" b="48895"/>
                      <wp:wrapNone/>
                      <wp:docPr id="429" name="Conector recto de flecha 429"/>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F4722" id="Conector recto de flecha 429" o:spid="_x0000_s1026" type="#_x0000_t32" style="position:absolute;margin-left:66.25pt;margin-top:33.65pt;width:0;height:14.1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92800" behindDoc="0" locked="0" layoutInCell="1" allowOverlap="1" wp14:anchorId="1231DD78" wp14:editId="1767494D">
                      <wp:simplePos x="0" y="0"/>
                      <wp:positionH relativeFrom="column">
                        <wp:posOffset>279565</wp:posOffset>
                      </wp:positionH>
                      <wp:positionV relativeFrom="paragraph">
                        <wp:posOffset>138734</wp:posOffset>
                      </wp:positionV>
                      <wp:extent cx="1007745" cy="287655"/>
                      <wp:effectExtent l="0" t="0" r="20955" b="17145"/>
                      <wp:wrapNone/>
                      <wp:docPr id="50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01120F7" w14:textId="77777777" w:rsidR="00623673" w:rsidRPr="000739B8" w:rsidRDefault="00623673" w:rsidP="00A40DEA">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1DD78" id="_x0000_s1172" style="position:absolute;left:0;text-align:left;margin-left:22pt;margin-top:10.9pt;width:79.35pt;height:22.65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37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" fillcolor="white [3201]" strokecolor="black [3200]" strokeweight=".25pt">
                      <v:textbox>
                        <w:txbxContent>
                          <w:p w14:paraId="201120F7" w14:textId="77777777" w:rsidR="00623673" w:rsidRPr="000739B8" w:rsidRDefault="00623673" w:rsidP="00A40DEA">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B9135CC" w14:textId="77777777" w:rsidR="004D42E4" w:rsidRPr="00B65A8F" w:rsidRDefault="004D42E4" w:rsidP="00A229C4">
            <w:pPr>
              <w:rPr>
                <w:sz w:val="18"/>
                <w:szCs w:val="18"/>
              </w:rPr>
            </w:pPr>
            <w:r w:rsidRPr="00B65A8F">
              <w:rPr>
                <w:sz w:val="18"/>
                <w:szCs w:val="18"/>
              </w:rPr>
              <w:t>Registrar los valores obtenidos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C9CA18" w14:textId="77777777" w:rsidR="004D42E4" w:rsidRPr="00B65A8F" w:rsidRDefault="004D42E4"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45AE5A5" w14:textId="0EEC241C" w:rsidR="004D42E4" w:rsidRPr="00A40DEA" w:rsidRDefault="00944457" w:rsidP="00A229C4">
            <w:pPr>
              <w:rPr>
                <w:sz w:val="18"/>
                <w:szCs w:val="18"/>
              </w:rPr>
            </w:pPr>
            <w:r w:rsidRPr="00A40DEA">
              <w:rPr>
                <w:sz w:val="18"/>
                <w:shd w:val="clear" w:color="auto" w:fill="FFFFFF"/>
              </w:rPr>
              <w:t>M5-00-FOR-13</w:t>
            </w:r>
            <w:r w:rsidR="00BB5BB7" w:rsidRPr="00A40DEA">
              <w:rPr>
                <w:sz w:val="18"/>
                <w:shd w:val="clear" w:color="auto" w:fill="FFFFFF"/>
              </w:rPr>
              <w:t>7</w:t>
            </w:r>
          </w:p>
        </w:tc>
      </w:tr>
      <w:tr w:rsidR="004D42E4" w:rsidRPr="0057065A" w14:paraId="1001E329" w14:textId="77777777" w:rsidTr="00107604">
        <w:trPr>
          <w:trHeight w:val="63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787D3317" w14:textId="77777777" w:rsidR="004D42E4" w:rsidRPr="0057065A" w:rsidRDefault="004D42E4"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761DF2A9" w14:textId="08CFEE3C" w:rsidR="004D42E4" w:rsidRPr="0057065A" w:rsidRDefault="004D42E4" w:rsidP="00A229C4">
            <w:r w:rsidRPr="0057065A">
              <w:rPr>
                <w:noProof/>
                <w:lang w:eastAsia="es-CO"/>
              </w:rPr>
              <mc:AlternateContent>
                <mc:Choice Requires="wps">
                  <w:drawing>
                    <wp:anchor distT="0" distB="0" distL="114300" distR="114300" simplePos="0" relativeHeight="252055552" behindDoc="0" locked="0" layoutInCell="1" allowOverlap="1" wp14:anchorId="119B5CE2" wp14:editId="0913A784">
                      <wp:simplePos x="0" y="0"/>
                      <wp:positionH relativeFrom="column">
                        <wp:posOffset>503555</wp:posOffset>
                      </wp:positionH>
                      <wp:positionV relativeFrom="paragraph">
                        <wp:posOffset>114879</wp:posOffset>
                      </wp:positionV>
                      <wp:extent cx="681355" cy="232410"/>
                      <wp:effectExtent l="0" t="0" r="23495" b="15240"/>
                      <wp:wrapNone/>
                      <wp:docPr id="432"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7ED31835" w14:textId="77777777" w:rsidR="00623673" w:rsidRPr="00B65A8F" w:rsidRDefault="00623673" w:rsidP="00B65A8F">
                                  <w:pPr>
                                    <w:jc w:val="center"/>
                                    <w:rPr>
                                      <w:sz w:val="18"/>
                                      <w:szCs w:val="18"/>
                                    </w:rPr>
                                  </w:pPr>
                                  <w:r w:rsidRPr="00B65A8F">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9B5CE2" id="_x0000_s1173" style="position:absolute;left:0;text-align:left;margin-left:39.65pt;margin-top:9.05pt;width:53.65pt;height:18.3pt;z-index:252055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" fillcolor="white [3201]" strokecolor="black [3200]" strokeweight=".25pt">
                      <v:textbox>
                        <w:txbxContent>
                          <w:p w14:paraId="7ED31835" w14:textId="77777777" w:rsidR="00623673" w:rsidRPr="00B65A8F" w:rsidRDefault="00623673" w:rsidP="00B65A8F">
                            <w:pPr>
                              <w:jc w:val="center"/>
                              <w:rPr>
                                <w:sz w:val="18"/>
                                <w:szCs w:val="18"/>
                              </w:rPr>
                            </w:pPr>
                            <w:r w:rsidRPr="00B65A8F">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F34097" w14:textId="77777777" w:rsidR="004D42E4" w:rsidRPr="00B65A8F" w:rsidRDefault="004D42E4" w:rsidP="00A229C4">
            <w:pPr>
              <w:rPr>
                <w:sz w:val="18"/>
                <w:szCs w:val="18"/>
              </w:rPr>
            </w:pPr>
            <w:r w:rsidRPr="00B65A8F">
              <w:rPr>
                <w:sz w:val="18"/>
                <w:szCs w:val="18"/>
              </w:rPr>
              <w:t>FIN</w:t>
            </w:r>
          </w:p>
        </w:tc>
      </w:tr>
    </w:tbl>
    <w:p w14:paraId="7E0EA7BD" w14:textId="48FE1CFB" w:rsidR="00D361D9" w:rsidRDefault="00D361D9" w:rsidP="00A229C4">
      <w:pPr>
        <w:rPr>
          <w:lang w:val="es-ES"/>
        </w:rPr>
      </w:pPr>
    </w:p>
    <w:p w14:paraId="37CCA285" w14:textId="637E756B" w:rsidR="00AD1236" w:rsidRDefault="00AD1236" w:rsidP="00B65A8F">
      <w:pPr>
        <w:pStyle w:val="Ttulo5"/>
      </w:pPr>
      <w:r>
        <w:t>Peso seco</w:t>
      </w:r>
    </w:p>
    <w:p w14:paraId="791CEB43" w14:textId="41A54EAA" w:rsidR="00623673" w:rsidRDefault="00623673" w:rsidP="00623673">
      <w:pPr>
        <w:pStyle w:val="Prrafodelista"/>
        <w:ind w:left="0"/>
        <w:rPr>
          <w:sz w:val="18"/>
        </w:rPr>
      </w:pPr>
      <w:r w:rsidRPr="00623673">
        <w:rPr>
          <w:sz w:val="18"/>
        </w:rPr>
        <w:t xml:space="preserve">Tabla </w:t>
      </w:r>
      <w:r w:rsidRPr="00623673">
        <w:rPr>
          <w:sz w:val="18"/>
        </w:rPr>
        <w:fldChar w:fldCharType="begin"/>
      </w:r>
      <w:r w:rsidRPr="00623673">
        <w:rPr>
          <w:sz w:val="18"/>
        </w:rPr>
        <w:instrText xml:space="preserve"> SEQ Tabla \* ARABIC </w:instrText>
      </w:r>
      <w:r w:rsidRPr="00623673">
        <w:rPr>
          <w:sz w:val="18"/>
        </w:rPr>
        <w:fldChar w:fldCharType="separate"/>
      </w:r>
      <w:r w:rsidR="00107604">
        <w:rPr>
          <w:noProof/>
          <w:sz w:val="18"/>
        </w:rPr>
        <w:t>14</w:t>
      </w:r>
      <w:r w:rsidRPr="00623673">
        <w:rPr>
          <w:sz w:val="18"/>
        </w:rPr>
        <w:fldChar w:fldCharType="end"/>
      </w:r>
      <w:r>
        <w:rPr>
          <w:sz w:val="18"/>
        </w:rPr>
        <w:t xml:space="preserve"> </w:t>
      </w:r>
    </w:p>
    <w:p w14:paraId="016B2EA0" w14:textId="123C48D2" w:rsidR="00AD1236" w:rsidRPr="00623673" w:rsidRDefault="00623673" w:rsidP="00623673">
      <w:pPr>
        <w:pStyle w:val="Prrafodelista"/>
        <w:ind w:left="0"/>
        <w:rPr>
          <w:sz w:val="18"/>
        </w:rPr>
      </w:pPr>
      <w:r w:rsidRPr="007767FD">
        <w:rPr>
          <w:sz w:val="18"/>
        </w:rPr>
        <w:t>Flujograma y descripción de actividades para</w:t>
      </w:r>
      <w:r>
        <w:rPr>
          <w:sz w:val="18"/>
        </w:rPr>
        <w:t xml:space="preserve"> peso seco</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AD1236" w:rsidRPr="00B65A8F" w14:paraId="33912B2A"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0E34838" w14:textId="77777777" w:rsidR="00AD1236" w:rsidRPr="00B65A8F" w:rsidRDefault="00AD1236" w:rsidP="00B65A8F">
            <w:pPr>
              <w:jc w:val="center"/>
              <w:rPr>
                <w:b/>
                <w:sz w:val="18"/>
                <w:szCs w:val="18"/>
              </w:rPr>
            </w:pPr>
            <w:r w:rsidRPr="00B65A8F">
              <w:rPr>
                <w:b/>
                <w:sz w:val="18"/>
                <w:szCs w:val="18"/>
              </w:rPr>
              <w:lastRenderedPageBreak/>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A56794B" w14:textId="77777777" w:rsidR="00AD1236" w:rsidRPr="00B65A8F" w:rsidRDefault="00AD1236" w:rsidP="00B65A8F">
            <w:pPr>
              <w:jc w:val="center"/>
              <w:rPr>
                <w:b/>
                <w:sz w:val="18"/>
                <w:szCs w:val="18"/>
              </w:rPr>
            </w:pPr>
            <w:r w:rsidRPr="00B65A8F">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277E9C5" w14:textId="77777777" w:rsidR="00AD1236" w:rsidRPr="00B65A8F" w:rsidRDefault="00AD1236" w:rsidP="00B65A8F">
            <w:pPr>
              <w:jc w:val="center"/>
              <w:rPr>
                <w:b/>
                <w:sz w:val="18"/>
                <w:szCs w:val="18"/>
              </w:rPr>
            </w:pPr>
            <w:r w:rsidRPr="00B65A8F">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D4FF4E5" w14:textId="77777777" w:rsidR="00AD1236" w:rsidRPr="00B65A8F" w:rsidRDefault="00AD1236" w:rsidP="00B65A8F">
            <w:pPr>
              <w:jc w:val="center"/>
              <w:rPr>
                <w:b/>
                <w:sz w:val="18"/>
                <w:szCs w:val="18"/>
              </w:rPr>
            </w:pPr>
            <w:r w:rsidRPr="00B65A8F">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F72D639" w14:textId="77777777" w:rsidR="00AD1236" w:rsidRPr="00B65A8F" w:rsidRDefault="00AD1236" w:rsidP="00B65A8F">
            <w:pPr>
              <w:jc w:val="center"/>
              <w:rPr>
                <w:b/>
                <w:sz w:val="18"/>
                <w:szCs w:val="18"/>
              </w:rPr>
            </w:pPr>
            <w:r w:rsidRPr="00B65A8F">
              <w:rPr>
                <w:b/>
                <w:sz w:val="18"/>
                <w:szCs w:val="18"/>
              </w:rPr>
              <w:t>REGISTRO</w:t>
            </w:r>
          </w:p>
        </w:tc>
      </w:tr>
      <w:tr w:rsidR="00AD1236" w:rsidRPr="0057065A" w14:paraId="5078966E"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331B7A8" w14:textId="77777777" w:rsidR="00AD1236" w:rsidRPr="0057065A" w:rsidRDefault="00AD1236"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55F9A3A" w14:textId="77777777" w:rsidR="00AD1236" w:rsidRPr="0057065A" w:rsidRDefault="00AD1236" w:rsidP="00A229C4">
            <w:r w:rsidRPr="0057065A">
              <w:rPr>
                <w:noProof/>
                <w:lang w:eastAsia="es-CO"/>
              </w:rPr>
              <mc:AlternateContent>
                <mc:Choice Requires="wps">
                  <w:drawing>
                    <wp:anchor distT="0" distB="0" distL="114300" distR="114300" simplePos="0" relativeHeight="252072960" behindDoc="0" locked="0" layoutInCell="1" allowOverlap="1" wp14:anchorId="34A63C47" wp14:editId="686332DA">
                      <wp:simplePos x="0" y="0"/>
                      <wp:positionH relativeFrom="column">
                        <wp:posOffset>367665</wp:posOffset>
                      </wp:positionH>
                      <wp:positionV relativeFrom="paragraph">
                        <wp:posOffset>82550</wp:posOffset>
                      </wp:positionV>
                      <wp:extent cx="828000" cy="232913"/>
                      <wp:effectExtent l="0" t="0" r="10795" b="15240"/>
                      <wp:wrapNone/>
                      <wp:docPr id="438"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08BD7678" w14:textId="77777777" w:rsidR="00623673" w:rsidRPr="00B65A8F" w:rsidRDefault="00623673" w:rsidP="00B65A8F">
                                  <w:pPr>
                                    <w:jc w:val="center"/>
                                    <w:rPr>
                                      <w:sz w:val="18"/>
                                      <w:szCs w:val="18"/>
                                    </w:rPr>
                                  </w:pPr>
                                  <w:r w:rsidRPr="00B65A8F">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A63C47" id="_x0000_s1174" style="position:absolute;left:0;text-align:left;margin-left:28.95pt;margin-top:6.5pt;width:65.2pt;height:18.3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" fillcolor="white [3201]" strokecolor="black [3200]" strokeweight=".25pt">
                      <v:textbox>
                        <w:txbxContent>
                          <w:p w14:paraId="08BD7678" w14:textId="77777777" w:rsidR="00623673" w:rsidRPr="00B65A8F" w:rsidRDefault="00623673" w:rsidP="00B65A8F">
                            <w:pPr>
                              <w:jc w:val="center"/>
                              <w:rPr>
                                <w:sz w:val="18"/>
                                <w:szCs w:val="18"/>
                              </w:rPr>
                            </w:pPr>
                            <w:r w:rsidRPr="00B65A8F">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AC4FA7" w14:textId="77777777" w:rsidR="00AD1236" w:rsidRPr="00B65A8F" w:rsidRDefault="00AD1236" w:rsidP="00A229C4">
            <w:pPr>
              <w:rPr>
                <w:b/>
                <w:sz w:val="18"/>
                <w:szCs w:val="18"/>
              </w:rPr>
            </w:pPr>
            <w:r w:rsidRPr="00B65A8F">
              <w:rPr>
                <w:sz w:val="18"/>
                <w:szCs w:val="18"/>
              </w:rPr>
              <w:t>INICIO</w:t>
            </w:r>
          </w:p>
        </w:tc>
      </w:tr>
      <w:tr w:rsidR="00AD1236" w:rsidRPr="0057065A" w14:paraId="2F090D46"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D2FCEDB" w14:textId="77777777" w:rsidR="00AD1236" w:rsidRPr="00B65A8F" w:rsidRDefault="00AD1236" w:rsidP="00B65A8F">
            <w:pPr>
              <w:jc w:val="center"/>
              <w:rPr>
                <w:sz w:val="18"/>
                <w:szCs w:val="18"/>
              </w:rPr>
            </w:pPr>
            <w:r w:rsidRPr="00B65A8F">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6E1F79AD" w14:textId="77777777" w:rsidR="00AD1236" w:rsidRPr="0057065A" w:rsidRDefault="00AD1236" w:rsidP="00A229C4">
            <w:r>
              <w:rPr>
                <w:noProof/>
                <w:lang w:eastAsia="es-CO"/>
              </w:rPr>
              <mc:AlternateContent>
                <mc:Choice Requires="wps">
                  <w:drawing>
                    <wp:anchor distT="0" distB="0" distL="114300" distR="114300" simplePos="0" relativeHeight="252078080" behindDoc="0" locked="0" layoutInCell="1" allowOverlap="1" wp14:anchorId="40A2C4D7" wp14:editId="57410AB1">
                      <wp:simplePos x="0" y="0"/>
                      <wp:positionH relativeFrom="column">
                        <wp:posOffset>805180</wp:posOffset>
                      </wp:positionH>
                      <wp:positionV relativeFrom="paragraph">
                        <wp:posOffset>433705</wp:posOffset>
                      </wp:positionV>
                      <wp:extent cx="0" cy="396000"/>
                      <wp:effectExtent l="76200" t="0" r="57150" b="61595"/>
                      <wp:wrapNone/>
                      <wp:docPr id="439" name="Conector recto de flecha 14"/>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0A06F" id="Conector recto de flecha 14" o:spid="_x0000_s1026" type="#_x0000_t32" style="position:absolute;margin-left:63.4pt;margin-top:34.15pt;width:0;height:31.2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" strokecolor="black [3040]">
                      <v:stroke endarrow="block"/>
                    </v:shape>
                  </w:pict>
                </mc:Fallback>
              </mc:AlternateContent>
            </w:r>
            <w:r>
              <w:rPr>
                <w:b/>
                <w:noProof/>
                <w:lang w:eastAsia="es-CO"/>
              </w:rPr>
              <mc:AlternateContent>
                <mc:Choice Requires="wps">
                  <w:drawing>
                    <wp:anchor distT="0" distB="0" distL="114300" distR="114300" simplePos="0" relativeHeight="252073984" behindDoc="0" locked="0" layoutInCell="1" allowOverlap="1" wp14:anchorId="4F8AFE1F" wp14:editId="2243D9C8">
                      <wp:simplePos x="0" y="0"/>
                      <wp:positionH relativeFrom="column">
                        <wp:posOffset>800100</wp:posOffset>
                      </wp:positionH>
                      <wp:positionV relativeFrom="paragraph">
                        <wp:posOffset>-55245</wp:posOffset>
                      </wp:positionV>
                      <wp:extent cx="0" cy="216000"/>
                      <wp:effectExtent l="76200" t="0" r="57150" b="50800"/>
                      <wp:wrapNone/>
                      <wp:docPr id="440" name="Conector recto de flecha 38"/>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55260F3" id="Conector recto de flecha 38" o:spid="_x0000_s1026" type="#_x0000_t32" style="position:absolute;margin-left:63pt;margin-top:-4.35pt;width:0;height:17pt;z-index:25207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68864" behindDoc="0" locked="0" layoutInCell="1" allowOverlap="1" wp14:anchorId="2006A46D" wp14:editId="39DEAA1D">
                      <wp:simplePos x="0" y="0"/>
                      <wp:positionH relativeFrom="column">
                        <wp:posOffset>330200</wp:posOffset>
                      </wp:positionH>
                      <wp:positionV relativeFrom="paragraph">
                        <wp:posOffset>144780</wp:posOffset>
                      </wp:positionV>
                      <wp:extent cx="1007745" cy="287655"/>
                      <wp:effectExtent l="0" t="0" r="20955" b="17145"/>
                      <wp:wrapNone/>
                      <wp:docPr id="44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7769E13" w14:textId="12244F8B" w:rsidR="00623673" w:rsidRPr="00B65A8F" w:rsidRDefault="00623673" w:rsidP="00B65A8F">
                                  <w:pPr>
                                    <w:jc w:val="center"/>
                                    <w:rPr>
                                      <w:sz w:val="18"/>
                                      <w:szCs w:val="18"/>
                                    </w:rPr>
                                  </w:pPr>
                                  <w:r w:rsidRPr="00B65A8F">
                                    <w:rPr>
                                      <w:sz w:val="18"/>
                                      <w:szCs w:val="18"/>
                                    </w:rPr>
                                    <w:t>Precalentar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6A46D" id="_x0000_s1175" style="position:absolute;left:0;text-align:left;margin-left:26pt;margin-top:11.4pt;width:79.35pt;height:22.6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UNZXAIAAAg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" fillcolor="white [3201]" strokecolor="black [3200]" strokeweight=".25pt">
                      <v:textbox>
                        <w:txbxContent>
                          <w:p w14:paraId="67769E13" w14:textId="12244F8B" w:rsidR="00623673" w:rsidRPr="00B65A8F" w:rsidRDefault="00623673" w:rsidP="00B65A8F">
                            <w:pPr>
                              <w:jc w:val="center"/>
                              <w:rPr>
                                <w:sz w:val="18"/>
                                <w:szCs w:val="18"/>
                              </w:rPr>
                            </w:pPr>
                            <w:r w:rsidRPr="00B65A8F">
                              <w:rPr>
                                <w:sz w:val="18"/>
                                <w:szCs w:val="18"/>
                              </w:rPr>
                              <w:t>Precalentar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DED94C" w14:textId="634C4B69" w:rsidR="00AD1236" w:rsidRPr="00B65A8F" w:rsidRDefault="00AD1236" w:rsidP="00A229C4">
            <w:pPr>
              <w:rPr>
                <w:sz w:val="18"/>
                <w:szCs w:val="18"/>
                <w:lang w:val="es-ES"/>
              </w:rPr>
            </w:pPr>
            <w:r w:rsidRPr="00B65A8F">
              <w:rPr>
                <w:sz w:val="18"/>
                <w:szCs w:val="18"/>
              </w:rPr>
              <w:t xml:space="preserve">Precalentar el horno a 60°C. </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5430D94" w14:textId="77777777"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86CBFDA" w14:textId="77777777" w:rsidR="00AD1236" w:rsidRPr="00B65A8F" w:rsidRDefault="00AD1236" w:rsidP="00A229C4">
            <w:pPr>
              <w:rPr>
                <w:sz w:val="18"/>
                <w:szCs w:val="18"/>
              </w:rPr>
            </w:pPr>
            <w:r w:rsidRPr="00B65A8F">
              <w:rPr>
                <w:sz w:val="18"/>
                <w:szCs w:val="18"/>
              </w:rPr>
              <w:t>No aplica</w:t>
            </w:r>
          </w:p>
        </w:tc>
      </w:tr>
      <w:tr w:rsidR="00AD1236" w:rsidRPr="0057065A" w14:paraId="2C2F0DE4"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4F12AC" w14:textId="77777777" w:rsidR="00AD1236" w:rsidRPr="00B65A8F" w:rsidRDefault="00AD1236" w:rsidP="00B65A8F">
            <w:pPr>
              <w:jc w:val="center"/>
              <w:rPr>
                <w:sz w:val="18"/>
                <w:szCs w:val="18"/>
              </w:rPr>
            </w:pPr>
            <w:r w:rsidRPr="00B65A8F">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398BF49A" w14:textId="61F1765F" w:rsidR="00AD1236" w:rsidRDefault="00AD1236" w:rsidP="00A229C4">
            <w:pPr>
              <w:rPr>
                <w:noProof/>
                <w:lang w:eastAsia="es-CO"/>
              </w:rPr>
            </w:pPr>
            <w:r>
              <w:rPr>
                <w:noProof/>
                <w:lang w:eastAsia="es-CO"/>
              </w:rPr>
              <mc:AlternateContent>
                <mc:Choice Requires="wps">
                  <w:drawing>
                    <wp:anchor distT="0" distB="0" distL="114300" distR="114300" simplePos="0" relativeHeight="252075008" behindDoc="0" locked="0" layoutInCell="1" allowOverlap="1" wp14:anchorId="5319DF79" wp14:editId="6ADA95BA">
                      <wp:simplePos x="0" y="0"/>
                      <wp:positionH relativeFrom="column">
                        <wp:posOffset>816610</wp:posOffset>
                      </wp:positionH>
                      <wp:positionV relativeFrom="paragraph">
                        <wp:posOffset>737870</wp:posOffset>
                      </wp:positionV>
                      <wp:extent cx="0" cy="288000"/>
                      <wp:effectExtent l="76200" t="0" r="57150" b="55245"/>
                      <wp:wrapNone/>
                      <wp:docPr id="445" name="Conector recto de flecha 445"/>
                      <wp:cNvGraphicFramePr/>
                      <a:graphic xmlns:a="http://schemas.openxmlformats.org/drawingml/2006/main">
                        <a:graphicData uri="http://schemas.microsoft.com/office/word/2010/wordprocessingShape">
                          <wps:wsp>
                            <wps:cNvCnPr/>
                            <wps:spPr>
                              <a:xfrm>
                                <a:off x="0" y="0"/>
                                <a:ext cx="0" cy="28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69056" id="Conector recto de flecha 445" o:spid="_x0000_s1026" type="#_x0000_t32" style="position:absolute;margin-left:64.3pt;margin-top:58.1pt;width:0;height:22.7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76032" behindDoc="0" locked="0" layoutInCell="1" allowOverlap="1" wp14:anchorId="2E30DD13" wp14:editId="0C978DE6">
                      <wp:simplePos x="0" y="0"/>
                      <wp:positionH relativeFrom="column">
                        <wp:posOffset>312121</wp:posOffset>
                      </wp:positionH>
                      <wp:positionV relativeFrom="paragraph">
                        <wp:posOffset>458684</wp:posOffset>
                      </wp:positionV>
                      <wp:extent cx="1007745" cy="287655"/>
                      <wp:effectExtent l="0" t="0" r="20955" b="17145"/>
                      <wp:wrapNone/>
                      <wp:docPr id="442"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C9B3FDA" w14:textId="4CC66D3C" w:rsidR="00623673" w:rsidRPr="00B65A8F" w:rsidRDefault="00623673" w:rsidP="00B65A8F">
                                  <w:pPr>
                                    <w:jc w:val="center"/>
                                    <w:rPr>
                                      <w:sz w:val="18"/>
                                      <w:szCs w:val="18"/>
                                      <w:lang w:val="en-US"/>
                                    </w:rPr>
                                  </w:pPr>
                                  <w:r w:rsidRPr="00B65A8F">
                                    <w:rPr>
                                      <w:sz w:val="18"/>
                                      <w:szCs w:val="18"/>
                                      <w:lang w:val="en-US"/>
                                    </w:rPr>
                                    <w:t>I</w:t>
                                  </w:r>
                                  <w:r w:rsidRPr="00B65A8F">
                                    <w:rPr>
                                      <w:sz w:val="18"/>
                                      <w:szCs w:val="18"/>
                                    </w:rPr>
                                    <w:t>ntroducir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0DD13" id="_x0000_s1176" style="position:absolute;left:0;text-align:left;margin-left:24.6pt;margin-top:36.1pt;width:79.35pt;height:22.6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9MO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" fillcolor="white [3201]" strokecolor="black [3200]" strokeweight=".25pt">
                      <v:textbox>
                        <w:txbxContent>
                          <w:p w14:paraId="4C9B3FDA" w14:textId="4CC66D3C" w:rsidR="00623673" w:rsidRPr="00B65A8F" w:rsidRDefault="00623673" w:rsidP="00B65A8F">
                            <w:pPr>
                              <w:jc w:val="center"/>
                              <w:rPr>
                                <w:sz w:val="18"/>
                                <w:szCs w:val="18"/>
                                <w:lang w:val="en-US"/>
                              </w:rPr>
                            </w:pPr>
                            <w:r w:rsidRPr="00B65A8F">
                              <w:rPr>
                                <w:sz w:val="18"/>
                                <w:szCs w:val="18"/>
                                <w:lang w:val="en-US"/>
                              </w:rPr>
                              <w:t>I</w:t>
                            </w:r>
                            <w:r w:rsidRPr="00B65A8F">
                              <w:rPr>
                                <w:sz w:val="18"/>
                                <w:szCs w:val="18"/>
                              </w:rPr>
                              <w:t>ntroducir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933808D" w14:textId="7D948121" w:rsidR="00AD1236" w:rsidRPr="00B65A8F" w:rsidRDefault="00AD1236" w:rsidP="00A229C4">
            <w:pPr>
              <w:rPr>
                <w:sz w:val="18"/>
                <w:szCs w:val="18"/>
              </w:rPr>
            </w:pPr>
            <w:r w:rsidRPr="00B65A8F">
              <w:rPr>
                <w:sz w:val="18"/>
                <w:szCs w:val="18"/>
              </w:rPr>
              <w:t>Una vez alcanzada la temperatura deseada, introducir los crisoles con muestra y mantenerlos allí durante 24 horas (Postel et al., 2000). Tratar de organizar los recipientes dentro del horno de manera equidistante.</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D77B6F" w14:textId="77777777"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0A745D8" w14:textId="77777777" w:rsidR="00AD1236" w:rsidRPr="00B65A8F" w:rsidRDefault="00AD1236" w:rsidP="00A229C4">
            <w:pPr>
              <w:rPr>
                <w:sz w:val="18"/>
                <w:szCs w:val="18"/>
              </w:rPr>
            </w:pPr>
            <w:r w:rsidRPr="00B65A8F">
              <w:rPr>
                <w:sz w:val="18"/>
                <w:szCs w:val="18"/>
              </w:rPr>
              <w:t>No aplica</w:t>
            </w:r>
          </w:p>
        </w:tc>
      </w:tr>
      <w:tr w:rsidR="00AD1236" w:rsidRPr="0057065A" w14:paraId="2836499E"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34B3EE" w14:textId="77777777" w:rsidR="00AD1236" w:rsidRPr="00B65A8F" w:rsidRDefault="00AD1236" w:rsidP="00B65A8F">
            <w:pPr>
              <w:jc w:val="center"/>
              <w:rPr>
                <w:sz w:val="18"/>
                <w:szCs w:val="18"/>
              </w:rPr>
            </w:pPr>
            <w:r w:rsidRPr="00B65A8F">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14E7771C" w14:textId="55A6313A" w:rsidR="00AD1236" w:rsidRPr="0057065A" w:rsidRDefault="00623673" w:rsidP="00A229C4">
            <w:r>
              <w:rPr>
                <w:noProof/>
                <w:lang w:eastAsia="es-CO"/>
              </w:rPr>
              <mc:AlternateContent>
                <mc:Choice Requires="wps">
                  <w:drawing>
                    <wp:anchor distT="0" distB="0" distL="114300" distR="114300" simplePos="0" relativeHeight="252079104" behindDoc="0" locked="0" layoutInCell="1" allowOverlap="1" wp14:anchorId="7AC4A840" wp14:editId="44EABBD5">
                      <wp:simplePos x="0" y="0"/>
                      <wp:positionH relativeFrom="column">
                        <wp:posOffset>832485</wp:posOffset>
                      </wp:positionH>
                      <wp:positionV relativeFrom="paragraph">
                        <wp:posOffset>413606</wp:posOffset>
                      </wp:positionV>
                      <wp:extent cx="0" cy="215900"/>
                      <wp:effectExtent l="76200" t="0" r="57150" b="50800"/>
                      <wp:wrapNone/>
                      <wp:docPr id="443" name="Conector recto de flecha 443"/>
                      <wp:cNvGraphicFramePr/>
                      <a:graphic xmlns:a="http://schemas.openxmlformats.org/drawingml/2006/main">
                        <a:graphicData uri="http://schemas.microsoft.com/office/word/2010/wordprocessingShape">
                          <wps:wsp>
                            <wps:cNvCnPr/>
                            <wps:spPr>
                              <a:xfrm>
                                <a:off x="0" y="0"/>
                                <a:ext cx="0" cy="2159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BE2BB" id="Conector recto de flecha 443" o:spid="_x0000_s1026" type="#_x0000_t32" style="position:absolute;margin-left:65.55pt;margin-top:32.55pt;width:0;height:17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69888" behindDoc="0" locked="0" layoutInCell="1" allowOverlap="1" wp14:anchorId="3738CD64" wp14:editId="20619009">
                      <wp:simplePos x="0" y="0"/>
                      <wp:positionH relativeFrom="column">
                        <wp:posOffset>323215</wp:posOffset>
                      </wp:positionH>
                      <wp:positionV relativeFrom="paragraph">
                        <wp:posOffset>113306</wp:posOffset>
                      </wp:positionV>
                      <wp:extent cx="1007745" cy="287655"/>
                      <wp:effectExtent l="0" t="0" r="20955" b="17145"/>
                      <wp:wrapNone/>
                      <wp:docPr id="44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AED7F2F" w14:textId="4FD2DDB7" w:rsidR="00623673" w:rsidRPr="00B65A8F" w:rsidRDefault="00623673" w:rsidP="00B65A8F">
                                  <w:pPr>
                                    <w:jc w:val="center"/>
                                    <w:rPr>
                                      <w:sz w:val="18"/>
                                      <w:szCs w:val="18"/>
                                      <w:lang w:val="en-US"/>
                                    </w:rPr>
                                  </w:pPr>
                                  <w:r w:rsidRPr="00B65A8F">
                                    <w:rPr>
                                      <w:sz w:val="18"/>
                                      <w:szCs w:val="18"/>
                                      <w:lang w:val="en-US"/>
                                    </w:rPr>
                                    <w:t>Retirar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8CD64" id="_x0000_s1177" style="position:absolute;left:0;text-align:left;margin-left:25.45pt;margin-top:8.9pt;width:79.35pt;height:22.6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RuD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" fillcolor="white [3201]" strokecolor="black [3200]" strokeweight=".25pt">
                      <v:textbox>
                        <w:txbxContent>
                          <w:p w14:paraId="7AED7F2F" w14:textId="4FD2DDB7" w:rsidR="00623673" w:rsidRPr="00B65A8F" w:rsidRDefault="00623673" w:rsidP="00B65A8F">
                            <w:pPr>
                              <w:jc w:val="center"/>
                              <w:rPr>
                                <w:sz w:val="18"/>
                                <w:szCs w:val="18"/>
                                <w:lang w:val="en-US"/>
                              </w:rPr>
                            </w:pPr>
                            <w:r w:rsidRPr="00B65A8F">
                              <w:rPr>
                                <w:sz w:val="18"/>
                                <w:szCs w:val="18"/>
                                <w:lang w:val="en-US"/>
                              </w:rPr>
                              <w:t>Retirar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ED12D80" w14:textId="455FE31D" w:rsidR="00AD1236" w:rsidRPr="00B65A8F" w:rsidRDefault="00AD1236" w:rsidP="00A229C4">
            <w:pPr>
              <w:rPr>
                <w:sz w:val="18"/>
                <w:szCs w:val="18"/>
              </w:rPr>
            </w:pPr>
            <w:r w:rsidRPr="00B65A8F">
              <w:rPr>
                <w:sz w:val="18"/>
                <w:szCs w:val="18"/>
              </w:rPr>
              <w:t>Cumplido el tiempo establecido, retirar los crisoles con ayuda de unas pinzas para</w:t>
            </w:r>
            <w:r w:rsidR="003A7C04" w:rsidRPr="00B65A8F">
              <w:rPr>
                <w:sz w:val="18"/>
                <w:szCs w:val="18"/>
              </w:rPr>
              <w:t xml:space="preserve"> </w:t>
            </w:r>
            <w:r w:rsidRPr="00B65A8F">
              <w:rPr>
                <w:sz w:val="18"/>
                <w:szCs w:val="18"/>
              </w:rPr>
              <w:t>crisol</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CB4BCD" w14:textId="77777777"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27AD75" w14:textId="77777777" w:rsidR="00AD1236" w:rsidRPr="00B65A8F" w:rsidRDefault="00AD1236" w:rsidP="00A229C4">
            <w:pPr>
              <w:rPr>
                <w:sz w:val="18"/>
                <w:szCs w:val="18"/>
              </w:rPr>
            </w:pPr>
            <w:r w:rsidRPr="00B65A8F">
              <w:rPr>
                <w:sz w:val="18"/>
                <w:szCs w:val="18"/>
              </w:rPr>
              <w:t>No aplica</w:t>
            </w:r>
          </w:p>
        </w:tc>
      </w:tr>
      <w:tr w:rsidR="00AD1236" w:rsidRPr="0057065A" w14:paraId="23CCC634"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0BB4A6C" w14:textId="40717882" w:rsidR="00AD1236" w:rsidRPr="00B65A8F" w:rsidRDefault="00AD1236" w:rsidP="00B65A8F">
            <w:pPr>
              <w:jc w:val="center"/>
              <w:rPr>
                <w:sz w:val="18"/>
                <w:szCs w:val="18"/>
              </w:rPr>
            </w:pPr>
            <w:r w:rsidRPr="00B65A8F">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5C2306A5" w14:textId="0BD71751" w:rsidR="00AD1236" w:rsidRDefault="00AD1236" w:rsidP="00A229C4">
            <w:pPr>
              <w:rPr>
                <w:noProof/>
                <w:lang w:eastAsia="es-CO"/>
              </w:rPr>
            </w:pPr>
            <w:r>
              <w:rPr>
                <w:noProof/>
                <w:lang w:eastAsia="es-CO"/>
              </w:rPr>
              <mc:AlternateContent>
                <mc:Choice Requires="wps">
                  <w:drawing>
                    <wp:anchor distT="0" distB="0" distL="114300" distR="114300" simplePos="0" relativeHeight="252086272" behindDoc="0" locked="0" layoutInCell="1" allowOverlap="1" wp14:anchorId="043AC3C5" wp14:editId="78BA01D7">
                      <wp:simplePos x="0" y="0"/>
                      <wp:positionH relativeFrom="column">
                        <wp:posOffset>832485</wp:posOffset>
                      </wp:positionH>
                      <wp:positionV relativeFrom="paragraph">
                        <wp:posOffset>457200</wp:posOffset>
                      </wp:positionV>
                      <wp:extent cx="0" cy="180000"/>
                      <wp:effectExtent l="76200" t="0" r="57150" b="48895"/>
                      <wp:wrapNone/>
                      <wp:docPr id="452" name="Conector recto de flecha 452"/>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5D9FD" id="Conector recto de flecha 452" o:spid="_x0000_s1026" type="#_x0000_t32" style="position:absolute;margin-left:65.55pt;margin-top:36pt;width:0;height:14.1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82176" behindDoc="0" locked="0" layoutInCell="1" allowOverlap="1" wp14:anchorId="22F8719A" wp14:editId="2FDAF86B">
                      <wp:simplePos x="0" y="0"/>
                      <wp:positionH relativeFrom="column">
                        <wp:posOffset>332105</wp:posOffset>
                      </wp:positionH>
                      <wp:positionV relativeFrom="paragraph">
                        <wp:posOffset>160919</wp:posOffset>
                      </wp:positionV>
                      <wp:extent cx="1007745" cy="287655"/>
                      <wp:effectExtent l="0" t="0" r="20955" b="17145"/>
                      <wp:wrapNone/>
                      <wp:docPr id="45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72E47F7" w14:textId="1461BEE6" w:rsidR="00623673" w:rsidRPr="00B65A8F" w:rsidRDefault="00623673" w:rsidP="00B65A8F">
                                  <w:pPr>
                                    <w:jc w:val="center"/>
                                    <w:rPr>
                                      <w:sz w:val="18"/>
                                      <w:szCs w:val="18"/>
                                      <w:lang w:val="en-US"/>
                                    </w:rPr>
                                  </w:pPr>
                                  <w:r w:rsidRPr="00B65A8F">
                                    <w:rPr>
                                      <w:sz w:val="18"/>
                                      <w:szCs w:val="18"/>
                                      <w:lang w:val="en-US"/>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8719A" id="_x0000_s1178" style="position:absolute;left:0;text-align:left;margin-left:26.15pt;margin-top:12.65pt;width:79.35pt;height:22.6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DLO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" fillcolor="white [3201]" strokecolor="black [3200]" strokeweight=".25pt">
                      <v:textbox>
                        <w:txbxContent>
                          <w:p w14:paraId="072E47F7" w14:textId="1461BEE6" w:rsidR="00623673" w:rsidRPr="00B65A8F" w:rsidRDefault="00623673" w:rsidP="00B65A8F">
                            <w:pPr>
                              <w:jc w:val="center"/>
                              <w:rPr>
                                <w:sz w:val="18"/>
                                <w:szCs w:val="18"/>
                                <w:lang w:val="en-US"/>
                              </w:rPr>
                            </w:pPr>
                            <w:r w:rsidRPr="00B65A8F">
                              <w:rPr>
                                <w:sz w:val="18"/>
                                <w:szCs w:val="18"/>
                                <w:lang w:val="en-US"/>
                              </w:rPr>
                              <w:t>Depositar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853CB1" w14:textId="77777777" w:rsidR="00AD1236" w:rsidRPr="00B65A8F" w:rsidRDefault="00AD1236" w:rsidP="00A229C4">
            <w:pPr>
              <w:rPr>
                <w:sz w:val="18"/>
                <w:szCs w:val="18"/>
              </w:rPr>
            </w:pPr>
            <w:r w:rsidRPr="00B65A8F">
              <w:rPr>
                <w:sz w:val="18"/>
                <w:szCs w:val="18"/>
              </w:rPr>
              <w:t>Depositar los crisoles en el desecador por al menos 30 minutos, mientras baja la</w:t>
            </w:r>
          </w:p>
          <w:p w14:paraId="46C2DA0F" w14:textId="49760554" w:rsidR="00AD1236" w:rsidRPr="00B65A8F" w:rsidRDefault="00AD1236" w:rsidP="00A229C4">
            <w:pPr>
              <w:rPr>
                <w:sz w:val="18"/>
                <w:szCs w:val="18"/>
              </w:rPr>
            </w:pPr>
            <w:r w:rsidRPr="00B65A8F">
              <w:rPr>
                <w:sz w:val="18"/>
                <w:szCs w:val="18"/>
              </w:rPr>
              <w:t>temperatura.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C343D6D" w14:textId="0ECA7DA8"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255F7B" w14:textId="1DBFCBAD" w:rsidR="00AD1236" w:rsidRPr="00B65A8F" w:rsidRDefault="00AD1236" w:rsidP="00A229C4">
            <w:pPr>
              <w:rPr>
                <w:sz w:val="18"/>
                <w:szCs w:val="18"/>
              </w:rPr>
            </w:pPr>
            <w:r w:rsidRPr="00B65A8F">
              <w:rPr>
                <w:sz w:val="18"/>
                <w:szCs w:val="18"/>
              </w:rPr>
              <w:t>No aplica</w:t>
            </w:r>
          </w:p>
        </w:tc>
      </w:tr>
      <w:tr w:rsidR="00AD1236" w:rsidRPr="0057065A" w14:paraId="262C5FE7"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D842DF" w14:textId="5676A7BD" w:rsidR="00AD1236" w:rsidRPr="00B65A8F" w:rsidRDefault="00AD1236" w:rsidP="00B65A8F">
            <w:pPr>
              <w:jc w:val="center"/>
              <w:rPr>
                <w:sz w:val="18"/>
                <w:szCs w:val="18"/>
              </w:rPr>
            </w:pPr>
            <w:r w:rsidRPr="00B65A8F">
              <w:rPr>
                <w:sz w:val="18"/>
                <w:szCs w:val="18"/>
              </w:rPr>
              <w:t>5</w:t>
            </w:r>
          </w:p>
        </w:tc>
        <w:tc>
          <w:tcPr>
            <w:tcW w:w="2972" w:type="dxa"/>
            <w:tcBorders>
              <w:top w:val="nil"/>
              <w:left w:val="dotted" w:sz="4" w:space="0" w:color="7F7F7F" w:themeColor="text1" w:themeTint="80"/>
              <w:bottom w:val="nil"/>
              <w:right w:val="dotted" w:sz="4" w:space="0" w:color="7F7F7F" w:themeColor="text1" w:themeTint="80"/>
            </w:tcBorders>
          </w:tcPr>
          <w:p w14:paraId="5C8A2C6B" w14:textId="1AD3DEC0" w:rsidR="00AD1236" w:rsidRDefault="00AD1236" w:rsidP="00A229C4">
            <w:pPr>
              <w:rPr>
                <w:noProof/>
                <w:lang w:eastAsia="es-CO"/>
              </w:rPr>
            </w:pPr>
            <w:r>
              <w:rPr>
                <w:noProof/>
                <w:lang w:eastAsia="es-CO"/>
              </w:rPr>
              <mc:AlternateContent>
                <mc:Choice Requires="wps">
                  <w:drawing>
                    <wp:anchor distT="0" distB="0" distL="114300" distR="114300" simplePos="0" relativeHeight="252088320" behindDoc="0" locked="0" layoutInCell="1" allowOverlap="1" wp14:anchorId="23D577F5" wp14:editId="7DA2EB42">
                      <wp:simplePos x="0" y="0"/>
                      <wp:positionH relativeFrom="column">
                        <wp:posOffset>841375</wp:posOffset>
                      </wp:positionH>
                      <wp:positionV relativeFrom="paragraph">
                        <wp:posOffset>391160</wp:posOffset>
                      </wp:positionV>
                      <wp:extent cx="0" cy="144000"/>
                      <wp:effectExtent l="76200" t="0" r="57150" b="66040"/>
                      <wp:wrapNone/>
                      <wp:docPr id="453" name="Conector recto de flecha 453"/>
                      <wp:cNvGraphicFramePr/>
                      <a:graphic xmlns:a="http://schemas.openxmlformats.org/drawingml/2006/main">
                        <a:graphicData uri="http://schemas.microsoft.com/office/word/2010/wordprocessingShape">
                          <wps:wsp>
                            <wps:cNvCnPr/>
                            <wps:spPr>
                              <a:xfrm>
                                <a:off x="0" y="0"/>
                                <a:ext cx="0" cy="1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5F98B" id="Conector recto de flecha 453" o:spid="_x0000_s1026" type="#_x0000_t32" style="position:absolute;margin-left:66.25pt;margin-top:30.8pt;width:0;height:11.3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84224" behindDoc="0" locked="0" layoutInCell="1" allowOverlap="1" wp14:anchorId="5F56CE5E" wp14:editId="0DC5A43F">
                      <wp:simplePos x="0" y="0"/>
                      <wp:positionH relativeFrom="column">
                        <wp:posOffset>349250</wp:posOffset>
                      </wp:positionH>
                      <wp:positionV relativeFrom="paragraph">
                        <wp:posOffset>107579</wp:posOffset>
                      </wp:positionV>
                      <wp:extent cx="1007745" cy="287655"/>
                      <wp:effectExtent l="0" t="0" r="20955" b="17145"/>
                      <wp:wrapNone/>
                      <wp:docPr id="45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93C60BD" w14:textId="0B3E8E8C" w:rsidR="00623673" w:rsidRPr="00B65A8F" w:rsidRDefault="00623673" w:rsidP="00B65A8F">
                                  <w:pPr>
                                    <w:jc w:val="center"/>
                                    <w:rPr>
                                      <w:sz w:val="18"/>
                                      <w:szCs w:val="18"/>
                                      <w:lang w:val="en-US"/>
                                    </w:rPr>
                                  </w:pPr>
                                  <w:r w:rsidRPr="00B65A8F">
                                    <w:rPr>
                                      <w:sz w:val="18"/>
                                      <w:szCs w:val="18"/>
                                      <w:lang w:val="en-US"/>
                                    </w:rPr>
                                    <w:t>Pesar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6CE5E" id="_x0000_s1179" style="position:absolute;left:0;text-align:left;margin-left:27.5pt;margin-top:8.45pt;width:79.35pt;height:22.6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pD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" fillcolor="white [3201]" strokecolor="black [3200]" strokeweight=".25pt">
                      <v:textbox>
                        <w:txbxContent>
                          <w:p w14:paraId="193C60BD" w14:textId="0B3E8E8C" w:rsidR="00623673" w:rsidRPr="00B65A8F" w:rsidRDefault="00623673" w:rsidP="00B65A8F">
                            <w:pPr>
                              <w:jc w:val="center"/>
                              <w:rPr>
                                <w:sz w:val="18"/>
                                <w:szCs w:val="18"/>
                                <w:lang w:val="en-US"/>
                              </w:rPr>
                            </w:pPr>
                            <w:r w:rsidRPr="00B65A8F">
                              <w:rPr>
                                <w:sz w:val="18"/>
                                <w:szCs w:val="18"/>
                                <w:lang w:val="en-US"/>
                              </w:rPr>
                              <w:t>Pesar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D6E2AF" w14:textId="0CEFA889" w:rsidR="00AD1236" w:rsidRPr="00B65A8F" w:rsidRDefault="00AD1236" w:rsidP="00A229C4">
            <w:pPr>
              <w:rPr>
                <w:sz w:val="18"/>
                <w:szCs w:val="18"/>
              </w:rPr>
            </w:pPr>
            <w:r w:rsidRPr="00B65A8F">
              <w:rPr>
                <w:sz w:val="18"/>
                <w:szCs w:val="18"/>
              </w:rPr>
              <w:t>Pesar los crisoles con la muestra dos veces en la balanza analítica.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DC316EF" w14:textId="3DCF4230"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053B3FB" w14:textId="0C958DC2" w:rsidR="00AD1236" w:rsidRPr="00B65A8F" w:rsidRDefault="00AD1236" w:rsidP="00A229C4">
            <w:pPr>
              <w:rPr>
                <w:sz w:val="18"/>
                <w:szCs w:val="18"/>
              </w:rPr>
            </w:pPr>
            <w:r w:rsidRPr="00B65A8F">
              <w:rPr>
                <w:sz w:val="18"/>
                <w:szCs w:val="18"/>
              </w:rPr>
              <w:t>No aplica</w:t>
            </w:r>
          </w:p>
        </w:tc>
      </w:tr>
      <w:tr w:rsidR="00AD1236" w:rsidRPr="0057065A" w14:paraId="12F38D0A" w14:textId="77777777" w:rsidTr="00107604">
        <w:trPr>
          <w:trHeight w:val="75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B307F7" w14:textId="432F26AA" w:rsidR="00AD1236" w:rsidRPr="00B65A8F" w:rsidRDefault="00AD1236" w:rsidP="00B65A8F">
            <w:pPr>
              <w:jc w:val="center"/>
              <w:rPr>
                <w:sz w:val="18"/>
                <w:szCs w:val="18"/>
              </w:rPr>
            </w:pPr>
            <w:r w:rsidRPr="00B65A8F">
              <w:rPr>
                <w:sz w:val="18"/>
                <w:szCs w:val="18"/>
              </w:rPr>
              <w:t>6</w:t>
            </w:r>
          </w:p>
        </w:tc>
        <w:tc>
          <w:tcPr>
            <w:tcW w:w="2972" w:type="dxa"/>
            <w:tcBorders>
              <w:top w:val="nil"/>
              <w:left w:val="dotted" w:sz="4" w:space="0" w:color="7F7F7F" w:themeColor="text1" w:themeTint="80"/>
              <w:bottom w:val="nil"/>
              <w:right w:val="dotted" w:sz="4" w:space="0" w:color="7F7F7F" w:themeColor="text1" w:themeTint="80"/>
            </w:tcBorders>
          </w:tcPr>
          <w:p w14:paraId="00457935" w14:textId="3AD207AF" w:rsidR="00AD1236" w:rsidRDefault="00623673" w:rsidP="00A229C4">
            <w:pPr>
              <w:rPr>
                <w:noProof/>
                <w:lang w:eastAsia="es-CO"/>
              </w:rPr>
            </w:pPr>
            <w:r w:rsidRPr="0057065A">
              <w:rPr>
                <w:noProof/>
                <w:lang w:eastAsia="es-CO"/>
              </w:rPr>
              <mc:AlternateContent>
                <mc:Choice Requires="wps">
                  <w:drawing>
                    <wp:anchor distT="0" distB="0" distL="114300" distR="114300" simplePos="0" relativeHeight="252494848" behindDoc="0" locked="0" layoutInCell="1" allowOverlap="1" wp14:anchorId="16223852" wp14:editId="1F0D3E39">
                      <wp:simplePos x="0" y="0"/>
                      <wp:positionH relativeFrom="column">
                        <wp:posOffset>348615</wp:posOffset>
                      </wp:positionH>
                      <wp:positionV relativeFrom="paragraph">
                        <wp:posOffset>81750</wp:posOffset>
                      </wp:positionV>
                      <wp:extent cx="1007745" cy="287655"/>
                      <wp:effectExtent l="0" t="0" r="20955" b="17145"/>
                      <wp:wrapNone/>
                      <wp:docPr id="50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8AD4CA4" w14:textId="77777777" w:rsidR="00623673" w:rsidRPr="000739B8" w:rsidRDefault="00623673" w:rsidP="00623673">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23852" id="_x0000_s1180" style="position:absolute;left:0;text-align:left;margin-left:27.45pt;margin-top:6.45pt;width:79.35pt;height:22.6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mFU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" fillcolor="white [3201]" strokecolor="black [3200]" strokeweight=".25pt">
                      <v:textbox>
                        <w:txbxContent>
                          <w:p w14:paraId="28AD4CA4" w14:textId="77777777" w:rsidR="00623673" w:rsidRPr="000739B8" w:rsidRDefault="00623673" w:rsidP="00623673">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479E01" w14:textId="05131A22" w:rsidR="00AD1236" w:rsidRPr="00B65A8F" w:rsidRDefault="00AD1236" w:rsidP="00A229C4">
            <w:pPr>
              <w:rPr>
                <w:sz w:val="18"/>
                <w:szCs w:val="18"/>
              </w:rPr>
            </w:pPr>
            <w:r w:rsidRPr="00B65A8F">
              <w:rPr>
                <w:sz w:val="18"/>
                <w:szCs w:val="18"/>
              </w:rPr>
              <w:t>Registrar los valores obtenidos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A85453C" w14:textId="77777777"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BDF1D6" w14:textId="4411A1A4" w:rsidR="00AD1236" w:rsidRPr="00107604" w:rsidRDefault="00944457" w:rsidP="00A229C4">
            <w:pPr>
              <w:rPr>
                <w:sz w:val="18"/>
                <w:szCs w:val="18"/>
              </w:rPr>
            </w:pPr>
            <w:r w:rsidRPr="00107604">
              <w:rPr>
                <w:sz w:val="18"/>
                <w:shd w:val="clear" w:color="auto" w:fill="FFFFFF"/>
              </w:rPr>
              <w:t>M5-00-FOR-13</w:t>
            </w:r>
            <w:r w:rsidR="00BB5BB7" w:rsidRPr="00107604">
              <w:rPr>
                <w:sz w:val="18"/>
                <w:shd w:val="clear" w:color="auto" w:fill="FFFFFF"/>
              </w:rPr>
              <w:t>7</w:t>
            </w:r>
          </w:p>
        </w:tc>
      </w:tr>
      <w:tr w:rsidR="00AD1236" w:rsidRPr="0057065A" w14:paraId="75435F26"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24767A7F" w14:textId="77777777" w:rsidR="00AD1236" w:rsidRPr="0057065A" w:rsidRDefault="00AD1236"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tcBorders>
          </w:tcPr>
          <w:p w14:paraId="70462703" w14:textId="267DA10A" w:rsidR="00AD1236" w:rsidRPr="0057065A" w:rsidRDefault="00623673" w:rsidP="00A229C4">
            <w:r>
              <w:rPr>
                <w:noProof/>
                <w:lang w:eastAsia="es-CO"/>
              </w:rPr>
              <mc:AlternateContent>
                <mc:Choice Requires="wps">
                  <w:drawing>
                    <wp:anchor distT="0" distB="0" distL="114300" distR="114300" simplePos="0" relativeHeight="252080128" behindDoc="0" locked="0" layoutInCell="1" allowOverlap="1" wp14:anchorId="4C2B210B" wp14:editId="7904CC69">
                      <wp:simplePos x="0" y="0"/>
                      <wp:positionH relativeFrom="column">
                        <wp:posOffset>841375</wp:posOffset>
                      </wp:positionH>
                      <wp:positionV relativeFrom="paragraph">
                        <wp:posOffset>-120650</wp:posOffset>
                      </wp:positionV>
                      <wp:extent cx="0" cy="180000"/>
                      <wp:effectExtent l="76200" t="0" r="57150" b="48895"/>
                      <wp:wrapNone/>
                      <wp:docPr id="446" name="Conector recto de flecha 446"/>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2CB9B" id="Conector recto de flecha 446" o:spid="_x0000_s1026" type="#_x0000_t32" style="position:absolute;margin-left:66.25pt;margin-top:-9.5pt;width:0;height:14.1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" strokecolor="black [3040]">
                      <v:stroke endarrow="block"/>
                    </v:shape>
                  </w:pict>
                </mc:Fallback>
              </mc:AlternateContent>
            </w:r>
            <w:r w:rsidR="00AD1236" w:rsidRPr="0057065A">
              <w:rPr>
                <w:noProof/>
                <w:lang w:eastAsia="es-CO"/>
              </w:rPr>
              <mc:AlternateContent>
                <mc:Choice Requires="wps">
                  <w:drawing>
                    <wp:anchor distT="0" distB="0" distL="114300" distR="114300" simplePos="0" relativeHeight="252077056" behindDoc="0" locked="0" layoutInCell="1" allowOverlap="1" wp14:anchorId="2FE5CEEB" wp14:editId="1E3FE50A">
                      <wp:simplePos x="0" y="0"/>
                      <wp:positionH relativeFrom="column">
                        <wp:posOffset>503555</wp:posOffset>
                      </wp:positionH>
                      <wp:positionV relativeFrom="paragraph">
                        <wp:posOffset>55245</wp:posOffset>
                      </wp:positionV>
                      <wp:extent cx="681355" cy="232410"/>
                      <wp:effectExtent l="0" t="0" r="23495" b="15240"/>
                      <wp:wrapNone/>
                      <wp:docPr id="449"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4D0C3BF5" w14:textId="77777777" w:rsidR="00623673" w:rsidRPr="00B65A8F" w:rsidRDefault="00623673" w:rsidP="00B65A8F">
                                  <w:pPr>
                                    <w:jc w:val="center"/>
                                    <w:rPr>
                                      <w:sz w:val="18"/>
                                      <w:szCs w:val="18"/>
                                      <w:lang w:val="en-US"/>
                                    </w:rPr>
                                  </w:pPr>
                                  <w:r w:rsidRPr="00B65A8F">
                                    <w:rPr>
                                      <w:sz w:val="18"/>
                                      <w:szCs w:val="18"/>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E5CEEB" id="_x0000_s1181" style="position:absolute;left:0;text-align:left;margin-left:39.65pt;margin-top:4.35pt;width:53.65pt;height:18.3pt;z-index:252077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rKopBGECAAAMBQAADgAAAAAAAAAAAAAAAAAuAgAAZHJzL2Uyb0Rv&#10;Yy54bWxQSwECLQAUAAYACAAAACEAAeyzsdwAAAAHAQAADwAAAAAAAAAAAAAAAAC7BAAAZHJzL2Rv&#10;d25yZXYueG1sUEsFBgAAAAAEAAQA8wAAAMQFAAAAAA==&#10;" fillcolor="white [3201]" strokecolor="black [3200]" strokeweight=".25pt">
                      <v:textbox>
                        <w:txbxContent>
                          <w:p w14:paraId="4D0C3BF5" w14:textId="77777777" w:rsidR="00623673" w:rsidRPr="00B65A8F" w:rsidRDefault="00623673" w:rsidP="00B65A8F">
                            <w:pPr>
                              <w:jc w:val="center"/>
                              <w:rPr>
                                <w:sz w:val="18"/>
                                <w:szCs w:val="18"/>
                                <w:lang w:val="en-US"/>
                              </w:rPr>
                            </w:pPr>
                            <w:r w:rsidRPr="00B65A8F">
                              <w:rPr>
                                <w:sz w:val="18"/>
                                <w:szCs w:val="18"/>
                                <w:lang w:val="en-US"/>
                              </w:rPr>
                              <w:t>FIN</w:t>
                            </w:r>
                          </w:p>
                        </w:txbxContent>
                      </v:textbox>
                    </v:roundrect>
                  </w:pict>
                </mc:Fallback>
              </mc:AlternateContent>
            </w:r>
          </w:p>
        </w:tc>
        <w:tc>
          <w:tcPr>
            <w:tcW w:w="6211" w:type="dxa"/>
            <w:gridSpan w:val="3"/>
            <w:tcBorders>
              <w:top w:val="dotted" w:sz="4" w:space="0" w:color="7F7F7F" w:themeColor="text1" w:themeTint="80"/>
              <w:bottom w:val="dotted" w:sz="4" w:space="0" w:color="7F7F7F" w:themeColor="text1" w:themeTint="80"/>
            </w:tcBorders>
            <w:vAlign w:val="center"/>
          </w:tcPr>
          <w:p w14:paraId="4E5385DD" w14:textId="77777777" w:rsidR="00AD1236" w:rsidRPr="00B65A8F" w:rsidRDefault="00AD1236" w:rsidP="00A229C4">
            <w:pPr>
              <w:rPr>
                <w:sz w:val="18"/>
                <w:szCs w:val="18"/>
              </w:rPr>
            </w:pPr>
            <w:r w:rsidRPr="00B65A8F">
              <w:rPr>
                <w:sz w:val="18"/>
                <w:szCs w:val="18"/>
              </w:rPr>
              <w:t>FIN</w:t>
            </w:r>
          </w:p>
        </w:tc>
      </w:tr>
    </w:tbl>
    <w:p w14:paraId="1A9378ED" w14:textId="3D834672" w:rsidR="00430FF0" w:rsidRDefault="00430FF0" w:rsidP="00E00332">
      <w:pPr>
        <w:pStyle w:val="Ttulo5"/>
      </w:pPr>
      <w:r>
        <w:t>Peso seco libre de ceniza</w:t>
      </w:r>
    </w:p>
    <w:p w14:paraId="30AD438E" w14:textId="7EAA1775" w:rsidR="00430FF0" w:rsidRDefault="00623673" w:rsidP="00623673">
      <w:pPr>
        <w:pStyle w:val="Prrafodelista"/>
        <w:ind w:left="0"/>
        <w:rPr>
          <w:sz w:val="18"/>
        </w:rPr>
      </w:pPr>
      <w:r w:rsidRPr="00623673">
        <w:rPr>
          <w:sz w:val="18"/>
        </w:rPr>
        <w:t xml:space="preserve">Tabla </w:t>
      </w:r>
      <w:r w:rsidRPr="00623673">
        <w:rPr>
          <w:sz w:val="18"/>
        </w:rPr>
        <w:fldChar w:fldCharType="begin"/>
      </w:r>
      <w:r w:rsidRPr="00623673">
        <w:rPr>
          <w:sz w:val="18"/>
        </w:rPr>
        <w:instrText xml:space="preserve"> SEQ Tabla \* ARABIC </w:instrText>
      </w:r>
      <w:r w:rsidRPr="00623673">
        <w:rPr>
          <w:sz w:val="18"/>
        </w:rPr>
        <w:fldChar w:fldCharType="separate"/>
      </w:r>
      <w:r w:rsidR="00107604">
        <w:rPr>
          <w:noProof/>
          <w:sz w:val="18"/>
        </w:rPr>
        <w:t>15</w:t>
      </w:r>
      <w:r w:rsidRPr="00623673">
        <w:rPr>
          <w:sz w:val="18"/>
        </w:rPr>
        <w:fldChar w:fldCharType="end"/>
      </w:r>
    </w:p>
    <w:p w14:paraId="5BCE7D78" w14:textId="32FA2AF6" w:rsidR="00623673" w:rsidRPr="00623673" w:rsidRDefault="00623673" w:rsidP="00623673">
      <w:pPr>
        <w:pStyle w:val="Prrafodelista"/>
        <w:ind w:left="0"/>
        <w:rPr>
          <w:sz w:val="18"/>
        </w:rPr>
      </w:pPr>
      <w:r w:rsidRPr="007767FD">
        <w:rPr>
          <w:sz w:val="18"/>
        </w:rPr>
        <w:t>Flujograma y descripción de actividades para</w:t>
      </w:r>
      <w:r>
        <w:rPr>
          <w:sz w:val="18"/>
        </w:rPr>
        <w:t xml:space="preserve"> peso seco libre de ceniza</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430FF0" w:rsidRPr="00E00332" w14:paraId="3AF13A21"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490EECA4" w14:textId="77777777" w:rsidR="00430FF0" w:rsidRPr="00E00332" w:rsidRDefault="00430FF0" w:rsidP="00E00332">
            <w:pPr>
              <w:jc w:val="center"/>
              <w:rPr>
                <w:b/>
                <w:sz w:val="18"/>
                <w:szCs w:val="18"/>
              </w:rPr>
            </w:pPr>
            <w:r w:rsidRPr="00E00332">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C993D92" w14:textId="77777777" w:rsidR="00430FF0" w:rsidRPr="00E00332" w:rsidRDefault="00430FF0" w:rsidP="00E00332">
            <w:pPr>
              <w:jc w:val="center"/>
              <w:rPr>
                <w:b/>
                <w:sz w:val="18"/>
                <w:szCs w:val="18"/>
              </w:rPr>
            </w:pPr>
            <w:r w:rsidRPr="00E00332">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DDBFCC0" w14:textId="77777777" w:rsidR="00430FF0" w:rsidRPr="00E00332" w:rsidRDefault="00430FF0" w:rsidP="00E00332">
            <w:pPr>
              <w:jc w:val="center"/>
              <w:rPr>
                <w:b/>
                <w:sz w:val="18"/>
                <w:szCs w:val="18"/>
              </w:rPr>
            </w:pPr>
            <w:r w:rsidRPr="00E00332">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B7C5578" w14:textId="77777777" w:rsidR="00430FF0" w:rsidRPr="00E00332" w:rsidRDefault="00430FF0" w:rsidP="00E00332">
            <w:pPr>
              <w:jc w:val="center"/>
              <w:rPr>
                <w:b/>
                <w:sz w:val="18"/>
                <w:szCs w:val="18"/>
              </w:rPr>
            </w:pPr>
            <w:r w:rsidRPr="00E00332">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BE7E962" w14:textId="77777777" w:rsidR="00430FF0" w:rsidRPr="00E00332" w:rsidRDefault="00430FF0" w:rsidP="00E00332">
            <w:pPr>
              <w:jc w:val="center"/>
              <w:rPr>
                <w:b/>
                <w:sz w:val="18"/>
                <w:szCs w:val="18"/>
              </w:rPr>
            </w:pPr>
            <w:r w:rsidRPr="00E00332">
              <w:rPr>
                <w:b/>
                <w:sz w:val="18"/>
                <w:szCs w:val="18"/>
              </w:rPr>
              <w:t>REGISTRO</w:t>
            </w:r>
          </w:p>
        </w:tc>
      </w:tr>
      <w:tr w:rsidR="00430FF0" w:rsidRPr="0057065A" w14:paraId="74DA3DB7"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34FE29F" w14:textId="77777777" w:rsidR="00430FF0" w:rsidRPr="0057065A" w:rsidRDefault="00430FF0" w:rsidP="000D4A5B"/>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3AB5D769" w14:textId="77777777" w:rsidR="00430FF0" w:rsidRPr="0057065A" w:rsidRDefault="00430FF0" w:rsidP="000D4A5B">
            <w:r w:rsidRPr="0057065A">
              <w:rPr>
                <w:noProof/>
                <w:lang w:eastAsia="es-CO"/>
              </w:rPr>
              <mc:AlternateContent>
                <mc:Choice Requires="wps">
                  <w:drawing>
                    <wp:anchor distT="0" distB="0" distL="114300" distR="114300" simplePos="0" relativeHeight="252094464" behindDoc="0" locked="0" layoutInCell="1" allowOverlap="1" wp14:anchorId="46C85324" wp14:editId="0E2A6685">
                      <wp:simplePos x="0" y="0"/>
                      <wp:positionH relativeFrom="column">
                        <wp:posOffset>367665</wp:posOffset>
                      </wp:positionH>
                      <wp:positionV relativeFrom="paragraph">
                        <wp:posOffset>82550</wp:posOffset>
                      </wp:positionV>
                      <wp:extent cx="828000" cy="232913"/>
                      <wp:effectExtent l="0" t="0" r="10795" b="15240"/>
                      <wp:wrapNone/>
                      <wp:docPr id="454"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616ED4B1" w14:textId="77777777" w:rsidR="00623673" w:rsidRPr="00E00332" w:rsidRDefault="00623673" w:rsidP="00E00332">
                                  <w:pPr>
                                    <w:jc w:val="center"/>
                                    <w:rPr>
                                      <w:sz w:val="18"/>
                                      <w:szCs w:val="18"/>
                                    </w:rPr>
                                  </w:pPr>
                                  <w:r w:rsidRPr="00E00332">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C85324" id="_x0000_s1182" style="position:absolute;left:0;text-align:left;margin-left:28.95pt;margin-top:6.5pt;width:65.2pt;height:18.35pt;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" fillcolor="white [3201]" strokecolor="black [3200]" strokeweight=".25pt">
                      <v:textbox>
                        <w:txbxContent>
                          <w:p w14:paraId="616ED4B1" w14:textId="77777777" w:rsidR="00623673" w:rsidRPr="00E00332" w:rsidRDefault="00623673" w:rsidP="00E00332">
                            <w:pPr>
                              <w:jc w:val="center"/>
                              <w:rPr>
                                <w:sz w:val="18"/>
                                <w:szCs w:val="18"/>
                              </w:rPr>
                            </w:pPr>
                            <w:r w:rsidRPr="00E00332">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D15B554" w14:textId="77777777" w:rsidR="00430FF0" w:rsidRPr="00E00332" w:rsidRDefault="00430FF0" w:rsidP="000D4A5B">
            <w:pPr>
              <w:rPr>
                <w:b/>
                <w:sz w:val="18"/>
                <w:szCs w:val="18"/>
              </w:rPr>
            </w:pPr>
            <w:r w:rsidRPr="00E00332">
              <w:rPr>
                <w:sz w:val="18"/>
                <w:szCs w:val="18"/>
              </w:rPr>
              <w:t>INICIO</w:t>
            </w:r>
          </w:p>
        </w:tc>
      </w:tr>
      <w:tr w:rsidR="00430FF0" w:rsidRPr="0057065A" w14:paraId="63CFCB30"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7E8C64" w14:textId="77777777" w:rsidR="00430FF0" w:rsidRPr="00E00332" w:rsidRDefault="00430FF0" w:rsidP="00E00332">
            <w:pPr>
              <w:jc w:val="center"/>
              <w:rPr>
                <w:sz w:val="18"/>
                <w:szCs w:val="18"/>
              </w:rPr>
            </w:pPr>
            <w:r w:rsidRPr="00E00332">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58DCBC5B" w14:textId="2D7C7A44" w:rsidR="00430FF0" w:rsidRPr="0057065A" w:rsidRDefault="00961FCA" w:rsidP="000D4A5B">
            <w:r w:rsidRPr="0057065A">
              <w:rPr>
                <w:noProof/>
                <w:lang w:eastAsia="es-CO"/>
              </w:rPr>
              <mc:AlternateContent>
                <mc:Choice Requires="wps">
                  <w:drawing>
                    <wp:anchor distT="0" distB="0" distL="114300" distR="114300" simplePos="0" relativeHeight="252090368" behindDoc="0" locked="0" layoutInCell="1" allowOverlap="1" wp14:anchorId="5160FAD0" wp14:editId="6F6D15E8">
                      <wp:simplePos x="0" y="0"/>
                      <wp:positionH relativeFrom="column">
                        <wp:posOffset>321573</wp:posOffset>
                      </wp:positionH>
                      <wp:positionV relativeFrom="paragraph">
                        <wp:posOffset>391963</wp:posOffset>
                      </wp:positionV>
                      <wp:extent cx="1007745" cy="287655"/>
                      <wp:effectExtent l="0" t="0" r="20955" b="17145"/>
                      <wp:wrapNone/>
                      <wp:docPr id="45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0257F5E" w14:textId="0C3B2B08" w:rsidR="00623673" w:rsidRPr="00E00332" w:rsidRDefault="00623673" w:rsidP="00E00332">
                                  <w:pPr>
                                    <w:jc w:val="center"/>
                                    <w:rPr>
                                      <w:sz w:val="18"/>
                                      <w:szCs w:val="18"/>
                                    </w:rPr>
                                  </w:pPr>
                                  <w:r w:rsidRPr="00E00332">
                                    <w:rPr>
                                      <w:sz w:val="18"/>
                                      <w:szCs w:val="18"/>
                                    </w:rPr>
                                    <w:t>Introducir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0FAD0" id="_x0000_s1183" style="position:absolute;left:0;text-align:left;margin-left:25.3pt;margin-top:30.85pt;width:79.35pt;height:22.6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0gZ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" fillcolor="white [3201]" strokecolor="black [3200]" strokeweight=".25pt">
                      <v:textbox>
                        <w:txbxContent>
                          <w:p w14:paraId="50257F5E" w14:textId="0C3B2B08" w:rsidR="00623673" w:rsidRPr="00E00332" w:rsidRDefault="00623673" w:rsidP="00E00332">
                            <w:pPr>
                              <w:jc w:val="center"/>
                              <w:rPr>
                                <w:sz w:val="18"/>
                                <w:szCs w:val="18"/>
                              </w:rPr>
                            </w:pPr>
                            <w:r w:rsidRPr="00E00332">
                              <w:rPr>
                                <w:sz w:val="18"/>
                                <w:szCs w:val="18"/>
                              </w:rPr>
                              <w:t>Introducir</w:t>
                            </w:r>
                          </w:p>
                        </w:txbxContent>
                      </v:textbox>
                    </v:rect>
                  </w:pict>
                </mc:Fallback>
              </mc:AlternateContent>
            </w:r>
            <w:r w:rsidR="00430FF0">
              <w:rPr>
                <w:noProof/>
                <w:lang w:eastAsia="es-CO"/>
              </w:rPr>
              <mc:AlternateContent>
                <mc:Choice Requires="wps">
                  <w:drawing>
                    <wp:anchor distT="0" distB="0" distL="114300" distR="114300" simplePos="0" relativeHeight="252099584" behindDoc="0" locked="0" layoutInCell="1" allowOverlap="1" wp14:anchorId="0BABB903" wp14:editId="79CD1C48">
                      <wp:simplePos x="0" y="0"/>
                      <wp:positionH relativeFrom="column">
                        <wp:posOffset>839206</wp:posOffset>
                      </wp:positionH>
                      <wp:positionV relativeFrom="paragraph">
                        <wp:posOffset>680684</wp:posOffset>
                      </wp:positionV>
                      <wp:extent cx="0" cy="360000"/>
                      <wp:effectExtent l="76200" t="0" r="76200" b="59690"/>
                      <wp:wrapNone/>
                      <wp:docPr id="455" name="Conector recto de flecha 14"/>
                      <wp:cNvGraphicFramePr/>
                      <a:graphic xmlns:a="http://schemas.openxmlformats.org/drawingml/2006/main">
                        <a:graphicData uri="http://schemas.microsoft.com/office/word/2010/wordprocessingShape">
                          <wps:wsp>
                            <wps:cNvCnPr/>
                            <wps:spPr>
                              <a:xfrm>
                                <a:off x="0" y="0"/>
                                <a:ext cx="0" cy="36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2FBF50" id="Conector recto de flecha 14" o:spid="_x0000_s1026" type="#_x0000_t32" style="position:absolute;margin-left:66.1pt;margin-top:53.6pt;width:0;height:28.3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" strokecolor="black [3040]">
                      <v:stroke endarrow="block"/>
                    </v:shape>
                  </w:pict>
                </mc:Fallback>
              </mc:AlternateContent>
            </w:r>
            <w:r w:rsidR="00430FF0">
              <w:rPr>
                <w:b/>
                <w:noProof/>
                <w:lang w:eastAsia="es-CO"/>
              </w:rPr>
              <mc:AlternateContent>
                <mc:Choice Requires="wps">
                  <w:drawing>
                    <wp:anchor distT="0" distB="0" distL="114300" distR="114300" simplePos="0" relativeHeight="252095488" behindDoc="0" locked="0" layoutInCell="1" allowOverlap="1" wp14:anchorId="5BB452D0" wp14:editId="76B5D4F2">
                      <wp:simplePos x="0" y="0"/>
                      <wp:positionH relativeFrom="column">
                        <wp:posOffset>800100</wp:posOffset>
                      </wp:positionH>
                      <wp:positionV relativeFrom="paragraph">
                        <wp:posOffset>-55245</wp:posOffset>
                      </wp:positionV>
                      <wp:extent cx="0" cy="468000"/>
                      <wp:effectExtent l="76200" t="0" r="57150" b="65405"/>
                      <wp:wrapNone/>
                      <wp:docPr id="456" name="Conector recto de flecha 38"/>
                      <wp:cNvGraphicFramePr/>
                      <a:graphic xmlns:a="http://schemas.openxmlformats.org/drawingml/2006/main">
                        <a:graphicData uri="http://schemas.microsoft.com/office/word/2010/wordprocessingShape">
                          <wps:wsp>
                            <wps:cNvCnPr/>
                            <wps:spPr>
                              <a:xfrm>
                                <a:off x="0" y="0"/>
                                <a:ext cx="0" cy="46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A5F0DB5" id="Conector recto de flecha 38" o:spid="_x0000_s1026" type="#_x0000_t32" style="position:absolute;margin-left:63pt;margin-top:-4.35pt;width:0;height:36.85pt;z-index:25209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C866118" w14:textId="77777777" w:rsidR="003A7C04" w:rsidRPr="00E00332" w:rsidRDefault="00430FF0" w:rsidP="000D4A5B">
            <w:pPr>
              <w:rPr>
                <w:sz w:val="18"/>
                <w:szCs w:val="18"/>
              </w:rPr>
            </w:pPr>
            <w:r w:rsidRPr="00E00332">
              <w:rPr>
                <w:sz w:val="18"/>
                <w:szCs w:val="18"/>
              </w:rPr>
              <w:t>Introducir los crisoles sin la tapa de aluminio en la mufla a una temperatura de 500°C.</w:t>
            </w:r>
            <w:r w:rsidR="003A7C04" w:rsidRPr="00E00332">
              <w:rPr>
                <w:sz w:val="18"/>
                <w:szCs w:val="18"/>
              </w:rPr>
              <w:t xml:space="preserve"> Tras alcanzar la temperatura deseada, mantener los crisoles en el interior durante</w:t>
            </w:r>
          </w:p>
          <w:p w14:paraId="2732DBC8" w14:textId="6A47916F" w:rsidR="00430FF0" w:rsidRPr="00E00332" w:rsidRDefault="003A7C04" w:rsidP="000D4A5B">
            <w:pPr>
              <w:rPr>
                <w:sz w:val="18"/>
                <w:szCs w:val="18"/>
              </w:rPr>
            </w:pPr>
            <w:r w:rsidRPr="00E00332">
              <w:rPr>
                <w:sz w:val="18"/>
                <w:szCs w:val="18"/>
              </w:rPr>
              <w:t>6 horas.</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2650A2"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F053E9" w14:textId="77777777" w:rsidR="00430FF0" w:rsidRPr="00E00332" w:rsidRDefault="00430FF0" w:rsidP="000D4A5B">
            <w:pPr>
              <w:rPr>
                <w:sz w:val="18"/>
                <w:szCs w:val="18"/>
              </w:rPr>
            </w:pPr>
            <w:r w:rsidRPr="00E00332">
              <w:rPr>
                <w:sz w:val="18"/>
                <w:szCs w:val="18"/>
              </w:rPr>
              <w:t>No aplica</w:t>
            </w:r>
          </w:p>
        </w:tc>
      </w:tr>
      <w:tr w:rsidR="00623673" w:rsidRPr="0057065A" w14:paraId="26E5E415"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418FDA" w14:textId="77777777" w:rsidR="00623673" w:rsidRPr="00E00332" w:rsidRDefault="00623673" w:rsidP="00E00332">
            <w:pPr>
              <w:jc w:val="center"/>
              <w:rPr>
                <w:sz w:val="18"/>
                <w:szCs w:val="18"/>
              </w:rPr>
            </w:pP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3D386800" w14:textId="77777777" w:rsidR="00623673" w:rsidRPr="0057065A" w:rsidRDefault="00623673" w:rsidP="000D4A5B">
            <w:pPr>
              <w:rPr>
                <w:noProof/>
                <w:lang w:eastAsia="es-CO"/>
              </w:rPr>
            </w:pP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7FA9E9E" w14:textId="77777777" w:rsidR="00623673" w:rsidRPr="00E00332" w:rsidRDefault="00623673" w:rsidP="000D4A5B">
            <w:pPr>
              <w:rPr>
                <w:sz w:val="18"/>
                <w:szCs w:val="18"/>
              </w:rPr>
            </w:pP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A3EC57" w14:textId="77777777" w:rsidR="00623673" w:rsidRPr="00E00332" w:rsidRDefault="00623673" w:rsidP="000D4A5B">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AE9062" w14:textId="77777777" w:rsidR="00623673" w:rsidRPr="00E00332" w:rsidRDefault="00623673" w:rsidP="000D4A5B">
            <w:pPr>
              <w:rPr>
                <w:sz w:val="18"/>
                <w:szCs w:val="18"/>
              </w:rPr>
            </w:pPr>
          </w:p>
        </w:tc>
      </w:tr>
      <w:tr w:rsidR="00623673" w:rsidRPr="0057065A" w14:paraId="6AEF877D"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B6B398" w14:textId="77777777" w:rsidR="00623673" w:rsidRPr="00E00332" w:rsidRDefault="00623673" w:rsidP="00E00332">
            <w:pPr>
              <w:jc w:val="center"/>
              <w:rPr>
                <w:sz w:val="18"/>
                <w:szCs w:val="18"/>
              </w:rPr>
            </w:pP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3114ADC1" w14:textId="77777777" w:rsidR="00623673" w:rsidRPr="0057065A" w:rsidRDefault="00623673" w:rsidP="000D4A5B">
            <w:pPr>
              <w:rPr>
                <w:noProof/>
                <w:lang w:eastAsia="es-CO"/>
              </w:rPr>
            </w:pP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15A8F4C" w14:textId="77777777" w:rsidR="00623673" w:rsidRPr="00E00332" w:rsidRDefault="00623673" w:rsidP="000D4A5B">
            <w:pPr>
              <w:rPr>
                <w:sz w:val="18"/>
                <w:szCs w:val="18"/>
              </w:rPr>
            </w:pP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380358" w14:textId="77777777" w:rsidR="00623673" w:rsidRPr="00E00332" w:rsidRDefault="00623673" w:rsidP="000D4A5B">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1E50B4F" w14:textId="77777777" w:rsidR="00623673" w:rsidRPr="00E00332" w:rsidRDefault="00623673" w:rsidP="000D4A5B">
            <w:pPr>
              <w:rPr>
                <w:sz w:val="18"/>
                <w:szCs w:val="18"/>
              </w:rPr>
            </w:pPr>
          </w:p>
        </w:tc>
      </w:tr>
      <w:tr w:rsidR="00430FF0" w:rsidRPr="0057065A" w14:paraId="7D0D7BB6"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45A0B8" w14:textId="48F04189" w:rsidR="00430FF0" w:rsidRPr="00E00332" w:rsidRDefault="005B1CDB" w:rsidP="00E00332">
            <w:pPr>
              <w:jc w:val="center"/>
              <w:rPr>
                <w:sz w:val="18"/>
                <w:szCs w:val="18"/>
              </w:rPr>
            </w:pPr>
            <w:r w:rsidRPr="00E00332">
              <w:rPr>
                <w:sz w:val="18"/>
                <w:szCs w:val="18"/>
              </w:rPr>
              <w:lastRenderedPageBreak/>
              <w:t>2</w:t>
            </w:r>
          </w:p>
        </w:tc>
        <w:tc>
          <w:tcPr>
            <w:tcW w:w="2972" w:type="dxa"/>
            <w:tcBorders>
              <w:top w:val="nil"/>
              <w:left w:val="dotted" w:sz="4" w:space="0" w:color="7F7F7F" w:themeColor="text1" w:themeTint="80"/>
              <w:bottom w:val="nil"/>
              <w:right w:val="dotted" w:sz="4" w:space="0" w:color="7F7F7F" w:themeColor="text1" w:themeTint="80"/>
            </w:tcBorders>
          </w:tcPr>
          <w:p w14:paraId="00339A8C" w14:textId="3E4E8843" w:rsidR="00430FF0" w:rsidRPr="0057065A" w:rsidRDefault="005B1CDB" w:rsidP="000D4A5B">
            <w:r>
              <w:rPr>
                <w:noProof/>
                <w:lang w:eastAsia="es-CO"/>
              </w:rPr>
              <mc:AlternateContent>
                <mc:Choice Requires="wps">
                  <w:drawing>
                    <wp:anchor distT="0" distB="0" distL="114300" distR="114300" simplePos="0" relativeHeight="252100608" behindDoc="0" locked="0" layoutInCell="1" allowOverlap="1" wp14:anchorId="711FD9DA" wp14:editId="14E9BF50">
                      <wp:simplePos x="0" y="0"/>
                      <wp:positionH relativeFrom="column">
                        <wp:posOffset>832485</wp:posOffset>
                      </wp:positionH>
                      <wp:positionV relativeFrom="paragraph">
                        <wp:posOffset>401955</wp:posOffset>
                      </wp:positionV>
                      <wp:extent cx="0" cy="216000"/>
                      <wp:effectExtent l="76200" t="0" r="57150" b="50800"/>
                      <wp:wrapNone/>
                      <wp:docPr id="460" name="Conector recto de flecha 460"/>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85662" id="Conector recto de flecha 460" o:spid="_x0000_s1026" type="#_x0000_t32" style="position:absolute;margin-left:65.55pt;margin-top:31.65pt;width:0;height:17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" strokecolor="black [3040]">
                      <v:stroke endarrow="block"/>
                    </v:shape>
                  </w:pict>
                </mc:Fallback>
              </mc:AlternateContent>
            </w:r>
            <w:r w:rsidR="003A7C04" w:rsidRPr="0057065A">
              <w:rPr>
                <w:noProof/>
                <w:lang w:eastAsia="es-CO"/>
              </w:rPr>
              <mc:AlternateContent>
                <mc:Choice Requires="wps">
                  <w:drawing>
                    <wp:anchor distT="0" distB="0" distL="114300" distR="114300" simplePos="0" relativeHeight="252091392" behindDoc="0" locked="0" layoutInCell="1" allowOverlap="1" wp14:anchorId="7BA53952" wp14:editId="65CE449C">
                      <wp:simplePos x="0" y="0"/>
                      <wp:positionH relativeFrom="column">
                        <wp:posOffset>323215</wp:posOffset>
                      </wp:positionH>
                      <wp:positionV relativeFrom="paragraph">
                        <wp:posOffset>113868</wp:posOffset>
                      </wp:positionV>
                      <wp:extent cx="1007745" cy="287655"/>
                      <wp:effectExtent l="0" t="0" r="20955" b="17145"/>
                      <wp:wrapNone/>
                      <wp:docPr id="46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5B4BA82" w14:textId="77777777" w:rsidR="00623673" w:rsidRPr="00E00332" w:rsidRDefault="00623673" w:rsidP="00E00332">
                                  <w:pPr>
                                    <w:jc w:val="center"/>
                                    <w:rPr>
                                      <w:sz w:val="18"/>
                                      <w:szCs w:val="18"/>
                                    </w:rPr>
                                  </w:pPr>
                                  <w:r w:rsidRPr="00E00332">
                                    <w:rPr>
                                      <w:sz w:val="18"/>
                                      <w:szCs w:val="18"/>
                                    </w:rPr>
                                    <w:t>Retirar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53952" id="_x0000_s1184" style="position:absolute;left:0;text-align:left;margin-left:25.45pt;margin-top:8.95pt;width:79.35pt;height:22.6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a7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" fillcolor="white [3201]" strokecolor="black [3200]" strokeweight=".25pt">
                      <v:textbox>
                        <w:txbxContent>
                          <w:p w14:paraId="05B4BA82" w14:textId="77777777" w:rsidR="00623673" w:rsidRPr="00E00332" w:rsidRDefault="00623673" w:rsidP="00E00332">
                            <w:pPr>
                              <w:jc w:val="center"/>
                              <w:rPr>
                                <w:sz w:val="18"/>
                                <w:szCs w:val="18"/>
                              </w:rPr>
                            </w:pPr>
                            <w:r w:rsidRPr="00E00332">
                              <w:rPr>
                                <w:sz w:val="18"/>
                                <w:szCs w:val="18"/>
                              </w:rPr>
                              <w:t>Retirar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9EBB0D" w14:textId="3E7FBE71" w:rsidR="00430FF0" w:rsidRPr="00E00332" w:rsidRDefault="00430FF0" w:rsidP="000D4A5B">
            <w:pPr>
              <w:rPr>
                <w:sz w:val="18"/>
                <w:szCs w:val="18"/>
              </w:rPr>
            </w:pPr>
            <w:r w:rsidRPr="00E00332">
              <w:rPr>
                <w:sz w:val="18"/>
                <w:szCs w:val="18"/>
              </w:rPr>
              <w:t>Cumplido el tiempo establecido, retirar los crisoles con ayuda de unas pinzas para</w:t>
            </w:r>
            <w:r w:rsidR="003A7C04" w:rsidRPr="00E00332">
              <w:rPr>
                <w:sz w:val="18"/>
                <w:szCs w:val="18"/>
              </w:rPr>
              <w:t xml:space="preserve"> </w:t>
            </w:r>
            <w:r w:rsidRPr="00E00332">
              <w:rPr>
                <w:sz w:val="18"/>
                <w:szCs w:val="18"/>
              </w:rPr>
              <w:t>crisol</w:t>
            </w:r>
            <w:r w:rsidR="00F95B51">
              <w:rPr>
                <w:sz w:val="18"/>
                <w:szCs w:val="18"/>
              </w:rPr>
              <w:t>.</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7AB6EB"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C81D01" w14:textId="77777777" w:rsidR="00430FF0" w:rsidRPr="00E00332" w:rsidRDefault="00430FF0" w:rsidP="000D4A5B">
            <w:pPr>
              <w:rPr>
                <w:sz w:val="18"/>
                <w:szCs w:val="18"/>
              </w:rPr>
            </w:pPr>
            <w:r w:rsidRPr="00E00332">
              <w:rPr>
                <w:sz w:val="18"/>
                <w:szCs w:val="18"/>
              </w:rPr>
              <w:t>No aplica</w:t>
            </w:r>
          </w:p>
        </w:tc>
      </w:tr>
      <w:tr w:rsidR="00430FF0" w:rsidRPr="0057065A" w14:paraId="012A6A54"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4FF8D8" w14:textId="5657C3AE" w:rsidR="00430FF0" w:rsidRPr="00E00332" w:rsidRDefault="005B1CDB" w:rsidP="00E00332">
            <w:pPr>
              <w:jc w:val="center"/>
              <w:rPr>
                <w:sz w:val="18"/>
                <w:szCs w:val="18"/>
              </w:rPr>
            </w:pPr>
            <w:r w:rsidRPr="00E00332">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5C0A3688" w14:textId="77777777" w:rsidR="00430FF0" w:rsidRDefault="00430FF0" w:rsidP="000D4A5B">
            <w:pPr>
              <w:rPr>
                <w:noProof/>
                <w:lang w:eastAsia="es-CO"/>
              </w:rPr>
            </w:pPr>
            <w:r>
              <w:rPr>
                <w:noProof/>
                <w:lang w:eastAsia="es-CO"/>
              </w:rPr>
              <mc:AlternateContent>
                <mc:Choice Requires="wps">
                  <w:drawing>
                    <wp:anchor distT="0" distB="0" distL="114300" distR="114300" simplePos="0" relativeHeight="252104704" behindDoc="0" locked="0" layoutInCell="1" allowOverlap="1" wp14:anchorId="4849C793" wp14:editId="66E6AB4E">
                      <wp:simplePos x="0" y="0"/>
                      <wp:positionH relativeFrom="column">
                        <wp:posOffset>832485</wp:posOffset>
                      </wp:positionH>
                      <wp:positionV relativeFrom="paragraph">
                        <wp:posOffset>435981</wp:posOffset>
                      </wp:positionV>
                      <wp:extent cx="0" cy="216000"/>
                      <wp:effectExtent l="76200" t="0" r="57150" b="50800"/>
                      <wp:wrapNone/>
                      <wp:docPr id="462" name="Conector recto de flecha 462"/>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CFE4E" id="Conector recto de flecha 462" o:spid="_x0000_s1026" type="#_x0000_t32" style="position:absolute;margin-left:65.55pt;margin-top:34.35pt;width:0;height:17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102656" behindDoc="0" locked="0" layoutInCell="1" allowOverlap="1" wp14:anchorId="59309EFA" wp14:editId="394FB83C">
                      <wp:simplePos x="0" y="0"/>
                      <wp:positionH relativeFrom="column">
                        <wp:posOffset>332105</wp:posOffset>
                      </wp:positionH>
                      <wp:positionV relativeFrom="paragraph">
                        <wp:posOffset>160919</wp:posOffset>
                      </wp:positionV>
                      <wp:extent cx="1007745" cy="287655"/>
                      <wp:effectExtent l="0" t="0" r="20955" b="17145"/>
                      <wp:wrapNone/>
                      <wp:docPr id="46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C997767" w14:textId="77777777" w:rsidR="00623673" w:rsidRPr="00E00332" w:rsidRDefault="00623673" w:rsidP="00E00332">
                                  <w:pPr>
                                    <w:jc w:val="center"/>
                                    <w:rPr>
                                      <w:sz w:val="18"/>
                                      <w:szCs w:val="18"/>
                                    </w:rPr>
                                  </w:pPr>
                                  <w:r w:rsidRPr="00E00332">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09EFA" id="_x0000_s1185" style="position:absolute;left:0;text-align:left;margin-left:26.15pt;margin-top:12.65pt;width:79.35pt;height:22.6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n42XAIAAAg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" fillcolor="white [3201]" strokecolor="black [3200]" strokeweight=".25pt">
                      <v:textbox>
                        <w:txbxContent>
                          <w:p w14:paraId="6C997767" w14:textId="77777777" w:rsidR="00623673" w:rsidRPr="00E00332" w:rsidRDefault="00623673" w:rsidP="00E00332">
                            <w:pPr>
                              <w:jc w:val="center"/>
                              <w:rPr>
                                <w:sz w:val="18"/>
                                <w:szCs w:val="18"/>
                              </w:rPr>
                            </w:pPr>
                            <w:r w:rsidRPr="00E00332">
                              <w:rPr>
                                <w:sz w:val="18"/>
                                <w:szCs w:val="18"/>
                              </w:rPr>
                              <w:t>Depositar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E8AA382" w14:textId="690E4D46" w:rsidR="00430FF0" w:rsidRPr="00E00332" w:rsidRDefault="00430FF0" w:rsidP="000D4A5B">
            <w:pPr>
              <w:rPr>
                <w:sz w:val="18"/>
                <w:szCs w:val="18"/>
              </w:rPr>
            </w:pPr>
            <w:r w:rsidRPr="00E00332">
              <w:rPr>
                <w:sz w:val="18"/>
                <w:szCs w:val="18"/>
              </w:rPr>
              <w:t>Depositar los crisoles en el desecador por al menos 30 minutos, mientras baja la</w:t>
            </w:r>
            <w:r w:rsidR="003A7C04" w:rsidRPr="00E00332">
              <w:rPr>
                <w:sz w:val="18"/>
                <w:szCs w:val="18"/>
              </w:rPr>
              <w:t xml:space="preserve"> </w:t>
            </w:r>
            <w:r w:rsidRPr="00E00332">
              <w:rPr>
                <w:sz w:val="18"/>
                <w:szCs w:val="18"/>
              </w:rPr>
              <w:t>temperatura.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AFBF65"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C4E4143" w14:textId="77777777" w:rsidR="00430FF0" w:rsidRPr="00E00332" w:rsidRDefault="00430FF0" w:rsidP="000D4A5B">
            <w:pPr>
              <w:rPr>
                <w:sz w:val="18"/>
                <w:szCs w:val="18"/>
              </w:rPr>
            </w:pPr>
            <w:r w:rsidRPr="00E00332">
              <w:rPr>
                <w:sz w:val="18"/>
                <w:szCs w:val="18"/>
              </w:rPr>
              <w:t>No aplica</w:t>
            </w:r>
          </w:p>
        </w:tc>
      </w:tr>
      <w:tr w:rsidR="003A7C04" w:rsidRPr="0057065A" w14:paraId="62DDA58E"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949D08" w14:textId="4DDAD7D3" w:rsidR="003A7C04" w:rsidRPr="00E00332" w:rsidRDefault="005B1CDB" w:rsidP="00E00332">
            <w:pPr>
              <w:jc w:val="center"/>
              <w:rPr>
                <w:sz w:val="18"/>
                <w:szCs w:val="18"/>
              </w:rPr>
            </w:pPr>
            <w:r w:rsidRPr="00E00332">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11593C1D" w14:textId="106E593B" w:rsidR="003A7C04" w:rsidRDefault="005B1CDB" w:rsidP="000D4A5B">
            <w:pPr>
              <w:rPr>
                <w:noProof/>
                <w:lang w:eastAsia="es-CO"/>
              </w:rPr>
            </w:pPr>
            <w:r>
              <w:rPr>
                <w:noProof/>
                <w:lang w:eastAsia="es-CO"/>
              </w:rPr>
              <mc:AlternateContent>
                <mc:Choice Requires="wps">
                  <w:drawing>
                    <wp:anchor distT="0" distB="0" distL="114300" distR="114300" simplePos="0" relativeHeight="252109824" behindDoc="0" locked="0" layoutInCell="1" allowOverlap="1" wp14:anchorId="71D14530" wp14:editId="45EC3099">
                      <wp:simplePos x="0" y="0"/>
                      <wp:positionH relativeFrom="column">
                        <wp:posOffset>841375</wp:posOffset>
                      </wp:positionH>
                      <wp:positionV relativeFrom="paragraph">
                        <wp:posOffset>380101</wp:posOffset>
                      </wp:positionV>
                      <wp:extent cx="0" cy="179705"/>
                      <wp:effectExtent l="76200" t="0" r="57150" b="48895"/>
                      <wp:wrapNone/>
                      <wp:docPr id="471" name="Conector recto de flecha 471"/>
                      <wp:cNvGraphicFramePr/>
                      <a:graphic xmlns:a="http://schemas.openxmlformats.org/drawingml/2006/main">
                        <a:graphicData uri="http://schemas.microsoft.com/office/word/2010/wordprocessingShape">
                          <wps:wsp>
                            <wps:cNvCnPr/>
                            <wps:spPr>
                              <a:xfrm>
                                <a:off x="0" y="0"/>
                                <a:ext cx="0" cy="179705"/>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F547A" id="Conector recto de flecha 471" o:spid="_x0000_s1026" type="#_x0000_t32" style="position:absolute;margin-left:66.25pt;margin-top:29.95pt;width:0;height:14.1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107776" behindDoc="0" locked="0" layoutInCell="1" allowOverlap="1" wp14:anchorId="31ECF0ED" wp14:editId="4B96C1F1">
                      <wp:simplePos x="0" y="0"/>
                      <wp:positionH relativeFrom="column">
                        <wp:posOffset>332620</wp:posOffset>
                      </wp:positionH>
                      <wp:positionV relativeFrom="paragraph">
                        <wp:posOffset>108645</wp:posOffset>
                      </wp:positionV>
                      <wp:extent cx="1007745" cy="287655"/>
                      <wp:effectExtent l="0" t="0" r="20955" b="17145"/>
                      <wp:wrapNone/>
                      <wp:docPr id="47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23F8EBA" w14:textId="4705CED6" w:rsidR="00623673" w:rsidRPr="00E00332" w:rsidRDefault="00623673" w:rsidP="00E00332">
                                  <w:pPr>
                                    <w:jc w:val="center"/>
                                    <w:rPr>
                                      <w:sz w:val="18"/>
                                      <w:szCs w:val="18"/>
                                    </w:rPr>
                                  </w:pPr>
                                  <w:r w:rsidRPr="00E00332">
                                    <w:rPr>
                                      <w:sz w:val="18"/>
                                      <w:szCs w:val="18"/>
                                    </w:rPr>
                                    <w:t>Tapar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CF0ED" id="_x0000_s1186" style="position:absolute;left:0;text-align:left;margin-left:26.2pt;margin-top:8.55pt;width:79.35pt;height:22.6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5W/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" fillcolor="white [3201]" strokecolor="black [3200]" strokeweight=".25pt">
                      <v:textbox>
                        <w:txbxContent>
                          <w:p w14:paraId="123F8EBA" w14:textId="4705CED6" w:rsidR="00623673" w:rsidRPr="00E00332" w:rsidRDefault="00623673" w:rsidP="00E00332">
                            <w:pPr>
                              <w:jc w:val="center"/>
                              <w:rPr>
                                <w:sz w:val="18"/>
                                <w:szCs w:val="18"/>
                              </w:rPr>
                            </w:pPr>
                            <w:r w:rsidRPr="00E00332">
                              <w:rPr>
                                <w:sz w:val="18"/>
                                <w:szCs w:val="18"/>
                              </w:rPr>
                              <w:t>Tapar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63CFD8" w14:textId="6C9C3FA0" w:rsidR="003A7C04" w:rsidRPr="00E00332" w:rsidRDefault="005B1CDB" w:rsidP="000D4A5B">
            <w:pPr>
              <w:rPr>
                <w:sz w:val="18"/>
                <w:szCs w:val="18"/>
              </w:rPr>
            </w:pPr>
            <w:r w:rsidRPr="00E00332">
              <w:rPr>
                <w:sz w:val="18"/>
                <w:szCs w:val="18"/>
              </w:rPr>
              <w:t>Retirar los crisoles del desecador y colocarle su respectiva tapa de aluminio</w:t>
            </w:r>
            <w:r w:rsidR="00F95B51">
              <w:rPr>
                <w:sz w:val="18"/>
                <w:szCs w:val="18"/>
              </w:rPr>
              <w:t>.</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296ADC" w14:textId="48E2B703" w:rsidR="003A7C04" w:rsidRPr="00E00332" w:rsidRDefault="005B1CDB"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EF54826" w14:textId="6F897B40" w:rsidR="003A7C04" w:rsidRPr="00E00332" w:rsidRDefault="005B1CDB" w:rsidP="000D4A5B">
            <w:pPr>
              <w:rPr>
                <w:sz w:val="18"/>
                <w:szCs w:val="18"/>
              </w:rPr>
            </w:pPr>
            <w:r w:rsidRPr="00E00332">
              <w:rPr>
                <w:sz w:val="18"/>
                <w:szCs w:val="18"/>
              </w:rPr>
              <w:t>No aplica</w:t>
            </w:r>
          </w:p>
        </w:tc>
      </w:tr>
      <w:tr w:rsidR="00430FF0" w:rsidRPr="0057065A" w14:paraId="6BB805A6"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3DDAD4" w14:textId="77777777" w:rsidR="00430FF0" w:rsidRPr="00E00332" w:rsidRDefault="00430FF0" w:rsidP="00E00332">
            <w:pPr>
              <w:jc w:val="center"/>
              <w:rPr>
                <w:sz w:val="18"/>
                <w:szCs w:val="18"/>
              </w:rPr>
            </w:pPr>
            <w:r w:rsidRPr="00E00332">
              <w:rPr>
                <w:sz w:val="18"/>
                <w:szCs w:val="18"/>
              </w:rPr>
              <w:t>5</w:t>
            </w:r>
          </w:p>
        </w:tc>
        <w:tc>
          <w:tcPr>
            <w:tcW w:w="2972" w:type="dxa"/>
            <w:tcBorders>
              <w:top w:val="nil"/>
              <w:left w:val="dotted" w:sz="4" w:space="0" w:color="7F7F7F" w:themeColor="text1" w:themeTint="80"/>
              <w:bottom w:val="nil"/>
              <w:right w:val="dotted" w:sz="4" w:space="0" w:color="7F7F7F" w:themeColor="text1" w:themeTint="80"/>
            </w:tcBorders>
          </w:tcPr>
          <w:p w14:paraId="0700C758" w14:textId="0D65AB6E" w:rsidR="00430FF0" w:rsidRDefault="00430FF0" w:rsidP="000D4A5B">
            <w:pPr>
              <w:rPr>
                <w:noProof/>
                <w:lang w:eastAsia="es-CO"/>
              </w:rPr>
            </w:pPr>
            <w:r>
              <w:rPr>
                <w:noProof/>
                <w:lang w:eastAsia="es-CO"/>
              </w:rPr>
              <mc:AlternateContent>
                <mc:Choice Requires="wps">
                  <w:drawing>
                    <wp:anchor distT="0" distB="0" distL="114300" distR="114300" simplePos="0" relativeHeight="252105728" behindDoc="0" locked="0" layoutInCell="1" allowOverlap="1" wp14:anchorId="425BA05A" wp14:editId="1CF71C32">
                      <wp:simplePos x="0" y="0"/>
                      <wp:positionH relativeFrom="column">
                        <wp:posOffset>841375</wp:posOffset>
                      </wp:positionH>
                      <wp:positionV relativeFrom="paragraph">
                        <wp:posOffset>391160</wp:posOffset>
                      </wp:positionV>
                      <wp:extent cx="0" cy="216000"/>
                      <wp:effectExtent l="76200" t="0" r="57150" b="50800"/>
                      <wp:wrapNone/>
                      <wp:docPr id="464" name="Conector recto de flecha 464"/>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4D628" id="Conector recto de flecha 464" o:spid="_x0000_s1026" type="#_x0000_t32" style="position:absolute;margin-left:66.25pt;margin-top:30.8pt;width:0;height:17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103680" behindDoc="0" locked="0" layoutInCell="1" allowOverlap="1" wp14:anchorId="79FD6928" wp14:editId="09B8186C">
                      <wp:simplePos x="0" y="0"/>
                      <wp:positionH relativeFrom="column">
                        <wp:posOffset>349250</wp:posOffset>
                      </wp:positionH>
                      <wp:positionV relativeFrom="paragraph">
                        <wp:posOffset>107579</wp:posOffset>
                      </wp:positionV>
                      <wp:extent cx="1007745" cy="287655"/>
                      <wp:effectExtent l="0" t="0" r="20955" b="17145"/>
                      <wp:wrapNone/>
                      <wp:docPr id="46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558498E" w14:textId="77777777" w:rsidR="00623673" w:rsidRPr="00E00332" w:rsidRDefault="00623673" w:rsidP="00E00332">
                                  <w:pPr>
                                    <w:jc w:val="center"/>
                                    <w:rPr>
                                      <w:sz w:val="18"/>
                                      <w:szCs w:val="18"/>
                                    </w:rPr>
                                  </w:pPr>
                                  <w:r w:rsidRPr="00E00332">
                                    <w:rPr>
                                      <w:sz w:val="18"/>
                                      <w:szCs w:val="18"/>
                                    </w:rPr>
                                    <w:t>Pesar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D6928" id="_x0000_s1187" style="position:absolute;left:0;text-align:left;margin-left:27.5pt;margin-top:8.45pt;width:79.35pt;height:22.6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0y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" fillcolor="white [3201]" strokecolor="black [3200]" strokeweight=".25pt">
                      <v:textbox>
                        <w:txbxContent>
                          <w:p w14:paraId="0558498E" w14:textId="77777777" w:rsidR="00623673" w:rsidRPr="00E00332" w:rsidRDefault="00623673" w:rsidP="00E00332">
                            <w:pPr>
                              <w:jc w:val="center"/>
                              <w:rPr>
                                <w:sz w:val="18"/>
                                <w:szCs w:val="18"/>
                              </w:rPr>
                            </w:pPr>
                            <w:r w:rsidRPr="00E00332">
                              <w:rPr>
                                <w:sz w:val="18"/>
                                <w:szCs w:val="18"/>
                              </w:rPr>
                              <w:t>Pesar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3EC2F1E" w14:textId="77777777" w:rsidR="00430FF0" w:rsidRPr="00E00332" w:rsidRDefault="00430FF0" w:rsidP="000D4A5B">
            <w:pPr>
              <w:rPr>
                <w:sz w:val="18"/>
                <w:szCs w:val="18"/>
              </w:rPr>
            </w:pPr>
            <w:r w:rsidRPr="00E00332">
              <w:rPr>
                <w:sz w:val="18"/>
                <w:szCs w:val="18"/>
              </w:rPr>
              <w:t>Pesar los crisoles con la muestra dos veces en la balanza analítica.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6D87BEC"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A16E766" w14:textId="77777777" w:rsidR="00430FF0" w:rsidRPr="00E00332" w:rsidRDefault="00430FF0" w:rsidP="000D4A5B">
            <w:pPr>
              <w:rPr>
                <w:sz w:val="18"/>
                <w:szCs w:val="18"/>
              </w:rPr>
            </w:pPr>
            <w:r w:rsidRPr="00E00332">
              <w:rPr>
                <w:sz w:val="18"/>
                <w:szCs w:val="18"/>
              </w:rPr>
              <w:t>No aplica</w:t>
            </w:r>
          </w:p>
        </w:tc>
      </w:tr>
      <w:tr w:rsidR="00430FF0" w:rsidRPr="0057065A" w14:paraId="0D24EE29" w14:textId="77777777" w:rsidTr="00107604">
        <w:trPr>
          <w:trHeight w:val="103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BDAA18" w14:textId="77777777" w:rsidR="00430FF0" w:rsidRPr="00E00332" w:rsidRDefault="00430FF0" w:rsidP="00E00332">
            <w:pPr>
              <w:jc w:val="center"/>
              <w:rPr>
                <w:sz w:val="18"/>
                <w:szCs w:val="18"/>
              </w:rPr>
            </w:pPr>
            <w:r w:rsidRPr="00E00332">
              <w:rPr>
                <w:sz w:val="18"/>
                <w:szCs w:val="18"/>
              </w:rPr>
              <w:t>6</w:t>
            </w:r>
          </w:p>
        </w:tc>
        <w:tc>
          <w:tcPr>
            <w:tcW w:w="2972" w:type="dxa"/>
            <w:tcBorders>
              <w:top w:val="nil"/>
              <w:left w:val="dotted" w:sz="4" w:space="0" w:color="7F7F7F" w:themeColor="text1" w:themeTint="80"/>
              <w:bottom w:val="nil"/>
              <w:right w:val="dotted" w:sz="4" w:space="0" w:color="7F7F7F" w:themeColor="text1" w:themeTint="80"/>
            </w:tcBorders>
          </w:tcPr>
          <w:p w14:paraId="403306B4" w14:textId="7AA0A617" w:rsidR="00430FF0" w:rsidRDefault="00623673" w:rsidP="000D4A5B">
            <w:pPr>
              <w:rPr>
                <w:noProof/>
                <w:lang w:eastAsia="es-CO"/>
              </w:rPr>
            </w:pPr>
            <w:r w:rsidRPr="0057065A">
              <w:rPr>
                <w:noProof/>
                <w:lang w:eastAsia="es-CO"/>
              </w:rPr>
              <mc:AlternateContent>
                <mc:Choice Requires="wps">
                  <w:drawing>
                    <wp:anchor distT="0" distB="0" distL="114300" distR="114300" simplePos="0" relativeHeight="252496896" behindDoc="0" locked="0" layoutInCell="1" allowOverlap="1" wp14:anchorId="0010B4A6" wp14:editId="14E6062B">
                      <wp:simplePos x="0" y="0"/>
                      <wp:positionH relativeFrom="column">
                        <wp:posOffset>349140</wp:posOffset>
                      </wp:positionH>
                      <wp:positionV relativeFrom="paragraph">
                        <wp:posOffset>149943</wp:posOffset>
                      </wp:positionV>
                      <wp:extent cx="1007745" cy="287655"/>
                      <wp:effectExtent l="0" t="0" r="20955" b="17145"/>
                      <wp:wrapNone/>
                      <wp:docPr id="50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E6A99F2" w14:textId="77777777" w:rsidR="00623673" w:rsidRPr="000739B8" w:rsidRDefault="00623673" w:rsidP="00623673">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0B4A6" id="_x0000_s1188" style="position:absolute;left:0;text-align:left;margin-left:27.5pt;margin-top:11.8pt;width:79.35pt;height:22.6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R/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" fillcolor="white [3201]" strokecolor="black [3200]" strokeweight=".25pt">
                      <v:textbox>
                        <w:txbxContent>
                          <w:p w14:paraId="1E6A99F2" w14:textId="77777777" w:rsidR="00623673" w:rsidRPr="000739B8" w:rsidRDefault="00623673" w:rsidP="00623673">
                            <w:pPr>
                              <w:jc w:val="center"/>
                              <w:rPr>
                                <w:sz w:val="18"/>
                                <w:szCs w:val="18"/>
                                <w:lang w:val="en-US"/>
                              </w:rPr>
                            </w:pPr>
                            <w:r>
                              <w:rPr>
                                <w:sz w:val="18"/>
                                <w:szCs w:val="18"/>
                                <w:lang w:val="en-US"/>
                              </w:rPr>
                              <w:t>Registrar</w:t>
                            </w:r>
                          </w:p>
                        </w:txbxContent>
                      </v:textbox>
                    </v:rect>
                  </w:pict>
                </mc:Fallback>
              </mc:AlternateContent>
            </w:r>
            <w:r w:rsidR="00430FF0">
              <w:rPr>
                <w:noProof/>
                <w:lang w:eastAsia="es-CO"/>
              </w:rPr>
              <mc:AlternateContent>
                <mc:Choice Requires="wps">
                  <w:drawing>
                    <wp:anchor distT="0" distB="0" distL="114300" distR="114300" simplePos="0" relativeHeight="252101632" behindDoc="0" locked="0" layoutInCell="1" allowOverlap="1" wp14:anchorId="768DA87E" wp14:editId="55846764">
                      <wp:simplePos x="0" y="0"/>
                      <wp:positionH relativeFrom="column">
                        <wp:posOffset>841375</wp:posOffset>
                      </wp:positionH>
                      <wp:positionV relativeFrom="paragraph">
                        <wp:posOffset>462280</wp:posOffset>
                      </wp:positionV>
                      <wp:extent cx="0" cy="216000"/>
                      <wp:effectExtent l="76200" t="0" r="57150" b="50800"/>
                      <wp:wrapNone/>
                      <wp:docPr id="466" name="Conector recto de flecha 466"/>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43DE0" id="Conector recto de flecha 466" o:spid="_x0000_s1026" type="#_x0000_t32" style="position:absolute;margin-left:66.25pt;margin-top:36.4pt;width:0;height:17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094F2C6" w14:textId="77777777" w:rsidR="00430FF0" w:rsidRPr="00E00332" w:rsidRDefault="00430FF0" w:rsidP="000D4A5B">
            <w:pPr>
              <w:rPr>
                <w:sz w:val="18"/>
                <w:szCs w:val="18"/>
              </w:rPr>
            </w:pPr>
            <w:r w:rsidRPr="00E00332">
              <w:rPr>
                <w:sz w:val="18"/>
                <w:szCs w:val="18"/>
              </w:rPr>
              <w:t>Registrar los valores obtenidos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D323F10"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AA3E4D" w14:textId="50DB7E19" w:rsidR="00430FF0" w:rsidRPr="00623673" w:rsidRDefault="00944457" w:rsidP="00BB5BB7">
            <w:pPr>
              <w:ind w:left="709" w:hanging="709"/>
              <w:rPr>
                <w:sz w:val="18"/>
                <w:szCs w:val="18"/>
              </w:rPr>
            </w:pPr>
            <w:r w:rsidRPr="00623673">
              <w:rPr>
                <w:sz w:val="18"/>
                <w:shd w:val="clear" w:color="auto" w:fill="FFFFFF"/>
              </w:rPr>
              <w:t>M5-00-FOR-13</w:t>
            </w:r>
            <w:r w:rsidR="00BB5BB7" w:rsidRPr="00623673">
              <w:rPr>
                <w:sz w:val="18"/>
                <w:shd w:val="clear" w:color="auto" w:fill="FFFFFF"/>
              </w:rPr>
              <w:t>7</w:t>
            </w:r>
          </w:p>
        </w:tc>
      </w:tr>
      <w:tr w:rsidR="005B1CDB" w:rsidRPr="0057065A" w14:paraId="7EECB5C7" w14:textId="77777777" w:rsidTr="00107604">
        <w:trPr>
          <w:trHeight w:val="60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C9838AB" w14:textId="199FEE3E" w:rsidR="005B1CDB" w:rsidRPr="00E00332" w:rsidRDefault="005B1CDB" w:rsidP="00E00332">
            <w:pPr>
              <w:jc w:val="center"/>
              <w:rPr>
                <w:sz w:val="18"/>
                <w:szCs w:val="18"/>
              </w:rPr>
            </w:pPr>
            <w:r w:rsidRPr="00E00332">
              <w:rPr>
                <w:sz w:val="18"/>
                <w:szCs w:val="18"/>
              </w:rPr>
              <w:t>7</w:t>
            </w:r>
          </w:p>
        </w:tc>
        <w:tc>
          <w:tcPr>
            <w:tcW w:w="2972" w:type="dxa"/>
            <w:tcBorders>
              <w:top w:val="nil"/>
              <w:left w:val="dotted" w:sz="4" w:space="0" w:color="7F7F7F" w:themeColor="text1" w:themeTint="80"/>
              <w:bottom w:val="nil"/>
              <w:right w:val="dotted" w:sz="4" w:space="0" w:color="7F7F7F" w:themeColor="text1" w:themeTint="80"/>
            </w:tcBorders>
          </w:tcPr>
          <w:p w14:paraId="16C2C261" w14:textId="0359513E" w:rsidR="005B1CDB" w:rsidRDefault="005B1CDB" w:rsidP="000D4A5B">
            <w:pPr>
              <w:rPr>
                <w:noProof/>
                <w:lang w:eastAsia="es-CO"/>
              </w:rPr>
            </w:pPr>
            <w:r>
              <w:rPr>
                <w:noProof/>
                <w:lang w:eastAsia="es-CO"/>
              </w:rPr>
              <mc:AlternateContent>
                <mc:Choice Requires="wps">
                  <w:drawing>
                    <wp:anchor distT="0" distB="0" distL="114300" distR="114300" simplePos="0" relativeHeight="252113920" behindDoc="0" locked="0" layoutInCell="1" allowOverlap="1" wp14:anchorId="148E6AC7" wp14:editId="1025B058">
                      <wp:simplePos x="0" y="0"/>
                      <wp:positionH relativeFrom="column">
                        <wp:posOffset>841375</wp:posOffset>
                      </wp:positionH>
                      <wp:positionV relativeFrom="paragraph">
                        <wp:posOffset>277231</wp:posOffset>
                      </wp:positionV>
                      <wp:extent cx="0" cy="144000"/>
                      <wp:effectExtent l="76200" t="0" r="57150" b="66040"/>
                      <wp:wrapNone/>
                      <wp:docPr id="473" name="Conector recto de flecha 473"/>
                      <wp:cNvGraphicFramePr/>
                      <a:graphic xmlns:a="http://schemas.openxmlformats.org/drawingml/2006/main">
                        <a:graphicData uri="http://schemas.microsoft.com/office/word/2010/wordprocessingShape">
                          <wps:wsp>
                            <wps:cNvCnPr/>
                            <wps:spPr>
                              <a:xfrm>
                                <a:off x="0" y="0"/>
                                <a:ext cx="0" cy="1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3C74B" id="Conector recto de flecha 473" o:spid="_x0000_s1026" type="#_x0000_t32" style="position:absolute;margin-left:66.25pt;margin-top:21.85pt;width:0;height:11.3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111872" behindDoc="0" locked="0" layoutInCell="1" allowOverlap="1" wp14:anchorId="22B69D12" wp14:editId="40072862">
                      <wp:simplePos x="0" y="0"/>
                      <wp:positionH relativeFrom="column">
                        <wp:posOffset>332620</wp:posOffset>
                      </wp:positionH>
                      <wp:positionV relativeFrom="paragraph">
                        <wp:posOffset>3175</wp:posOffset>
                      </wp:positionV>
                      <wp:extent cx="1007745" cy="287655"/>
                      <wp:effectExtent l="0" t="0" r="20955" b="17145"/>
                      <wp:wrapNone/>
                      <wp:docPr id="472"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3A3EC9" w14:textId="0737191F" w:rsidR="00623673" w:rsidRPr="00E00332" w:rsidRDefault="00623673" w:rsidP="00E00332">
                                  <w:pPr>
                                    <w:jc w:val="center"/>
                                    <w:rPr>
                                      <w:sz w:val="18"/>
                                      <w:szCs w:val="18"/>
                                    </w:rPr>
                                  </w:pPr>
                                  <w:r w:rsidRPr="00E00332">
                                    <w:rPr>
                                      <w:sz w:val="18"/>
                                      <w:szCs w:val="18"/>
                                    </w:rPr>
                                    <w:t>Descartar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69D12" id="_x0000_s1189" style="position:absolute;left:0;text-align:left;margin-left:26.2pt;margin-top:.25pt;width:79.35pt;height:22.6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rzy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" fillcolor="white [3201]" strokecolor="black [3200]" strokeweight=".25pt">
                      <v:textbox>
                        <w:txbxContent>
                          <w:p w14:paraId="5E3A3EC9" w14:textId="0737191F" w:rsidR="00623673" w:rsidRPr="00E00332" w:rsidRDefault="00623673" w:rsidP="00E00332">
                            <w:pPr>
                              <w:jc w:val="center"/>
                              <w:rPr>
                                <w:sz w:val="18"/>
                                <w:szCs w:val="18"/>
                              </w:rPr>
                            </w:pPr>
                            <w:r w:rsidRPr="00E00332">
                              <w:rPr>
                                <w:sz w:val="18"/>
                                <w:szCs w:val="18"/>
                              </w:rPr>
                              <w:t>Descartar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8A7B6F0" w14:textId="6085EA87" w:rsidR="005B1CDB" w:rsidRPr="00E00332" w:rsidRDefault="005B1CDB" w:rsidP="000D4A5B">
            <w:pPr>
              <w:rPr>
                <w:sz w:val="18"/>
                <w:szCs w:val="18"/>
              </w:rPr>
            </w:pPr>
            <w:r w:rsidRPr="00E00332">
              <w:rPr>
                <w:sz w:val="18"/>
                <w:szCs w:val="18"/>
              </w:rPr>
              <w:t>Descartar el residuo de cada crisol luego de la incineración.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21FBC3" w14:textId="5397DDF2" w:rsidR="005B1CDB" w:rsidRPr="00E00332" w:rsidRDefault="005B1CDB"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3C45B3A" w14:textId="7E27E441" w:rsidR="005B1CDB" w:rsidRPr="00E00332" w:rsidRDefault="005B1CDB" w:rsidP="000D4A5B">
            <w:pPr>
              <w:rPr>
                <w:sz w:val="18"/>
                <w:szCs w:val="18"/>
                <w:highlight w:val="yellow"/>
              </w:rPr>
            </w:pPr>
            <w:r w:rsidRPr="00E00332">
              <w:rPr>
                <w:sz w:val="18"/>
                <w:szCs w:val="18"/>
              </w:rPr>
              <w:t>No aplica</w:t>
            </w:r>
          </w:p>
        </w:tc>
      </w:tr>
      <w:tr w:rsidR="00430FF0" w:rsidRPr="0057065A" w14:paraId="57FAACE9"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CD15ABB" w14:textId="77777777" w:rsidR="00430FF0" w:rsidRPr="0057065A" w:rsidRDefault="00430FF0" w:rsidP="000D4A5B"/>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6692AED8" w14:textId="77777777" w:rsidR="00430FF0" w:rsidRPr="0057065A" w:rsidRDefault="00430FF0" w:rsidP="000D4A5B">
            <w:r w:rsidRPr="0057065A">
              <w:rPr>
                <w:noProof/>
                <w:lang w:eastAsia="es-CO"/>
              </w:rPr>
              <mc:AlternateContent>
                <mc:Choice Requires="wps">
                  <w:drawing>
                    <wp:anchor distT="0" distB="0" distL="114300" distR="114300" simplePos="0" relativeHeight="252098560" behindDoc="0" locked="0" layoutInCell="1" allowOverlap="1" wp14:anchorId="3A14CF2E" wp14:editId="4B5CD800">
                      <wp:simplePos x="0" y="0"/>
                      <wp:positionH relativeFrom="column">
                        <wp:posOffset>503555</wp:posOffset>
                      </wp:positionH>
                      <wp:positionV relativeFrom="paragraph">
                        <wp:posOffset>55245</wp:posOffset>
                      </wp:positionV>
                      <wp:extent cx="681355" cy="232410"/>
                      <wp:effectExtent l="0" t="0" r="23495" b="15240"/>
                      <wp:wrapNone/>
                      <wp:docPr id="469"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02479AAE" w14:textId="77777777" w:rsidR="00623673" w:rsidRPr="00E00332" w:rsidRDefault="00623673" w:rsidP="00E00332">
                                  <w:pPr>
                                    <w:jc w:val="center"/>
                                    <w:rPr>
                                      <w:sz w:val="18"/>
                                      <w:szCs w:val="18"/>
                                    </w:rPr>
                                  </w:pPr>
                                  <w:r w:rsidRPr="00E00332">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14CF2E" id="_x0000_s1190" style="position:absolute;left:0;text-align:left;margin-left:39.65pt;margin-top:4.35pt;width:53.65pt;height:18.3pt;z-index:252098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winOGECAAAMBQAADgAAAAAAAAAAAAAAAAAuAgAAZHJzL2Uyb0Rv&#10;Yy54bWxQSwECLQAUAAYACAAAACEAAeyzsdwAAAAHAQAADwAAAAAAAAAAAAAAAAC7BAAAZHJzL2Rv&#10;d25yZXYueG1sUEsFBgAAAAAEAAQA8wAAAMQFAAAAAA==&#10;" fillcolor="white [3201]" strokecolor="black [3200]" strokeweight=".25pt">
                      <v:textbox>
                        <w:txbxContent>
                          <w:p w14:paraId="02479AAE" w14:textId="77777777" w:rsidR="00623673" w:rsidRPr="00E00332" w:rsidRDefault="00623673" w:rsidP="00E00332">
                            <w:pPr>
                              <w:jc w:val="center"/>
                              <w:rPr>
                                <w:sz w:val="18"/>
                                <w:szCs w:val="18"/>
                              </w:rPr>
                            </w:pPr>
                            <w:r w:rsidRPr="00E00332">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4A786D" w14:textId="77777777" w:rsidR="00430FF0" w:rsidRPr="00E00332" w:rsidRDefault="00430FF0" w:rsidP="000D4A5B">
            <w:pPr>
              <w:rPr>
                <w:sz w:val="18"/>
                <w:szCs w:val="18"/>
              </w:rPr>
            </w:pPr>
            <w:r w:rsidRPr="00E00332">
              <w:rPr>
                <w:sz w:val="18"/>
                <w:szCs w:val="18"/>
              </w:rPr>
              <w:t>FIN</w:t>
            </w:r>
          </w:p>
        </w:tc>
      </w:tr>
    </w:tbl>
    <w:p w14:paraId="325E43E4" w14:textId="6905BF9D" w:rsidR="00AD1236" w:rsidRDefault="00AD1236" w:rsidP="000D4A5B">
      <w:pPr>
        <w:rPr>
          <w:lang w:val="es-ES"/>
        </w:rPr>
      </w:pPr>
    </w:p>
    <w:p w14:paraId="5D725F13" w14:textId="27B2809A" w:rsidR="001F198D" w:rsidRPr="00F95B51" w:rsidRDefault="001F198D" w:rsidP="00F95B51">
      <w:pPr>
        <w:pStyle w:val="Ttulo3"/>
      </w:pPr>
      <w:r w:rsidRPr="00F95B51">
        <w:t xml:space="preserve">Análisis de </w:t>
      </w:r>
      <w:proofErr w:type="spellStart"/>
      <w:r w:rsidRPr="00F95B51">
        <w:t>macroplancton</w:t>
      </w:r>
      <w:proofErr w:type="spellEnd"/>
      <w:r w:rsidRPr="00F95B51">
        <w:t xml:space="preserve"> (2 - 20 cm) y </w:t>
      </w:r>
      <w:proofErr w:type="spellStart"/>
      <w:r w:rsidRPr="00F95B51">
        <w:t>megaloplancton</w:t>
      </w:r>
      <w:proofErr w:type="spellEnd"/>
      <w:r w:rsidRPr="00F95B51">
        <w:t xml:space="preserve"> (20 cm - 2 m)</w:t>
      </w:r>
    </w:p>
    <w:p w14:paraId="222E8B5D" w14:textId="675B0161" w:rsidR="00623673" w:rsidRDefault="00623673" w:rsidP="00623673">
      <w:pPr>
        <w:pStyle w:val="Prrafodelista"/>
        <w:ind w:left="0"/>
        <w:rPr>
          <w:sz w:val="18"/>
        </w:rPr>
      </w:pPr>
      <w:r w:rsidRPr="00623673">
        <w:rPr>
          <w:sz w:val="18"/>
        </w:rPr>
        <w:t xml:space="preserve">Tabla </w:t>
      </w:r>
      <w:r w:rsidRPr="00623673">
        <w:rPr>
          <w:sz w:val="18"/>
        </w:rPr>
        <w:fldChar w:fldCharType="begin"/>
      </w:r>
      <w:r w:rsidRPr="00623673">
        <w:rPr>
          <w:sz w:val="18"/>
        </w:rPr>
        <w:instrText xml:space="preserve"> SEQ Tabla \* ARABIC </w:instrText>
      </w:r>
      <w:r w:rsidRPr="00623673">
        <w:rPr>
          <w:sz w:val="18"/>
        </w:rPr>
        <w:fldChar w:fldCharType="separate"/>
      </w:r>
      <w:r w:rsidR="00107604">
        <w:rPr>
          <w:noProof/>
          <w:sz w:val="18"/>
        </w:rPr>
        <w:t>16</w:t>
      </w:r>
      <w:r w:rsidRPr="00623673">
        <w:rPr>
          <w:sz w:val="18"/>
        </w:rPr>
        <w:fldChar w:fldCharType="end"/>
      </w:r>
      <w:r>
        <w:rPr>
          <w:sz w:val="18"/>
        </w:rPr>
        <w:t xml:space="preserve"> </w:t>
      </w:r>
    </w:p>
    <w:p w14:paraId="380E61D5" w14:textId="437F245F" w:rsidR="001F198D" w:rsidRPr="00623673" w:rsidRDefault="00623673" w:rsidP="00623673">
      <w:pPr>
        <w:pStyle w:val="Prrafodelista"/>
        <w:ind w:left="0"/>
        <w:rPr>
          <w:sz w:val="18"/>
        </w:rPr>
      </w:pPr>
      <w:r w:rsidRPr="007767FD">
        <w:rPr>
          <w:sz w:val="18"/>
        </w:rPr>
        <w:t>Flujograma y descripción de actividades</w:t>
      </w:r>
      <w:r>
        <w:rPr>
          <w:sz w:val="18"/>
        </w:rPr>
        <w:t xml:space="preserve"> para el análisis de </w:t>
      </w:r>
      <w:proofErr w:type="spellStart"/>
      <w:r>
        <w:rPr>
          <w:sz w:val="18"/>
        </w:rPr>
        <w:t>macroplancton</w:t>
      </w:r>
      <w:proofErr w:type="spellEnd"/>
      <w:r>
        <w:rPr>
          <w:sz w:val="18"/>
        </w:rPr>
        <w:t xml:space="preserve"> (2-20 cm) y </w:t>
      </w:r>
      <w:proofErr w:type="spellStart"/>
      <w:r>
        <w:rPr>
          <w:sz w:val="18"/>
        </w:rPr>
        <w:t>megaloplancton</w:t>
      </w:r>
      <w:proofErr w:type="spellEnd"/>
      <w:r>
        <w:rPr>
          <w:sz w:val="18"/>
        </w:rPr>
        <w:t xml:space="preserve"> (20 cm - </w:t>
      </w:r>
      <w:r w:rsidRPr="00623673">
        <w:rPr>
          <w:sz w:val="18"/>
        </w:rPr>
        <w:t>2 m)</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525"/>
        <w:gridCol w:w="2011"/>
        <w:gridCol w:w="1675"/>
      </w:tblGrid>
      <w:tr w:rsidR="00C63511" w:rsidRPr="00A4013A" w14:paraId="246EABF3"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8D946A4" w14:textId="77777777" w:rsidR="001F198D" w:rsidRPr="00A4013A" w:rsidRDefault="001F198D" w:rsidP="00A4013A">
            <w:pPr>
              <w:jc w:val="center"/>
              <w:rPr>
                <w:b/>
                <w:sz w:val="18"/>
                <w:szCs w:val="18"/>
              </w:rPr>
            </w:pPr>
            <w:r w:rsidRPr="00A4013A">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277A493" w14:textId="31D26F94" w:rsidR="001F198D" w:rsidRPr="00A4013A" w:rsidRDefault="001F198D" w:rsidP="00A4013A">
            <w:pPr>
              <w:jc w:val="center"/>
              <w:rPr>
                <w:b/>
                <w:sz w:val="18"/>
                <w:szCs w:val="18"/>
              </w:rPr>
            </w:pPr>
            <w:r w:rsidRPr="00A4013A">
              <w:rPr>
                <w:b/>
                <w:sz w:val="18"/>
                <w:szCs w:val="18"/>
              </w:rPr>
              <w:t>FLUJOGRAMA</w: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2F14836" w14:textId="0FC303E5" w:rsidR="001F198D" w:rsidRPr="00A4013A" w:rsidRDefault="001F198D" w:rsidP="00A4013A">
            <w:pPr>
              <w:jc w:val="center"/>
              <w:rPr>
                <w:b/>
                <w:sz w:val="18"/>
                <w:szCs w:val="18"/>
              </w:rPr>
            </w:pPr>
            <w:r w:rsidRPr="00A4013A">
              <w:rPr>
                <w:b/>
                <w:sz w:val="18"/>
                <w:szCs w:val="18"/>
              </w:rPr>
              <w:t>DESCRIPCIÓN</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4D6C0AEB" w14:textId="77777777" w:rsidR="001F198D" w:rsidRPr="00A4013A" w:rsidRDefault="001F198D" w:rsidP="00A4013A">
            <w:pPr>
              <w:jc w:val="center"/>
              <w:rPr>
                <w:b/>
                <w:sz w:val="18"/>
                <w:szCs w:val="18"/>
              </w:rPr>
            </w:pPr>
            <w:r w:rsidRPr="00A4013A">
              <w:rPr>
                <w:b/>
                <w:sz w:val="18"/>
                <w:szCs w:val="18"/>
              </w:rPr>
              <w:t>RESPONSABLE</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44EBC844" w14:textId="77777777" w:rsidR="001F198D" w:rsidRPr="00A4013A" w:rsidRDefault="001F198D" w:rsidP="00A4013A">
            <w:pPr>
              <w:jc w:val="center"/>
              <w:rPr>
                <w:b/>
                <w:sz w:val="18"/>
                <w:szCs w:val="18"/>
              </w:rPr>
            </w:pPr>
            <w:r w:rsidRPr="00A4013A">
              <w:rPr>
                <w:b/>
                <w:sz w:val="18"/>
                <w:szCs w:val="18"/>
              </w:rPr>
              <w:t>REGISTRO</w:t>
            </w:r>
          </w:p>
        </w:tc>
      </w:tr>
      <w:tr w:rsidR="001F198D" w:rsidRPr="0057065A" w14:paraId="401FF6B5"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44C75B8C" w14:textId="77777777" w:rsidR="001F198D" w:rsidRPr="0057065A" w:rsidRDefault="001F198D" w:rsidP="000D4A5B"/>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2F0FF4A2" w14:textId="77777777" w:rsidR="001F198D" w:rsidRPr="00A4013A" w:rsidRDefault="001F198D" w:rsidP="000D4A5B">
            <w:pPr>
              <w:rPr>
                <w:sz w:val="18"/>
                <w:szCs w:val="18"/>
              </w:rPr>
            </w:pPr>
            <w:r w:rsidRPr="00A4013A">
              <w:rPr>
                <w:noProof/>
                <w:sz w:val="18"/>
                <w:szCs w:val="18"/>
                <w:lang w:eastAsia="es-CO"/>
              </w:rPr>
              <mc:AlternateContent>
                <mc:Choice Requires="wps">
                  <w:drawing>
                    <wp:anchor distT="0" distB="0" distL="114300" distR="114300" simplePos="0" relativeHeight="251664384" behindDoc="0" locked="0" layoutInCell="1" allowOverlap="1" wp14:anchorId="50DCC964" wp14:editId="60CEF715">
                      <wp:simplePos x="0" y="0"/>
                      <wp:positionH relativeFrom="column">
                        <wp:posOffset>800669</wp:posOffset>
                      </wp:positionH>
                      <wp:positionV relativeFrom="paragraph">
                        <wp:posOffset>314116</wp:posOffset>
                      </wp:positionV>
                      <wp:extent cx="0" cy="142904"/>
                      <wp:effectExtent l="76200" t="0" r="57150" b="47625"/>
                      <wp:wrapNone/>
                      <wp:docPr id="226" name="Conector recto de flecha 38"/>
                      <wp:cNvGraphicFramePr/>
                      <a:graphic xmlns:a="http://schemas.openxmlformats.org/drawingml/2006/main">
                        <a:graphicData uri="http://schemas.microsoft.com/office/word/2010/wordprocessingShape">
                          <wps:wsp>
                            <wps:cNvCnPr/>
                            <wps:spPr>
                              <a:xfrm>
                                <a:off x="0" y="0"/>
                                <a:ext cx="0" cy="142904"/>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51A1D9C" id="Conector recto de flecha 38" o:spid="_x0000_s1026" type="#_x0000_t32" style="position:absolute;margin-left:63.05pt;margin-top:24.75pt;width:0;height:11.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" strokecolor="black [3040]">
                      <v:stroke endarrow="block"/>
                    </v:shape>
                  </w:pict>
                </mc:Fallback>
              </mc:AlternateContent>
            </w:r>
            <w:r w:rsidRPr="00A4013A">
              <w:rPr>
                <w:noProof/>
                <w:sz w:val="18"/>
                <w:szCs w:val="18"/>
                <w:lang w:eastAsia="es-CO"/>
              </w:rPr>
              <mc:AlternateContent>
                <mc:Choice Requires="wps">
                  <w:drawing>
                    <wp:anchor distT="0" distB="0" distL="114300" distR="114300" simplePos="0" relativeHeight="251663360" behindDoc="0" locked="0" layoutInCell="1" allowOverlap="1" wp14:anchorId="0B98C7F3" wp14:editId="7F3B77E3">
                      <wp:simplePos x="0" y="0"/>
                      <wp:positionH relativeFrom="column">
                        <wp:posOffset>367665</wp:posOffset>
                      </wp:positionH>
                      <wp:positionV relativeFrom="paragraph">
                        <wp:posOffset>82550</wp:posOffset>
                      </wp:positionV>
                      <wp:extent cx="828000" cy="232913"/>
                      <wp:effectExtent l="0" t="0" r="10795" b="15240"/>
                      <wp:wrapNone/>
                      <wp:docPr id="227"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194DAF6C" w14:textId="77777777" w:rsidR="00623673" w:rsidRPr="00A4013A" w:rsidRDefault="00623673" w:rsidP="00A4013A">
                                  <w:pPr>
                                    <w:jc w:val="center"/>
                                    <w:rPr>
                                      <w:sz w:val="18"/>
                                      <w:szCs w:val="18"/>
                                    </w:rPr>
                                  </w:pPr>
                                  <w:r w:rsidRPr="00A4013A">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98C7F3" id="_x0000_s1191" style="position:absolute;left:0;text-align:left;margin-left:28.95pt;margin-top:6.5pt;width:65.2pt;height:18.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" fillcolor="white [3201]" strokecolor="black [3200]" strokeweight=".25pt">
                      <v:textbox>
                        <w:txbxContent>
                          <w:p w14:paraId="194DAF6C" w14:textId="77777777" w:rsidR="00623673" w:rsidRPr="00A4013A" w:rsidRDefault="00623673" w:rsidP="00A4013A">
                            <w:pPr>
                              <w:jc w:val="center"/>
                              <w:rPr>
                                <w:sz w:val="18"/>
                                <w:szCs w:val="18"/>
                              </w:rPr>
                            </w:pPr>
                            <w:r w:rsidRPr="00A4013A">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228BE7A" w14:textId="77777777" w:rsidR="001F198D" w:rsidRPr="00A4013A" w:rsidRDefault="001F198D" w:rsidP="000D4A5B">
            <w:pPr>
              <w:rPr>
                <w:b/>
                <w:sz w:val="18"/>
                <w:szCs w:val="18"/>
              </w:rPr>
            </w:pPr>
            <w:r w:rsidRPr="00A4013A">
              <w:rPr>
                <w:sz w:val="18"/>
                <w:szCs w:val="18"/>
              </w:rPr>
              <w:t>INICIO</w:t>
            </w:r>
          </w:p>
        </w:tc>
      </w:tr>
      <w:tr w:rsidR="001F198D" w:rsidRPr="0057065A" w14:paraId="4765DE4F" w14:textId="77777777" w:rsidTr="00107604">
        <w:trPr>
          <w:trHeight w:val="13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4853EC" w14:textId="77777777" w:rsidR="001F198D" w:rsidRPr="00A4013A" w:rsidRDefault="001F198D" w:rsidP="00A4013A">
            <w:pPr>
              <w:jc w:val="center"/>
              <w:rPr>
                <w:sz w:val="18"/>
                <w:szCs w:val="18"/>
              </w:rPr>
            </w:pPr>
            <w:r w:rsidRPr="00A4013A">
              <w:rPr>
                <w:sz w:val="18"/>
                <w:szCs w:val="18"/>
              </w:rPr>
              <w:t>1</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2C85A3A" w14:textId="02A4482C" w:rsidR="001F198D" w:rsidRPr="0057065A" w:rsidRDefault="003843DA" w:rsidP="000D4A5B">
            <w:pPr>
              <w:rPr>
                <w:noProof/>
                <w:lang w:eastAsia="es-CO"/>
              </w:rPr>
            </w:pPr>
            <w:r w:rsidRPr="00C600EA">
              <w:rPr>
                <w:noProof/>
                <w:sz w:val="18"/>
                <w:lang w:eastAsia="es-CO"/>
              </w:rPr>
              <mc:AlternateContent>
                <mc:Choice Requires="wps">
                  <w:drawing>
                    <wp:anchor distT="45720" distB="45720" distL="114300" distR="114300" simplePos="0" relativeHeight="251674624" behindDoc="0" locked="0" layoutInCell="1" allowOverlap="1" wp14:anchorId="1851E456" wp14:editId="3779EABA">
                      <wp:simplePos x="0" y="0"/>
                      <wp:positionH relativeFrom="column">
                        <wp:posOffset>790575</wp:posOffset>
                      </wp:positionH>
                      <wp:positionV relativeFrom="paragraph">
                        <wp:posOffset>774700</wp:posOffset>
                      </wp:positionV>
                      <wp:extent cx="493395" cy="1404620"/>
                      <wp:effectExtent l="0" t="0" r="0" b="5715"/>
                      <wp:wrapNone/>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 cy="1404620"/>
                              </a:xfrm>
                              <a:prstGeom prst="rect">
                                <a:avLst/>
                              </a:prstGeom>
                              <a:noFill/>
                              <a:ln w="9525">
                                <a:noFill/>
                                <a:miter lim="800000"/>
                                <a:headEnd/>
                                <a:tailEnd/>
                              </a:ln>
                            </wps:spPr>
                            <wps:txbx>
                              <w:txbxContent>
                                <w:p w14:paraId="2A8ABE9B" w14:textId="77777777" w:rsidR="00623673" w:rsidRPr="00C600EA" w:rsidRDefault="00623673" w:rsidP="000D4A5B">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851E456" id="_x0000_s1192" type="#_x0000_t202" style="position:absolute;left:0;text-align:left;margin-left:62.25pt;margin-top:61pt;width:38.85pt;height:110.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" filled="f" stroked="f">
                      <v:textbox style="mso-fit-shape-to-text:t">
                        <w:txbxContent>
                          <w:p w14:paraId="2A8ABE9B" w14:textId="77777777" w:rsidR="00623673" w:rsidRPr="00C600EA" w:rsidRDefault="00623673" w:rsidP="000D4A5B">
                            <w:r>
                              <w:t>Si</w:t>
                            </w:r>
                          </w:p>
                        </w:txbxContent>
                      </v:textbox>
                    </v:shape>
                  </w:pict>
                </mc:Fallback>
              </mc:AlternateContent>
            </w:r>
            <w:r w:rsidR="00A4013A" w:rsidRPr="00C600EA">
              <w:rPr>
                <w:noProof/>
                <w:sz w:val="18"/>
                <w:lang w:eastAsia="es-CO"/>
              </w:rPr>
              <mc:AlternateContent>
                <mc:Choice Requires="wps">
                  <w:drawing>
                    <wp:anchor distT="45720" distB="45720" distL="114300" distR="114300" simplePos="0" relativeHeight="251676672" behindDoc="0" locked="0" layoutInCell="1" allowOverlap="1" wp14:anchorId="69CD6AF2" wp14:editId="4051B6B9">
                      <wp:simplePos x="0" y="0"/>
                      <wp:positionH relativeFrom="column">
                        <wp:posOffset>276225</wp:posOffset>
                      </wp:positionH>
                      <wp:positionV relativeFrom="paragraph">
                        <wp:posOffset>298450</wp:posOffset>
                      </wp:positionV>
                      <wp:extent cx="1009650" cy="390525"/>
                      <wp:effectExtent l="0" t="0" r="0" b="0"/>
                      <wp:wrapNone/>
                      <wp:docPr id="2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90525"/>
                              </a:xfrm>
                              <a:prstGeom prst="rect">
                                <a:avLst/>
                              </a:prstGeom>
                              <a:noFill/>
                              <a:ln w="9525">
                                <a:noFill/>
                                <a:miter lim="800000"/>
                                <a:headEnd/>
                                <a:tailEnd/>
                              </a:ln>
                            </wps:spPr>
                            <wps:txbx>
                              <w:txbxContent>
                                <w:p w14:paraId="2074079B" w14:textId="3736383B" w:rsidR="00623673" w:rsidRPr="00A4013A" w:rsidRDefault="00623673" w:rsidP="00A4013A">
                                  <w:pPr>
                                    <w:jc w:val="center"/>
                                    <w:rPr>
                                      <w:sz w:val="18"/>
                                      <w:szCs w:val="18"/>
                                    </w:rPr>
                                  </w:pPr>
                                  <w:r w:rsidRPr="00A4013A">
                                    <w:rPr>
                                      <w:sz w:val="18"/>
                                      <w:szCs w:val="18"/>
                                    </w:rPr>
                                    <w:t xml:space="preserve">¿Realizó el paso </w:t>
                                  </w:r>
                                  <w:r w:rsidRPr="00A4013A">
                                    <w:rPr>
                                      <w:sz w:val="18"/>
                                      <w:szCs w:val="18"/>
                                    </w:rPr>
                                    <w:fldChar w:fldCharType="begin"/>
                                  </w:r>
                                  <w:r w:rsidRPr="00A4013A">
                                    <w:rPr>
                                      <w:sz w:val="18"/>
                                      <w:szCs w:val="18"/>
                                    </w:rPr>
                                    <w:instrText xml:space="preserve"> REF _Ref57280495 \r \h </w:instrText>
                                  </w:r>
                                  <w:r>
                                    <w:rPr>
                                      <w:sz w:val="18"/>
                                      <w:szCs w:val="18"/>
                                    </w:rPr>
                                    <w:instrText xml:space="preserve"> \* MERGEFORMAT </w:instrText>
                                  </w:r>
                                  <w:r w:rsidRPr="00A4013A">
                                    <w:rPr>
                                      <w:sz w:val="18"/>
                                      <w:szCs w:val="18"/>
                                    </w:rPr>
                                  </w:r>
                                  <w:r w:rsidRPr="00A4013A">
                                    <w:rPr>
                                      <w:sz w:val="18"/>
                                      <w:szCs w:val="18"/>
                                    </w:rPr>
                                    <w:fldChar w:fldCharType="separate"/>
                                  </w:r>
                                  <w:r w:rsidRPr="00A4013A">
                                    <w:rPr>
                                      <w:sz w:val="18"/>
                                      <w:szCs w:val="18"/>
                                    </w:rPr>
                                    <w:t>6.3.2.1</w:t>
                                  </w:r>
                                  <w:r w:rsidRPr="00A4013A">
                                    <w:rPr>
                                      <w:sz w:val="18"/>
                                      <w:szCs w:val="18"/>
                                    </w:rPr>
                                    <w:fldChar w:fldCharType="end"/>
                                  </w:r>
                                  <w:r w:rsidRPr="00A4013A">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D6AF2" id="_x0000_s1193" type="#_x0000_t202" style="position:absolute;left:0;text-align:left;margin-left:21.75pt;margin-top:23.5pt;width:79.5pt;height:30.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" filled="f" stroked="f">
                      <v:textbox>
                        <w:txbxContent>
                          <w:p w14:paraId="2074079B" w14:textId="3736383B" w:rsidR="00623673" w:rsidRPr="00A4013A" w:rsidRDefault="00623673" w:rsidP="00A4013A">
                            <w:pPr>
                              <w:jc w:val="center"/>
                              <w:rPr>
                                <w:sz w:val="18"/>
                                <w:szCs w:val="18"/>
                              </w:rPr>
                            </w:pPr>
                            <w:r w:rsidRPr="00A4013A">
                              <w:rPr>
                                <w:sz w:val="18"/>
                                <w:szCs w:val="18"/>
                              </w:rPr>
                              <w:t xml:space="preserve">¿Realizó el paso </w:t>
                            </w:r>
                            <w:r w:rsidRPr="00A4013A">
                              <w:rPr>
                                <w:sz w:val="18"/>
                                <w:szCs w:val="18"/>
                              </w:rPr>
                              <w:fldChar w:fldCharType="begin"/>
                            </w:r>
                            <w:r w:rsidRPr="00A4013A">
                              <w:rPr>
                                <w:sz w:val="18"/>
                                <w:szCs w:val="18"/>
                              </w:rPr>
                              <w:instrText xml:space="preserve"> REF _Ref57280495 \r \h </w:instrText>
                            </w:r>
                            <w:r>
                              <w:rPr>
                                <w:sz w:val="18"/>
                                <w:szCs w:val="18"/>
                              </w:rPr>
                              <w:instrText xml:space="preserve"> \* MERGEFORMAT </w:instrText>
                            </w:r>
                            <w:r w:rsidRPr="00A4013A">
                              <w:rPr>
                                <w:sz w:val="18"/>
                                <w:szCs w:val="18"/>
                              </w:rPr>
                            </w:r>
                            <w:r w:rsidRPr="00A4013A">
                              <w:rPr>
                                <w:sz w:val="18"/>
                                <w:szCs w:val="18"/>
                              </w:rPr>
                              <w:fldChar w:fldCharType="separate"/>
                            </w:r>
                            <w:r w:rsidRPr="00A4013A">
                              <w:rPr>
                                <w:sz w:val="18"/>
                                <w:szCs w:val="18"/>
                              </w:rPr>
                              <w:t>6.3.2.1</w:t>
                            </w:r>
                            <w:r w:rsidRPr="00A4013A">
                              <w:rPr>
                                <w:sz w:val="18"/>
                                <w:szCs w:val="18"/>
                              </w:rPr>
                              <w:fldChar w:fldCharType="end"/>
                            </w:r>
                            <w:r w:rsidRPr="00A4013A">
                              <w:rPr>
                                <w:sz w:val="18"/>
                                <w:szCs w:val="18"/>
                              </w:rPr>
                              <w:t>?</w:t>
                            </w:r>
                          </w:p>
                        </w:txbxContent>
                      </v:textbox>
                    </v:shape>
                  </w:pict>
                </mc:Fallback>
              </mc:AlternateContent>
            </w:r>
            <w:r w:rsidR="005912A6" w:rsidRPr="00C600EA">
              <w:rPr>
                <w:noProof/>
                <w:sz w:val="18"/>
                <w:lang w:eastAsia="es-CO"/>
              </w:rPr>
              <mc:AlternateContent>
                <mc:Choice Requires="wps">
                  <w:drawing>
                    <wp:anchor distT="45720" distB="45720" distL="114300" distR="114300" simplePos="0" relativeHeight="251675648" behindDoc="0" locked="0" layoutInCell="1" allowOverlap="1" wp14:anchorId="5AED162C" wp14:editId="165A8322">
                      <wp:simplePos x="0" y="0"/>
                      <wp:positionH relativeFrom="column">
                        <wp:posOffset>1457325</wp:posOffset>
                      </wp:positionH>
                      <wp:positionV relativeFrom="paragraph">
                        <wp:posOffset>298450</wp:posOffset>
                      </wp:positionV>
                      <wp:extent cx="457200" cy="1404620"/>
                      <wp:effectExtent l="0" t="0" r="0" b="127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14:paraId="671C0F57" w14:textId="77777777" w:rsidR="00623673" w:rsidRPr="00C600EA" w:rsidRDefault="00623673" w:rsidP="000D4A5B">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ED162C" id="_x0000_s1194" type="#_x0000_t202" style="position:absolute;left:0;text-align:left;margin-left:114.75pt;margin-top:23.5pt;width:36pt;height:110.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" filled="f" stroked="f">
                      <v:textbox style="mso-fit-shape-to-text:t">
                        <w:txbxContent>
                          <w:p w14:paraId="671C0F57" w14:textId="77777777" w:rsidR="00623673" w:rsidRPr="00C600EA" w:rsidRDefault="00623673" w:rsidP="000D4A5B">
                            <w:r>
                              <w:t>No</w:t>
                            </w:r>
                          </w:p>
                        </w:txbxContent>
                      </v:textbox>
                    </v:shape>
                  </w:pict>
                </mc:Fallback>
              </mc:AlternateContent>
            </w:r>
            <w:r w:rsidR="00284E59" w:rsidRPr="00C600EA">
              <w:rPr>
                <w:noProof/>
                <w:sz w:val="18"/>
                <w:lang w:eastAsia="es-CO"/>
              </w:rPr>
              <mc:AlternateContent>
                <mc:Choice Requires="wps">
                  <w:drawing>
                    <wp:anchor distT="45720" distB="45720" distL="114300" distR="114300" simplePos="0" relativeHeight="251577856" behindDoc="0" locked="0" layoutInCell="1" allowOverlap="1" wp14:anchorId="39775854" wp14:editId="3D4D78B0">
                      <wp:simplePos x="0" y="0"/>
                      <wp:positionH relativeFrom="column">
                        <wp:posOffset>1495425</wp:posOffset>
                      </wp:positionH>
                      <wp:positionV relativeFrom="paragraph">
                        <wp:posOffset>324485</wp:posOffset>
                      </wp:positionV>
                      <wp:extent cx="276225" cy="1404620"/>
                      <wp:effectExtent l="0" t="0" r="0" b="1270"/>
                      <wp:wrapNone/>
                      <wp:docPr id="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404620"/>
                              </a:xfrm>
                              <a:prstGeom prst="rect">
                                <a:avLst/>
                              </a:prstGeom>
                              <a:noFill/>
                              <a:ln w="9525">
                                <a:noFill/>
                                <a:miter lim="800000"/>
                                <a:headEnd/>
                                <a:tailEnd/>
                              </a:ln>
                            </wps:spPr>
                            <wps:txbx>
                              <w:txbxContent>
                                <w:p w14:paraId="0A043A88" w14:textId="77777777" w:rsidR="00623673" w:rsidRPr="00C600EA" w:rsidRDefault="00623673" w:rsidP="000D4A5B">
                                  <w:r w:rsidRPr="00C600EA">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9775854" id="_x0000_s1195" type="#_x0000_t202" style="position:absolute;left:0;text-align:left;margin-left:117.75pt;margin-top:25.55pt;width:21.75pt;height:110.6pt;z-index:25157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" filled="f" stroked="f">
                      <v:textbox style="mso-fit-shape-to-text:t">
                        <w:txbxContent>
                          <w:p w14:paraId="0A043A88" w14:textId="77777777" w:rsidR="00623673" w:rsidRPr="00C600EA" w:rsidRDefault="00623673" w:rsidP="000D4A5B">
                            <w:r w:rsidRPr="00C600EA">
                              <w:t>1</w:t>
                            </w:r>
                          </w:p>
                        </w:txbxContent>
                      </v:textbox>
                    </v:shape>
                  </w:pict>
                </mc:Fallback>
              </mc:AlternateContent>
            </w:r>
            <w:r w:rsidR="001F198D">
              <w:rPr>
                <w:noProof/>
                <w:lang w:eastAsia="es-CO"/>
              </w:rPr>
              <mc:AlternateContent>
                <mc:Choice Requires="wps">
                  <w:drawing>
                    <wp:anchor distT="0" distB="0" distL="114300" distR="114300" simplePos="0" relativeHeight="251575808" behindDoc="0" locked="0" layoutInCell="1" allowOverlap="1" wp14:anchorId="27732BAA" wp14:editId="0C34E12E">
                      <wp:simplePos x="0" y="0"/>
                      <wp:positionH relativeFrom="column">
                        <wp:posOffset>1367322</wp:posOffset>
                      </wp:positionH>
                      <wp:positionV relativeFrom="paragraph">
                        <wp:posOffset>471218</wp:posOffset>
                      </wp:positionV>
                      <wp:extent cx="138667" cy="0"/>
                      <wp:effectExtent l="0" t="76200" r="13970" b="95250"/>
                      <wp:wrapNone/>
                      <wp:docPr id="235" name="Conector recto de flecha 12"/>
                      <wp:cNvGraphicFramePr/>
                      <a:graphic xmlns:a="http://schemas.openxmlformats.org/drawingml/2006/main">
                        <a:graphicData uri="http://schemas.microsoft.com/office/word/2010/wordprocessingShape">
                          <wps:wsp>
                            <wps:cNvCnPr/>
                            <wps:spPr>
                              <a:xfrm>
                                <a:off x="0" y="0"/>
                                <a:ext cx="138667" cy="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0F037" id="Conector recto de flecha 12" o:spid="_x0000_s1026" type="#_x0000_t32" style="position:absolute;margin-left:107.65pt;margin-top:37.1pt;width:10.9pt;height:0;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" strokecolor="black [3040]">
                      <v:stroke endarrow="block"/>
                    </v:shape>
                  </w:pict>
                </mc:Fallback>
              </mc:AlternateContent>
            </w:r>
            <w:r w:rsidR="001F198D">
              <w:rPr>
                <w:noProof/>
                <w:lang w:eastAsia="es-CO"/>
              </w:rPr>
              <mc:AlternateContent>
                <mc:Choice Requires="wps">
                  <w:drawing>
                    <wp:anchor distT="0" distB="0" distL="114300" distR="114300" simplePos="0" relativeHeight="251671552" behindDoc="0" locked="0" layoutInCell="1" allowOverlap="1" wp14:anchorId="1D2876C9" wp14:editId="3461B24B">
                      <wp:simplePos x="0" y="0"/>
                      <wp:positionH relativeFrom="column">
                        <wp:posOffset>1494790</wp:posOffset>
                      </wp:positionH>
                      <wp:positionV relativeFrom="paragraph">
                        <wp:posOffset>292100</wp:posOffset>
                      </wp:positionV>
                      <wp:extent cx="288000" cy="288000"/>
                      <wp:effectExtent l="0" t="0" r="17145" b="17145"/>
                      <wp:wrapNone/>
                      <wp:docPr id="229" name="Elipse 13"/>
                      <wp:cNvGraphicFramePr/>
                      <a:graphic xmlns:a="http://schemas.openxmlformats.org/drawingml/2006/main">
                        <a:graphicData uri="http://schemas.microsoft.com/office/word/2010/wordprocessingShape">
                          <wps:wsp>
                            <wps:cNvSpPr/>
                            <wps:spPr>
                              <a:xfrm>
                                <a:off x="0" y="0"/>
                                <a:ext cx="288000" cy="288000"/>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A7CB6" id="Elipse 13" o:spid="_x0000_s1026" style="position:absolute;margin-left:117.7pt;margin-top:23pt;width:22.7pt;height:2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" fillcolor="white [3201]" strokecolor="black [3200]" strokeweight=".25pt"/>
                  </w:pict>
                </mc:Fallback>
              </mc:AlternateContent>
            </w:r>
            <w:r w:rsidR="001F198D">
              <w:rPr>
                <w:noProof/>
                <w:lang w:eastAsia="es-CO"/>
              </w:rPr>
              <mc:AlternateContent>
                <mc:Choice Requires="wps">
                  <w:drawing>
                    <wp:anchor distT="0" distB="0" distL="114300" distR="114300" simplePos="0" relativeHeight="251669504" behindDoc="0" locked="0" layoutInCell="1" allowOverlap="1" wp14:anchorId="2301C6B5" wp14:editId="7F4B3770">
                      <wp:simplePos x="0" y="0"/>
                      <wp:positionH relativeFrom="column">
                        <wp:posOffset>201295</wp:posOffset>
                      </wp:positionH>
                      <wp:positionV relativeFrom="paragraph">
                        <wp:posOffset>87630</wp:posOffset>
                      </wp:positionV>
                      <wp:extent cx="1160145" cy="771525"/>
                      <wp:effectExtent l="19050" t="19050" r="20955" b="47625"/>
                      <wp:wrapNone/>
                      <wp:docPr id="230" name="Decisión 15"/>
                      <wp:cNvGraphicFramePr/>
                      <a:graphic xmlns:a="http://schemas.openxmlformats.org/drawingml/2006/main">
                        <a:graphicData uri="http://schemas.microsoft.com/office/word/2010/wordprocessingShape">
                          <wps:wsp>
                            <wps:cNvSpPr/>
                            <wps:spPr>
                              <a:xfrm>
                                <a:off x="0" y="0"/>
                                <a:ext cx="1160145" cy="771525"/>
                              </a:xfrm>
                              <a:prstGeom prst="flowChartDecis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BDA50" id="Decisión 15" o:spid="_x0000_s1026" type="#_x0000_t110" style="position:absolute;margin-left:15.85pt;margin-top:6.9pt;width:91.35pt;height:6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" fillcolor="white [3201]" strokecolor="black [3200]" strokeweight=".25pt"/>
                  </w:pict>
                </mc:Fallback>
              </mc:AlternateContent>
            </w:r>
            <w:r w:rsidR="001F198D">
              <w:rPr>
                <w:noProof/>
                <w:lang w:eastAsia="es-CO"/>
              </w:rPr>
              <mc:AlternateContent>
                <mc:Choice Requires="wps">
                  <w:drawing>
                    <wp:anchor distT="0" distB="0" distL="114300" distR="114300" simplePos="0" relativeHeight="251670528" behindDoc="0" locked="0" layoutInCell="1" allowOverlap="1" wp14:anchorId="6B630EFA" wp14:editId="4CB98CA7">
                      <wp:simplePos x="0" y="0"/>
                      <wp:positionH relativeFrom="column">
                        <wp:posOffset>786765</wp:posOffset>
                      </wp:positionH>
                      <wp:positionV relativeFrom="paragraph">
                        <wp:posOffset>887095</wp:posOffset>
                      </wp:positionV>
                      <wp:extent cx="0" cy="246228"/>
                      <wp:effectExtent l="76200" t="0" r="57150" b="59055"/>
                      <wp:wrapNone/>
                      <wp:docPr id="234" name="Conector recto de flecha 14"/>
                      <wp:cNvGraphicFramePr/>
                      <a:graphic xmlns:a="http://schemas.openxmlformats.org/drawingml/2006/main">
                        <a:graphicData uri="http://schemas.microsoft.com/office/word/2010/wordprocessingShape">
                          <wps:wsp>
                            <wps:cNvCnPr/>
                            <wps:spPr>
                              <a:xfrm>
                                <a:off x="0" y="0"/>
                                <a:ext cx="0" cy="246228"/>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E79F7" id="Conector recto de flecha 14" o:spid="_x0000_s1026" type="#_x0000_t32" style="position:absolute;margin-left:61.95pt;margin-top:69.85pt;width:0;height:1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" strokecolor="black [3040]">
                      <v:stroke endarrow="block"/>
                    </v:shape>
                  </w:pict>
                </mc:Fallback>
              </mc:AlternateContent>
            </w:r>
            <w:r w:rsidR="001F198D">
              <w:rPr>
                <w:noProof/>
                <w:lang w:eastAsia="es-CO"/>
              </w:rPr>
              <w:t xml:space="preserve">  </w: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3A4693" w14:textId="768D794A" w:rsidR="001F198D" w:rsidRPr="00A4013A" w:rsidRDefault="00620379" w:rsidP="000D4A5B">
            <w:pPr>
              <w:rPr>
                <w:sz w:val="18"/>
                <w:szCs w:val="18"/>
              </w:rPr>
            </w:pPr>
            <w:r w:rsidRPr="00A4013A">
              <w:rPr>
                <w:sz w:val="18"/>
                <w:szCs w:val="18"/>
              </w:rPr>
              <w:t xml:space="preserve">En caso de no haber realizado la extracción y separación de los organismos mayores a 2 cm, dirigirse al numeral </w:t>
            </w:r>
            <w:r w:rsidR="000D4A5B" w:rsidRPr="00A4013A">
              <w:rPr>
                <w:sz w:val="18"/>
                <w:szCs w:val="18"/>
              </w:rPr>
              <w:fldChar w:fldCharType="begin"/>
            </w:r>
            <w:r w:rsidR="000D4A5B" w:rsidRPr="00A4013A">
              <w:rPr>
                <w:sz w:val="18"/>
                <w:szCs w:val="18"/>
              </w:rPr>
              <w:instrText xml:space="preserve"> REF _Ref57280495 \r \h </w:instrText>
            </w:r>
            <w:r w:rsidR="00A4013A" w:rsidRPr="00A4013A">
              <w:rPr>
                <w:sz w:val="18"/>
                <w:szCs w:val="18"/>
              </w:rPr>
              <w:instrText xml:space="preserve"> \* MERGEFORMAT </w:instrText>
            </w:r>
            <w:r w:rsidR="000D4A5B" w:rsidRPr="00A4013A">
              <w:rPr>
                <w:sz w:val="18"/>
                <w:szCs w:val="18"/>
              </w:rPr>
            </w:r>
            <w:r w:rsidR="000D4A5B" w:rsidRPr="00A4013A">
              <w:rPr>
                <w:sz w:val="18"/>
                <w:szCs w:val="18"/>
              </w:rPr>
              <w:fldChar w:fldCharType="separate"/>
            </w:r>
            <w:r w:rsidR="00A4013A">
              <w:rPr>
                <w:sz w:val="18"/>
                <w:szCs w:val="18"/>
              </w:rPr>
              <w:t>6.3.2.1</w:t>
            </w:r>
            <w:r w:rsidR="000D4A5B" w:rsidRPr="00A4013A">
              <w:rPr>
                <w:sz w:val="18"/>
                <w:szCs w:val="18"/>
              </w:rPr>
              <w:fldChar w:fldCharType="end"/>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B257A2" w14:textId="7024AF30" w:rsidR="001F198D" w:rsidRPr="00A4013A" w:rsidRDefault="00284E59"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D8C0B5" w14:textId="77777777" w:rsidR="001F198D" w:rsidRPr="00A4013A" w:rsidRDefault="001F198D" w:rsidP="000D4A5B">
            <w:pPr>
              <w:rPr>
                <w:sz w:val="18"/>
                <w:szCs w:val="18"/>
              </w:rPr>
            </w:pPr>
            <w:r w:rsidRPr="00A4013A">
              <w:rPr>
                <w:sz w:val="18"/>
                <w:szCs w:val="18"/>
              </w:rPr>
              <w:t>No aplica</w:t>
            </w:r>
          </w:p>
        </w:tc>
      </w:tr>
      <w:tr w:rsidR="001F198D" w:rsidRPr="0057065A" w14:paraId="70AFEC11" w14:textId="77777777" w:rsidTr="00107604">
        <w:trPr>
          <w:trHeight w:val="141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0E4E86" w14:textId="77777777" w:rsidR="001F198D" w:rsidRPr="00A4013A" w:rsidRDefault="001F198D" w:rsidP="00A4013A">
            <w:pPr>
              <w:jc w:val="center"/>
              <w:rPr>
                <w:sz w:val="18"/>
                <w:szCs w:val="18"/>
              </w:rPr>
            </w:pPr>
            <w:r w:rsidRPr="00A4013A">
              <w:rPr>
                <w:sz w:val="18"/>
                <w:szCs w:val="18"/>
              </w:rPr>
              <w:t>2</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01E72BA6" w14:textId="0EC08073" w:rsidR="001F198D" w:rsidRPr="0057065A" w:rsidRDefault="0033558D" w:rsidP="000D4A5B">
            <w:r>
              <w:rPr>
                <w:noProof/>
                <w:lang w:eastAsia="es-CO"/>
              </w:rPr>
              <mc:AlternateContent>
                <mc:Choice Requires="wps">
                  <w:drawing>
                    <wp:anchor distT="0" distB="0" distL="114300" distR="114300" simplePos="0" relativeHeight="251727360" behindDoc="0" locked="0" layoutInCell="1" allowOverlap="1" wp14:anchorId="21F01E76" wp14:editId="03C7A254">
                      <wp:simplePos x="0" y="0"/>
                      <wp:positionH relativeFrom="column">
                        <wp:posOffset>805180</wp:posOffset>
                      </wp:positionH>
                      <wp:positionV relativeFrom="paragraph">
                        <wp:posOffset>491490</wp:posOffset>
                      </wp:positionV>
                      <wp:extent cx="0" cy="246228"/>
                      <wp:effectExtent l="76200" t="0" r="57150" b="59055"/>
                      <wp:wrapNone/>
                      <wp:docPr id="12" name="Conector recto de flecha 14"/>
                      <wp:cNvGraphicFramePr/>
                      <a:graphic xmlns:a="http://schemas.openxmlformats.org/drawingml/2006/main">
                        <a:graphicData uri="http://schemas.microsoft.com/office/word/2010/wordprocessingShape">
                          <wps:wsp>
                            <wps:cNvCnPr/>
                            <wps:spPr>
                              <a:xfrm>
                                <a:off x="0" y="0"/>
                                <a:ext cx="0" cy="246228"/>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F0F89" id="Conector recto de flecha 14" o:spid="_x0000_s1026" type="#_x0000_t32" style="position:absolute;margin-left:63.4pt;margin-top:38.7pt;width:0;height:19.4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" strokecolor="black [3040]">
                      <v:stroke endarrow="block"/>
                    </v:shape>
                  </w:pict>
                </mc:Fallback>
              </mc:AlternateContent>
            </w:r>
            <w:r w:rsidR="001F198D" w:rsidRPr="0057065A">
              <w:rPr>
                <w:noProof/>
                <w:lang w:eastAsia="es-CO"/>
              </w:rPr>
              <mc:AlternateContent>
                <mc:Choice Requires="wps">
                  <w:drawing>
                    <wp:anchor distT="0" distB="0" distL="114300" distR="114300" simplePos="0" relativeHeight="251565568" behindDoc="0" locked="0" layoutInCell="1" allowOverlap="1" wp14:anchorId="255CCF33" wp14:editId="5E945CD4">
                      <wp:simplePos x="0" y="0"/>
                      <wp:positionH relativeFrom="column">
                        <wp:posOffset>330200</wp:posOffset>
                      </wp:positionH>
                      <wp:positionV relativeFrom="paragraph">
                        <wp:posOffset>144780</wp:posOffset>
                      </wp:positionV>
                      <wp:extent cx="1007745" cy="287655"/>
                      <wp:effectExtent l="0" t="0" r="20955" b="17145"/>
                      <wp:wrapNone/>
                      <wp:docPr id="23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B09C5CA" w14:textId="16B407AE" w:rsidR="00623673" w:rsidRPr="00A4013A" w:rsidRDefault="00623673" w:rsidP="00A4013A">
                                  <w:pPr>
                                    <w:jc w:val="center"/>
                                    <w:rPr>
                                      <w:sz w:val="18"/>
                                      <w:szCs w:val="18"/>
                                    </w:rPr>
                                  </w:pPr>
                                  <w:r w:rsidRPr="00A4013A">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CCF33" id="_x0000_s1196" style="position:absolute;left:0;text-align:left;margin-left:26pt;margin-top:11.4pt;width:79.35pt;height:22.6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jQ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" fillcolor="white [3201]" strokecolor="black [3200]" strokeweight=".25pt">
                      <v:textbox>
                        <w:txbxContent>
                          <w:p w14:paraId="2B09C5CA" w14:textId="16B407AE" w:rsidR="00623673" w:rsidRPr="00A4013A" w:rsidRDefault="00623673" w:rsidP="00A4013A">
                            <w:pPr>
                              <w:jc w:val="center"/>
                              <w:rPr>
                                <w:sz w:val="18"/>
                                <w:szCs w:val="18"/>
                              </w:rPr>
                            </w:pPr>
                            <w:r w:rsidRPr="00A4013A">
                              <w:rPr>
                                <w:sz w:val="18"/>
                                <w:szCs w:val="18"/>
                              </w:rPr>
                              <w:t>Depositar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C821EED" w14:textId="083A6516" w:rsidR="001F198D" w:rsidRPr="00A4013A" w:rsidRDefault="00284E59" w:rsidP="00A4013A">
            <w:pPr>
              <w:rPr>
                <w:sz w:val="18"/>
                <w:szCs w:val="18"/>
                <w:lang w:val="es-ES"/>
              </w:rPr>
            </w:pPr>
            <w:r w:rsidRPr="00A4013A">
              <w:rPr>
                <w:sz w:val="18"/>
                <w:szCs w:val="18"/>
              </w:rPr>
              <w:t xml:space="preserve">Depositar los organismos extraídos en el numeral </w:t>
            </w:r>
            <w:r w:rsidR="00A4013A">
              <w:rPr>
                <w:sz w:val="18"/>
                <w:szCs w:val="18"/>
              </w:rPr>
              <w:fldChar w:fldCharType="begin"/>
            </w:r>
            <w:r w:rsidR="00A4013A">
              <w:rPr>
                <w:sz w:val="18"/>
                <w:szCs w:val="18"/>
              </w:rPr>
              <w:instrText xml:space="preserve"> REF _Ref57280495 \r \h </w:instrText>
            </w:r>
            <w:r w:rsidR="00A4013A">
              <w:rPr>
                <w:sz w:val="18"/>
                <w:szCs w:val="18"/>
              </w:rPr>
            </w:r>
            <w:r w:rsidR="00A4013A">
              <w:rPr>
                <w:sz w:val="18"/>
                <w:szCs w:val="18"/>
              </w:rPr>
              <w:fldChar w:fldCharType="separate"/>
            </w:r>
            <w:r w:rsidR="00A4013A">
              <w:rPr>
                <w:sz w:val="18"/>
                <w:szCs w:val="18"/>
              </w:rPr>
              <w:t>6.3.2.1</w:t>
            </w:r>
            <w:r w:rsidR="00A4013A">
              <w:rPr>
                <w:sz w:val="18"/>
                <w:szCs w:val="18"/>
              </w:rPr>
              <w:fldChar w:fldCharType="end"/>
            </w:r>
            <w:r w:rsidR="00A4013A">
              <w:rPr>
                <w:sz w:val="18"/>
                <w:szCs w:val="18"/>
              </w:rPr>
              <w:t xml:space="preserve"> </w:t>
            </w:r>
            <w:r w:rsidRPr="00A4013A">
              <w:rPr>
                <w:sz w:val="18"/>
                <w:szCs w:val="18"/>
              </w:rPr>
              <w:t>en un tamiz de tamaño de poro de 100 o 200 µm para hacer un lavado con agua de mar filtrada.</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E9369A" w14:textId="339EB3D8"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E08DE1" w14:textId="77777777" w:rsidR="001F198D" w:rsidRPr="00A4013A" w:rsidRDefault="001F198D" w:rsidP="000D4A5B">
            <w:pPr>
              <w:rPr>
                <w:sz w:val="18"/>
                <w:szCs w:val="18"/>
              </w:rPr>
            </w:pPr>
            <w:r w:rsidRPr="00A4013A">
              <w:rPr>
                <w:sz w:val="18"/>
                <w:szCs w:val="18"/>
              </w:rPr>
              <w:t>No aplica</w:t>
            </w:r>
          </w:p>
        </w:tc>
      </w:tr>
      <w:tr w:rsidR="00623673" w:rsidRPr="0057065A" w14:paraId="139E75DE"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24E18C0" w14:textId="77777777" w:rsidR="00623673" w:rsidRPr="00A4013A" w:rsidRDefault="00623673" w:rsidP="00A4013A">
            <w:pPr>
              <w:jc w:val="center"/>
              <w:rPr>
                <w:sz w:val="18"/>
                <w:szCs w:val="18"/>
              </w:rPr>
            </w:pP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791851E4" w14:textId="77777777" w:rsidR="00623673" w:rsidRDefault="00623673" w:rsidP="000D4A5B">
            <w:pPr>
              <w:rPr>
                <w:noProof/>
                <w:lang w:eastAsia="es-CO"/>
              </w:rPr>
            </w:pP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50A975B" w14:textId="77777777" w:rsidR="00623673" w:rsidRPr="00A4013A" w:rsidRDefault="00623673" w:rsidP="00A4013A">
            <w:pPr>
              <w:rPr>
                <w:sz w:val="18"/>
                <w:szCs w:val="18"/>
              </w:rPr>
            </w:pP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25D5DE4" w14:textId="77777777" w:rsidR="00623673" w:rsidRPr="00A4013A" w:rsidRDefault="00623673" w:rsidP="000D4A5B">
            <w:pPr>
              <w:rPr>
                <w:sz w:val="18"/>
                <w:szCs w:val="18"/>
              </w:rPr>
            </w:pP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2E7D9E2" w14:textId="77777777" w:rsidR="00623673" w:rsidRPr="00A4013A" w:rsidRDefault="00623673" w:rsidP="000D4A5B">
            <w:pPr>
              <w:rPr>
                <w:sz w:val="18"/>
                <w:szCs w:val="18"/>
              </w:rPr>
            </w:pPr>
          </w:p>
        </w:tc>
      </w:tr>
      <w:tr w:rsidR="00623673" w:rsidRPr="0057065A" w14:paraId="45AF3945"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E184CA8" w14:textId="77777777" w:rsidR="00623673" w:rsidRPr="00A4013A" w:rsidRDefault="00623673" w:rsidP="00A4013A">
            <w:pPr>
              <w:jc w:val="center"/>
              <w:rPr>
                <w:sz w:val="18"/>
                <w:szCs w:val="18"/>
              </w:rPr>
            </w:pP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75419E5F" w14:textId="77777777" w:rsidR="00623673" w:rsidRDefault="00623673" w:rsidP="000D4A5B">
            <w:pPr>
              <w:rPr>
                <w:noProof/>
                <w:lang w:eastAsia="es-CO"/>
              </w:rPr>
            </w:pP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659E71" w14:textId="77777777" w:rsidR="00623673" w:rsidRPr="00A4013A" w:rsidRDefault="00623673" w:rsidP="00A4013A">
            <w:pPr>
              <w:rPr>
                <w:sz w:val="18"/>
                <w:szCs w:val="18"/>
              </w:rPr>
            </w:pP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7C3FAC" w14:textId="77777777" w:rsidR="00623673" w:rsidRPr="00A4013A" w:rsidRDefault="00623673" w:rsidP="000D4A5B">
            <w:pPr>
              <w:rPr>
                <w:sz w:val="18"/>
                <w:szCs w:val="18"/>
              </w:rPr>
            </w:pP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A3959B" w14:textId="77777777" w:rsidR="00623673" w:rsidRPr="00A4013A" w:rsidRDefault="00623673" w:rsidP="000D4A5B">
            <w:pPr>
              <w:rPr>
                <w:sz w:val="18"/>
                <w:szCs w:val="18"/>
              </w:rPr>
            </w:pPr>
          </w:p>
        </w:tc>
      </w:tr>
      <w:tr w:rsidR="00C63511" w:rsidRPr="0057065A" w14:paraId="3122F2ED" w14:textId="77777777" w:rsidTr="00107604">
        <w:trPr>
          <w:trHeight w:val="107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80047C8" w14:textId="77777777" w:rsidR="001F198D" w:rsidRPr="00A4013A" w:rsidRDefault="001F198D" w:rsidP="00A4013A">
            <w:pPr>
              <w:jc w:val="center"/>
              <w:rPr>
                <w:sz w:val="18"/>
                <w:szCs w:val="18"/>
              </w:rPr>
            </w:pPr>
            <w:r w:rsidRPr="00A4013A">
              <w:rPr>
                <w:sz w:val="18"/>
                <w:szCs w:val="18"/>
              </w:rPr>
              <w:lastRenderedPageBreak/>
              <w:t>3</w:t>
            </w:r>
          </w:p>
        </w:tc>
        <w:tc>
          <w:tcPr>
            <w:tcW w:w="2972" w:type="dxa"/>
            <w:tcBorders>
              <w:top w:val="nil"/>
              <w:left w:val="dotted" w:sz="4" w:space="0" w:color="7F7F7F" w:themeColor="text1" w:themeTint="80"/>
              <w:bottom w:val="nil"/>
              <w:right w:val="dotted" w:sz="4" w:space="0" w:color="7F7F7F" w:themeColor="text1" w:themeTint="80"/>
            </w:tcBorders>
          </w:tcPr>
          <w:p w14:paraId="2DCE8405" w14:textId="0A0C6691" w:rsidR="001F198D" w:rsidRDefault="00623673" w:rsidP="000D4A5B">
            <w:pPr>
              <w:rPr>
                <w:noProof/>
                <w:lang w:eastAsia="es-CO"/>
              </w:rPr>
            </w:pPr>
            <w:r w:rsidRPr="0057065A">
              <w:rPr>
                <w:noProof/>
                <w:lang w:eastAsia="es-CO"/>
              </w:rPr>
              <mc:AlternateContent>
                <mc:Choice Requires="wps">
                  <w:drawing>
                    <wp:anchor distT="0" distB="0" distL="114300" distR="114300" simplePos="0" relativeHeight="251699712" behindDoc="0" locked="0" layoutInCell="1" allowOverlap="1" wp14:anchorId="37A160F9" wp14:editId="1ECAE8C5">
                      <wp:simplePos x="0" y="0"/>
                      <wp:positionH relativeFrom="column">
                        <wp:posOffset>318162</wp:posOffset>
                      </wp:positionH>
                      <wp:positionV relativeFrom="paragraph">
                        <wp:posOffset>105796</wp:posOffset>
                      </wp:positionV>
                      <wp:extent cx="1007745" cy="287655"/>
                      <wp:effectExtent l="0" t="0" r="20955" b="17145"/>
                      <wp:wrapNone/>
                      <wp:docPr id="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697237B" w14:textId="563FDA36" w:rsidR="00623673" w:rsidRPr="00A4013A" w:rsidRDefault="00623673" w:rsidP="00A4013A">
                                  <w:pPr>
                                    <w:jc w:val="center"/>
                                    <w:rPr>
                                      <w:sz w:val="18"/>
                                      <w:szCs w:val="18"/>
                                    </w:rPr>
                                  </w:pPr>
                                  <w:r w:rsidRPr="00A4013A">
                                    <w:rPr>
                                      <w:sz w:val="18"/>
                                      <w:szCs w:val="18"/>
                                    </w:rPr>
                                    <w:t>Lavar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160F9" id="_x0000_s1197" style="position:absolute;left:0;text-align:left;margin-left:25.05pt;margin-top:8.35pt;width:79.35pt;height:22.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Bd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" fillcolor="white [3201]" strokecolor="black [3200]" strokeweight=".25pt">
                      <v:textbox>
                        <w:txbxContent>
                          <w:p w14:paraId="4697237B" w14:textId="563FDA36" w:rsidR="00623673" w:rsidRPr="00A4013A" w:rsidRDefault="00623673" w:rsidP="00A4013A">
                            <w:pPr>
                              <w:jc w:val="center"/>
                              <w:rPr>
                                <w:sz w:val="18"/>
                                <w:szCs w:val="18"/>
                              </w:rPr>
                            </w:pPr>
                            <w:r w:rsidRPr="00A4013A">
                              <w:rPr>
                                <w:sz w:val="18"/>
                                <w:szCs w:val="18"/>
                              </w:rPr>
                              <w:t>Lavar</w:t>
                            </w:r>
                          </w:p>
                        </w:txbxContent>
                      </v:textbox>
                    </v:rect>
                  </w:pict>
                </mc:Fallback>
              </mc:AlternateContent>
            </w:r>
            <w:r w:rsidR="003B473C">
              <w:rPr>
                <w:noProof/>
                <w:lang w:eastAsia="es-CO"/>
              </w:rPr>
              <mc:AlternateContent>
                <mc:Choice Requires="wps">
                  <w:drawing>
                    <wp:anchor distT="0" distB="0" distL="114300" distR="114300" simplePos="0" relativeHeight="251664896" behindDoc="0" locked="0" layoutInCell="1" allowOverlap="1" wp14:anchorId="6841B20A" wp14:editId="1DAD2E36">
                      <wp:simplePos x="0" y="0"/>
                      <wp:positionH relativeFrom="column">
                        <wp:posOffset>800735</wp:posOffset>
                      </wp:positionH>
                      <wp:positionV relativeFrom="paragraph">
                        <wp:posOffset>356870</wp:posOffset>
                      </wp:positionV>
                      <wp:extent cx="0" cy="396000"/>
                      <wp:effectExtent l="76200" t="0" r="57150" b="61595"/>
                      <wp:wrapNone/>
                      <wp:docPr id="197" name="Conector recto de flecha 197"/>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160E93" id="Conector recto de flecha 197" o:spid="_x0000_s1026" type="#_x0000_t32" style="position:absolute;margin-left:63.05pt;margin-top:28.1pt;width:0;height:31.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6AB8EC7" w14:textId="087653BF" w:rsidR="001F198D" w:rsidRPr="00A4013A" w:rsidRDefault="006E38EA" w:rsidP="000D4A5B">
            <w:pPr>
              <w:rPr>
                <w:sz w:val="18"/>
                <w:szCs w:val="18"/>
              </w:rPr>
            </w:pPr>
            <w:r w:rsidRPr="00A4013A">
              <w:rPr>
                <w:sz w:val="18"/>
                <w:szCs w:val="18"/>
              </w:rPr>
              <w:t>Lavar en el tamiz los organismos depositados con agua de mar filtrada hasta retirar los residuos de formol.</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9155C3" w14:textId="6FF3873B"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8940225" w14:textId="4DDF909C" w:rsidR="001F198D" w:rsidRPr="00A4013A" w:rsidRDefault="0099721E" w:rsidP="000D4A5B">
            <w:pPr>
              <w:rPr>
                <w:sz w:val="18"/>
                <w:szCs w:val="18"/>
              </w:rPr>
            </w:pPr>
            <w:r w:rsidRPr="00A4013A">
              <w:rPr>
                <w:sz w:val="18"/>
                <w:szCs w:val="18"/>
              </w:rPr>
              <w:t>No aplica</w:t>
            </w:r>
          </w:p>
        </w:tc>
      </w:tr>
      <w:tr w:rsidR="001F198D" w:rsidRPr="0057065A" w14:paraId="02173AD8"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CE2B64" w14:textId="77777777" w:rsidR="001F198D" w:rsidRPr="00A4013A" w:rsidRDefault="001F198D" w:rsidP="00A4013A">
            <w:pPr>
              <w:jc w:val="center"/>
              <w:rPr>
                <w:sz w:val="18"/>
                <w:szCs w:val="18"/>
              </w:rPr>
            </w:pPr>
            <w:r w:rsidRPr="00A4013A">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14636523" w14:textId="18F64B69" w:rsidR="001F198D" w:rsidRPr="0057065A" w:rsidRDefault="00A4013A" w:rsidP="000D4A5B">
            <w:r>
              <w:rPr>
                <w:noProof/>
                <w:lang w:eastAsia="es-CO"/>
              </w:rPr>
              <mc:AlternateContent>
                <mc:Choice Requires="wps">
                  <w:drawing>
                    <wp:anchor distT="0" distB="0" distL="114300" distR="114300" simplePos="0" relativeHeight="252298240" behindDoc="0" locked="0" layoutInCell="1" allowOverlap="1" wp14:anchorId="3BB7C70C" wp14:editId="302D28E1">
                      <wp:simplePos x="0" y="0"/>
                      <wp:positionH relativeFrom="column">
                        <wp:posOffset>814705</wp:posOffset>
                      </wp:positionH>
                      <wp:positionV relativeFrom="paragraph">
                        <wp:posOffset>379730</wp:posOffset>
                      </wp:positionV>
                      <wp:extent cx="0" cy="324000"/>
                      <wp:effectExtent l="76200" t="0" r="76200" b="57150"/>
                      <wp:wrapNone/>
                      <wp:docPr id="487" name="Conector recto de flecha 487"/>
                      <wp:cNvGraphicFramePr/>
                      <a:graphic xmlns:a="http://schemas.openxmlformats.org/drawingml/2006/main">
                        <a:graphicData uri="http://schemas.microsoft.com/office/word/2010/wordprocessingShape">
                          <wps:wsp>
                            <wps:cNvCnPr/>
                            <wps:spPr>
                              <a:xfrm>
                                <a:off x="0" y="0"/>
                                <a:ext cx="0" cy="32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451E8" id="Conector recto de flecha 487" o:spid="_x0000_s1026" type="#_x0000_t32" style="position:absolute;margin-left:64.15pt;margin-top:29.9pt;width:0;height:25.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" strokecolor="black [3040]">
                      <v:stroke endarrow="block"/>
                    </v:shape>
                  </w:pict>
                </mc:Fallback>
              </mc:AlternateContent>
            </w:r>
            <w:r w:rsidR="006E38EA" w:rsidRPr="0057065A">
              <w:rPr>
                <w:noProof/>
                <w:lang w:eastAsia="es-CO"/>
              </w:rPr>
              <mc:AlternateContent>
                <mc:Choice Requires="wps">
                  <w:drawing>
                    <wp:anchor distT="0" distB="0" distL="114300" distR="114300" simplePos="0" relativeHeight="251568640" behindDoc="0" locked="0" layoutInCell="1" allowOverlap="1" wp14:anchorId="705698C9" wp14:editId="02C5F469">
                      <wp:simplePos x="0" y="0"/>
                      <wp:positionH relativeFrom="column">
                        <wp:posOffset>332740</wp:posOffset>
                      </wp:positionH>
                      <wp:positionV relativeFrom="paragraph">
                        <wp:posOffset>83185</wp:posOffset>
                      </wp:positionV>
                      <wp:extent cx="1007745" cy="287655"/>
                      <wp:effectExtent l="0" t="0" r="20955" b="17145"/>
                      <wp:wrapNone/>
                      <wp:docPr id="24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0BA8564" w14:textId="50692A42" w:rsidR="00623673" w:rsidRPr="00A4013A" w:rsidRDefault="00623673" w:rsidP="00A4013A">
                                  <w:pPr>
                                    <w:jc w:val="center"/>
                                    <w:rPr>
                                      <w:sz w:val="18"/>
                                      <w:szCs w:val="18"/>
                                    </w:rPr>
                                  </w:pPr>
                                  <w:r w:rsidRPr="00A4013A">
                                    <w:rPr>
                                      <w:sz w:val="18"/>
                                      <w:szCs w:val="18"/>
                                    </w:rPr>
                                    <w:t>Disponer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698C9" id="_x0000_s1198" style="position:absolute;left:0;text-align:left;margin-left:26.2pt;margin-top:6.55pt;width:79.35pt;height:22.6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kQ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" fillcolor="white [3201]" strokecolor="black [3200]" strokeweight=".25pt">
                      <v:textbox>
                        <w:txbxContent>
                          <w:p w14:paraId="40BA8564" w14:textId="50692A42" w:rsidR="00623673" w:rsidRPr="00A4013A" w:rsidRDefault="00623673" w:rsidP="00A4013A">
                            <w:pPr>
                              <w:jc w:val="center"/>
                              <w:rPr>
                                <w:sz w:val="18"/>
                                <w:szCs w:val="18"/>
                              </w:rPr>
                            </w:pPr>
                            <w:r w:rsidRPr="00A4013A">
                              <w:rPr>
                                <w:sz w:val="18"/>
                                <w:szCs w:val="18"/>
                              </w:rPr>
                              <w:t>Disponer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2B9FF8" w14:textId="0F816EBC" w:rsidR="001F198D" w:rsidRPr="00A4013A" w:rsidRDefault="006E38EA" w:rsidP="000D4A5B">
            <w:pPr>
              <w:rPr>
                <w:sz w:val="18"/>
                <w:szCs w:val="18"/>
              </w:rPr>
            </w:pPr>
            <w:r w:rsidRPr="00A4013A">
              <w:rPr>
                <w:sz w:val="18"/>
                <w:szCs w:val="18"/>
              </w:rPr>
              <w:t xml:space="preserve">Disponer los organismos lavados en una caja </w:t>
            </w:r>
            <w:r w:rsidR="00487F4C">
              <w:rPr>
                <w:sz w:val="18"/>
                <w:szCs w:val="18"/>
              </w:rPr>
              <w:t>Petri</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8A4C608" w14:textId="174936B6"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4E120C" w14:textId="77777777" w:rsidR="001F198D" w:rsidRPr="00A4013A" w:rsidRDefault="001F198D" w:rsidP="000D4A5B">
            <w:pPr>
              <w:rPr>
                <w:sz w:val="18"/>
                <w:szCs w:val="18"/>
              </w:rPr>
            </w:pPr>
            <w:r w:rsidRPr="00A4013A">
              <w:rPr>
                <w:sz w:val="18"/>
                <w:szCs w:val="18"/>
              </w:rPr>
              <w:t>No aplica</w:t>
            </w:r>
          </w:p>
        </w:tc>
      </w:tr>
      <w:tr w:rsidR="001F198D" w:rsidRPr="0057065A" w14:paraId="40BA8BE1" w14:textId="77777777" w:rsidTr="00107604">
        <w:trPr>
          <w:trHeight w:val="69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7CB101B" w14:textId="77777777" w:rsidR="001F198D" w:rsidRPr="00A4013A" w:rsidRDefault="001F198D" w:rsidP="00A4013A">
            <w:pPr>
              <w:jc w:val="center"/>
              <w:rPr>
                <w:sz w:val="18"/>
                <w:szCs w:val="18"/>
              </w:rPr>
            </w:pPr>
            <w:r w:rsidRPr="00A4013A">
              <w:rPr>
                <w:sz w:val="18"/>
                <w:szCs w:val="18"/>
              </w:rPr>
              <w:t>5</w:t>
            </w:r>
          </w:p>
        </w:tc>
        <w:tc>
          <w:tcPr>
            <w:tcW w:w="2972" w:type="dxa"/>
            <w:tcBorders>
              <w:top w:val="nil"/>
              <w:left w:val="dotted" w:sz="4" w:space="0" w:color="7F7F7F" w:themeColor="text1" w:themeTint="80"/>
              <w:bottom w:val="dashSmallGap" w:sz="4" w:space="0" w:color="FFFFFF" w:themeColor="background1"/>
              <w:right w:val="dotted" w:sz="4" w:space="0" w:color="7F7F7F" w:themeColor="text1" w:themeTint="80"/>
            </w:tcBorders>
          </w:tcPr>
          <w:p w14:paraId="14358FD0" w14:textId="5527AEA2" w:rsidR="001F198D" w:rsidRPr="0057065A" w:rsidRDefault="00623673" w:rsidP="000D4A5B">
            <w:pPr>
              <w:rPr>
                <w:noProof/>
                <w:lang w:eastAsia="es-CO"/>
              </w:rPr>
            </w:pPr>
            <w:r>
              <w:rPr>
                <w:noProof/>
                <w:lang w:eastAsia="es-CO"/>
              </w:rPr>
              <mc:AlternateContent>
                <mc:Choice Requires="wps">
                  <w:drawing>
                    <wp:anchor distT="0" distB="0" distL="114300" distR="114300" simplePos="0" relativeHeight="251751424" behindDoc="0" locked="0" layoutInCell="1" allowOverlap="1" wp14:anchorId="32A8AADD" wp14:editId="77687375">
                      <wp:simplePos x="0" y="0"/>
                      <wp:positionH relativeFrom="column">
                        <wp:posOffset>828675</wp:posOffset>
                      </wp:positionH>
                      <wp:positionV relativeFrom="paragraph">
                        <wp:posOffset>571500</wp:posOffset>
                      </wp:positionV>
                      <wp:extent cx="0" cy="360000"/>
                      <wp:effectExtent l="76200" t="0" r="76200" b="59690"/>
                      <wp:wrapNone/>
                      <wp:docPr id="15" name="Straight Arrow Connector 15"/>
                      <wp:cNvGraphicFramePr/>
                      <a:graphic xmlns:a="http://schemas.openxmlformats.org/drawingml/2006/main">
                        <a:graphicData uri="http://schemas.microsoft.com/office/word/2010/wordprocessingShape">
                          <wps:wsp>
                            <wps:cNvCnPr/>
                            <wps:spPr>
                              <a:xfrm>
                                <a:off x="0" y="0"/>
                                <a:ext cx="0" cy="36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B951341" id="Straight Arrow Connector 15" o:spid="_x0000_s1026" type="#_x0000_t32" style="position:absolute;margin-left:65.25pt;margin-top:45pt;width:0;height:28.3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702784" behindDoc="0" locked="0" layoutInCell="1" allowOverlap="1" wp14:anchorId="3150B17B" wp14:editId="17BE65CE">
                      <wp:simplePos x="0" y="0"/>
                      <wp:positionH relativeFrom="column">
                        <wp:posOffset>339531</wp:posOffset>
                      </wp:positionH>
                      <wp:positionV relativeFrom="paragraph">
                        <wp:posOffset>272912</wp:posOffset>
                      </wp:positionV>
                      <wp:extent cx="1007745" cy="287655"/>
                      <wp:effectExtent l="0" t="0" r="20955" b="17145"/>
                      <wp:wrapNone/>
                      <wp:docPr id="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5711C49" w14:textId="439792A0" w:rsidR="00623673" w:rsidRPr="00A4013A" w:rsidRDefault="00623673" w:rsidP="00A4013A">
                                  <w:pPr>
                                    <w:jc w:val="center"/>
                                    <w:rPr>
                                      <w:sz w:val="18"/>
                                      <w:szCs w:val="18"/>
                                    </w:rPr>
                                  </w:pPr>
                                  <w:r w:rsidRPr="00A4013A">
                                    <w:rPr>
                                      <w:sz w:val="18"/>
                                      <w:szCs w:val="18"/>
                                    </w:rPr>
                                    <w:t>Revisar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0B17B" id="_x0000_s1199" style="position:absolute;left:0;text-align:left;margin-left:26.75pt;margin-top:21.5pt;width:79.35pt;height:22.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Gd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" fillcolor="white [3201]" strokecolor="black [3200]" strokeweight=".25pt">
                      <v:textbox>
                        <w:txbxContent>
                          <w:p w14:paraId="15711C49" w14:textId="439792A0" w:rsidR="00623673" w:rsidRPr="00A4013A" w:rsidRDefault="00623673" w:rsidP="00A4013A">
                            <w:pPr>
                              <w:jc w:val="center"/>
                              <w:rPr>
                                <w:sz w:val="18"/>
                                <w:szCs w:val="18"/>
                              </w:rPr>
                            </w:pPr>
                            <w:r w:rsidRPr="00A4013A">
                              <w:rPr>
                                <w:sz w:val="18"/>
                                <w:szCs w:val="18"/>
                              </w:rPr>
                              <w:t>Revisar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DAD449" w14:textId="7381DA1E" w:rsidR="001F198D" w:rsidRPr="00A4013A" w:rsidRDefault="003B473C" w:rsidP="000D4A5B">
            <w:pPr>
              <w:rPr>
                <w:sz w:val="18"/>
                <w:szCs w:val="18"/>
                <w:lang w:val="es-ES"/>
              </w:rPr>
            </w:pPr>
            <w:r w:rsidRPr="00A4013A">
              <w:rPr>
                <w:sz w:val="18"/>
                <w:szCs w:val="18"/>
              </w:rPr>
              <w:t xml:space="preserve">Revisar en el estereoscopio la caja </w:t>
            </w:r>
            <w:r w:rsidR="00487F4C">
              <w:rPr>
                <w:sz w:val="18"/>
                <w:szCs w:val="18"/>
              </w:rPr>
              <w:t>Petri</w:t>
            </w:r>
            <w:r w:rsidRPr="00A4013A">
              <w:rPr>
                <w:sz w:val="18"/>
                <w:szCs w:val="18"/>
              </w:rPr>
              <w:t xml:space="preserve"> y mantener hidratados los organismos con agua de mar filtrada para realizar su observación, identificación taxonómica y cuantificación.</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0ED76D" w14:textId="06463BEA"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F6B4172" w14:textId="77777777" w:rsidR="001F198D" w:rsidRPr="00A4013A" w:rsidRDefault="001F198D" w:rsidP="000D4A5B">
            <w:pPr>
              <w:rPr>
                <w:sz w:val="18"/>
                <w:szCs w:val="18"/>
              </w:rPr>
            </w:pPr>
            <w:r w:rsidRPr="00A4013A">
              <w:rPr>
                <w:sz w:val="18"/>
                <w:szCs w:val="18"/>
              </w:rPr>
              <w:t>No aplica</w:t>
            </w:r>
          </w:p>
        </w:tc>
      </w:tr>
      <w:tr w:rsidR="001F198D" w:rsidRPr="0057065A" w14:paraId="56961CEA" w14:textId="77777777" w:rsidTr="00107604">
        <w:trPr>
          <w:trHeight w:val="392"/>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4430E8" w14:textId="77777777" w:rsidR="001F198D" w:rsidRPr="00A4013A" w:rsidRDefault="001F198D" w:rsidP="00A4013A">
            <w:pPr>
              <w:jc w:val="center"/>
              <w:rPr>
                <w:sz w:val="18"/>
                <w:szCs w:val="18"/>
              </w:rPr>
            </w:pPr>
            <w:r w:rsidRPr="00A4013A">
              <w:rPr>
                <w:sz w:val="18"/>
                <w:szCs w:val="18"/>
              </w:rPr>
              <w:t>6</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814F4B8" w14:textId="2B540512" w:rsidR="001F198D" w:rsidRPr="0057065A" w:rsidRDefault="0033558D" w:rsidP="000D4A5B">
            <w:r>
              <w:rPr>
                <w:noProof/>
                <w:lang w:eastAsia="es-CO"/>
              </w:rPr>
              <mc:AlternateContent>
                <mc:Choice Requires="wps">
                  <w:drawing>
                    <wp:anchor distT="0" distB="0" distL="114300" distR="114300" simplePos="0" relativeHeight="251644416" behindDoc="0" locked="0" layoutInCell="1" allowOverlap="1" wp14:anchorId="7F6FB183" wp14:editId="335C182B">
                      <wp:simplePos x="0" y="0"/>
                      <wp:positionH relativeFrom="column">
                        <wp:posOffset>821690</wp:posOffset>
                      </wp:positionH>
                      <wp:positionV relativeFrom="paragraph">
                        <wp:posOffset>306070</wp:posOffset>
                      </wp:positionV>
                      <wp:extent cx="0" cy="324000"/>
                      <wp:effectExtent l="76200" t="0" r="76200" b="57150"/>
                      <wp:wrapNone/>
                      <wp:docPr id="245" name="Conector recto de flecha 26"/>
                      <wp:cNvGraphicFramePr/>
                      <a:graphic xmlns:a="http://schemas.openxmlformats.org/drawingml/2006/main">
                        <a:graphicData uri="http://schemas.microsoft.com/office/word/2010/wordprocessingShape">
                          <wps:wsp>
                            <wps:cNvCnPr/>
                            <wps:spPr>
                              <a:xfrm>
                                <a:off x="0" y="0"/>
                                <a:ext cx="0" cy="32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6DBEE" id="Conector recto de flecha 26" o:spid="_x0000_s1026" type="#_x0000_t32" style="position:absolute;margin-left:64.7pt;margin-top:24.1pt;width:0;height:2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" strokecolor="black [3040]">
                      <v:stroke endarrow="block"/>
                    </v:shape>
                  </w:pict>
                </mc:Fallback>
              </mc:AlternateContent>
            </w:r>
            <w:r w:rsidR="003B473C" w:rsidRPr="0057065A">
              <w:rPr>
                <w:noProof/>
                <w:lang w:eastAsia="es-CO"/>
              </w:rPr>
              <mc:AlternateContent>
                <mc:Choice Requires="wps">
                  <w:drawing>
                    <wp:anchor distT="0" distB="0" distL="114300" distR="114300" simplePos="0" relativeHeight="251705856" behindDoc="0" locked="0" layoutInCell="1" allowOverlap="1" wp14:anchorId="16354665" wp14:editId="3A9BD5E7">
                      <wp:simplePos x="0" y="0"/>
                      <wp:positionH relativeFrom="column">
                        <wp:posOffset>328930</wp:posOffset>
                      </wp:positionH>
                      <wp:positionV relativeFrom="paragraph">
                        <wp:posOffset>15875</wp:posOffset>
                      </wp:positionV>
                      <wp:extent cx="1007745" cy="287655"/>
                      <wp:effectExtent l="0" t="0" r="20955" b="17145"/>
                      <wp:wrapNone/>
                      <wp:docPr id="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17A6BBB" w14:textId="7F48D9FC" w:rsidR="00623673" w:rsidRPr="00A4013A" w:rsidRDefault="00623673" w:rsidP="00A4013A">
                                  <w:pPr>
                                    <w:jc w:val="center"/>
                                    <w:rPr>
                                      <w:sz w:val="18"/>
                                      <w:szCs w:val="18"/>
                                    </w:rPr>
                                  </w:pPr>
                                  <w:r w:rsidRPr="00A4013A">
                                    <w:rPr>
                                      <w:sz w:val="18"/>
                                      <w:szCs w:val="18"/>
                                    </w:rPr>
                                    <w:t>Realizar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54665" id="_x0000_s1200" style="position:absolute;left:0;text-align:left;margin-left:25.9pt;margin-top:1.25pt;width:79.35pt;height:22.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RqK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" fillcolor="white [3201]" strokecolor="black [3200]" strokeweight=".25pt">
                      <v:textbox>
                        <w:txbxContent>
                          <w:p w14:paraId="317A6BBB" w14:textId="7F48D9FC" w:rsidR="00623673" w:rsidRPr="00A4013A" w:rsidRDefault="00623673" w:rsidP="00A4013A">
                            <w:pPr>
                              <w:jc w:val="center"/>
                              <w:rPr>
                                <w:sz w:val="18"/>
                                <w:szCs w:val="18"/>
                              </w:rPr>
                            </w:pPr>
                            <w:r w:rsidRPr="00A4013A">
                              <w:rPr>
                                <w:sz w:val="18"/>
                                <w:szCs w:val="18"/>
                              </w:rPr>
                              <w:t>Realizar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6FD18C7" w14:textId="107EE898" w:rsidR="001F198D" w:rsidRPr="00A4013A" w:rsidRDefault="003B473C" w:rsidP="000D4A5B">
            <w:pPr>
              <w:rPr>
                <w:sz w:val="18"/>
                <w:szCs w:val="18"/>
              </w:rPr>
            </w:pPr>
            <w:r w:rsidRPr="00A4013A">
              <w:rPr>
                <w:sz w:val="18"/>
                <w:szCs w:val="18"/>
              </w:rPr>
              <w:t>Realizar el conteo e identificación taxonómica de los organismos encontrados en toda la muestra</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AC4D48" w14:textId="5C3F84FF"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1D8578" w14:textId="77777777" w:rsidR="001F198D" w:rsidRPr="00A4013A" w:rsidRDefault="001F198D" w:rsidP="000D4A5B">
            <w:pPr>
              <w:rPr>
                <w:sz w:val="18"/>
                <w:szCs w:val="18"/>
              </w:rPr>
            </w:pPr>
            <w:r w:rsidRPr="00A4013A">
              <w:rPr>
                <w:sz w:val="18"/>
                <w:szCs w:val="18"/>
              </w:rPr>
              <w:t>No aplica</w:t>
            </w:r>
          </w:p>
        </w:tc>
      </w:tr>
      <w:tr w:rsidR="001F198D" w:rsidRPr="0057065A" w14:paraId="7C16A577" w14:textId="77777777" w:rsidTr="00107604">
        <w:trPr>
          <w:trHeight w:val="17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E0326B" w14:textId="77777777" w:rsidR="001F198D" w:rsidRPr="00A4013A" w:rsidRDefault="001F198D" w:rsidP="003843DA">
            <w:pPr>
              <w:jc w:val="center"/>
              <w:rPr>
                <w:sz w:val="18"/>
                <w:szCs w:val="18"/>
              </w:rPr>
            </w:pPr>
            <w:r w:rsidRPr="00A4013A">
              <w:rPr>
                <w:sz w:val="18"/>
                <w:szCs w:val="18"/>
              </w:rPr>
              <w:t>7</w:t>
            </w:r>
          </w:p>
        </w:tc>
        <w:tc>
          <w:tcPr>
            <w:tcW w:w="2972" w:type="dxa"/>
            <w:tcBorders>
              <w:top w:val="dashSmallGap" w:sz="4" w:space="0" w:color="FFFFFF" w:themeColor="background1"/>
              <w:left w:val="dotted" w:sz="4" w:space="0" w:color="7F7F7F" w:themeColor="text1" w:themeTint="80"/>
              <w:bottom w:val="dashSmallGap" w:sz="4" w:space="0" w:color="A6A6A6" w:themeColor="background1" w:themeShade="A6"/>
              <w:right w:val="dotted" w:sz="4" w:space="0" w:color="7F7F7F" w:themeColor="text1" w:themeTint="80"/>
            </w:tcBorders>
          </w:tcPr>
          <w:p w14:paraId="5785D45F" w14:textId="63FFD846" w:rsidR="001F198D" w:rsidRDefault="00623673" w:rsidP="000D4A5B">
            <w:pPr>
              <w:rPr>
                <w:noProof/>
                <w:lang w:eastAsia="es-CO"/>
              </w:rPr>
            </w:pPr>
            <w:r w:rsidRPr="0057065A">
              <w:rPr>
                <w:noProof/>
                <w:lang w:eastAsia="es-CO"/>
              </w:rPr>
              <mc:AlternateContent>
                <mc:Choice Requires="wps">
                  <w:drawing>
                    <wp:anchor distT="0" distB="0" distL="114300" distR="114300" simplePos="0" relativeHeight="252498944" behindDoc="0" locked="0" layoutInCell="1" allowOverlap="1" wp14:anchorId="7CA266C3" wp14:editId="52679EA5">
                      <wp:simplePos x="0" y="0"/>
                      <wp:positionH relativeFrom="column">
                        <wp:posOffset>319322</wp:posOffset>
                      </wp:positionH>
                      <wp:positionV relativeFrom="paragraph">
                        <wp:posOffset>125978</wp:posOffset>
                      </wp:positionV>
                      <wp:extent cx="1007745" cy="287655"/>
                      <wp:effectExtent l="0" t="0" r="20955" b="17145"/>
                      <wp:wrapNone/>
                      <wp:docPr id="21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49A05FB" w14:textId="77777777" w:rsidR="00623673" w:rsidRPr="000739B8" w:rsidRDefault="00623673" w:rsidP="00623673">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266C3" id="_x0000_s1201" style="position:absolute;left:0;text-align:left;margin-left:25.15pt;margin-top:9.9pt;width:79.35pt;height:22.65pt;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9IH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" fillcolor="white [3201]" strokecolor="black [3200]" strokeweight=".25pt">
                      <v:textbox>
                        <w:txbxContent>
                          <w:p w14:paraId="749A05FB" w14:textId="77777777" w:rsidR="00623673" w:rsidRPr="000739B8" w:rsidRDefault="00623673" w:rsidP="00623673">
                            <w:pPr>
                              <w:jc w:val="center"/>
                              <w:rPr>
                                <w:sz w:val="18"/>
                                <w:szCs w:val="18"/>
                                <w:lang w:val="en-US"/>
                              </w:rPr>
                            </w:pPr>
                            <w:r>
                              <w:rPr>
                                <w:sz w:val="18"/>
                                <w:szCs w:val="18"/>
                                <w:lang w:val="en-US"/>
                              </w:rPr>
                              <w:t>Registrar</w:t>
                            </w:r>
                          </w:p>
                        </w:txbxContent>
                      </v:textbox>
                    </v:rect>
                  </w:pict>
                </mc:Fallback>
              </mc:AlternateContent>
            </w:r>
          </w:p>
          <w:p w14:paraId="2EB80A3D" w14:textId="0ACC8B12" w:rsidR="0033558D" w:rsidRPr="0033558D" w:rsidRDefault="0033558D" w:rsidP="000D4A5B">
            <w:pPr>
              <w:rPr>
                <w:lang w:eastAsia="es-CO"/>
              </w:rPr>
            </w:pPr>
          </w:p>
          <w:p w14:paraId="4EFB24E9" w14:textId="3261FFC8" w:rsidR="0033558D" w:rsidRPr="0033558D" w:rsidRDefault="0033558D" w:rsidP="000D4A5B">
            <w:pPr>
              <w:rPr>
                <w:lang w:eastAsia="es-CO"/>
              </w:rPr>
            </w:pPr>
            <w:r>
              <w:rPr>
                <w:noProof/>
                <w:lang w:eastAsia="es-CO"/>
              </w:rPr>
              <mc:AlternateContent>
                <mc:Choice Requires="wps">
                  <w:drawing>
                    <wp:anchor distT="0" distB="0" distL="114300" distR="114300" simplePos="0" relativeHeight="251725312" behindDoc="0" locked="0" layoutInCell="1" allowOverlap="1" wp14:anchorId="5736DAEE" wp14:editId="0BC56C68">
                      <wp:simplePos x="0" y="0"/>
                      <wp:positionH relativeFrom="column">
                        <wp:posOffset>833755</wp:posOffset>
                      </wp:positionH>
                      <wp:positionV relativeFrom="paragraph">
                        <wp:posOffset>73660</wp:posOffset>
                      </wp:positionV>
                      <wp:extent cx="0" cy="180000"/>
                      <wp:effectExtent l="76200" t="0" r="57150" b="48895"/>
                      <wp:wrapNone/>
                      <wp:docPr id="11" name="Conector recto de flecha 26"/>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E1DF4" id="Conector recto de flecha 26" o:spid="_x0000_s1026" type="#_x0000_t32" style="position:absolute;margin-left:65.65pt;margin-top:5.8pt;width:0;height:14.1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3C3EA05" w14:textId="12B33418" w:rsidR="001F198D" w:rsidRPr="00A4013A" w:rsidRDefault="00A4013A" w:rsidP="000D4A5B">
            <w:pPr>
              <w:rPr>
                <w:sz w:val="18"/>
                <w:szCs w:val="18"/>
              </w:rPr>
            </w:pPr>
            <w:r w:rsidRPr="00A4013A">
              <w:rPr>
                <w:sz w:val="18"/>
                <w:szCs w:val="18"/>
              </w:rPr>
              <w:t>Registrar los datos de conteo e identificación en el respectivo formato.</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F58074" w14:textId="613BB886"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E4DDCA6" w14:textId="3A4690FE" w:rsidR="001F198D" w:rsidRPr="00A4013A" w:rsidRDefault="001F198D" w:rsidP="00535F58">
            <w:pPr>
              <w:rPr>
                <w:sz w:val="18"/>
                <w:szCs w:val="18"/>
              </w:rPr>
            </w:pPr>
            <w:r w:rsidRPr="00535F58">
              <w:rPr>
                <w:sz w:val="18"/>
                <w:szCs w:val="18"/>
                <w:highlight w:val="yellow"/>
              </w:rPr>
              <w:t>M</w:t>
            </w:r>
            <w:r w:rsidR="003B473C" w:rsidRPr="00535F58">
              <w:rPr>
                <w:sz w:val="18"/>
                <w:szCs w:val="18"/>
                <w:highlight w:val="yellow"/>
              </w:rPr>
              <w:t>5</w:t>
            </w:r>
            <w:r w:rsidRPr="00535F58">
              <w:rPr>
                <w:sz w:val="18"/>
                <w:szCs w:val="18"/>
                <w:highlight w:val="yellow"/>
              </w:rPr>
              <w:t>-</w:t>
            </w:r>
            <w:r w:rsidR="003B473C" w:rsidRPr="00535F58">
              <w:rPr>
                <w:sz w:val="18"/>
                <w:szCs w:val="18"/>
                <w:highlight w:val="yellow"/>
              </w:rPr>
              <w:t>00</w:t>
            </w:r>
            <w:r w:rsidRPr="00535F58">
              <w:rPr>
                <w:sz w:val="18"/>
                <w:szCs w:val="18"/>
                <w:highlight w:val="yellow"/>
              </w:rPr>
              <w:t>-</w:t>
            </w:r>
            <w:r w:rsidR="003B473C" w:rsidRPr="00535F58">
              <w:rPr>
                <w:sz w:val="18"/>
                <w:szCs w:val="18"/>
                <w:highlight w:val="yellow"/>
              </w:rPr>
              <w:t>FOR</w:t>
            </w:r>
            <w:r w:rsidRPr="00535F58">
              <w:rPr>
                <w:sz w:val="18"/>
                <w:szCs w:val="18"/>
                <w:highlight w:val="yellow"/>
              </w:rPr>
              <w:t xml:space="preserve">- </w:t>
            </w:r>
            <w:r w:rsidR="00535F58" w:rsidRPr="00535F58">
              <w:rPr>
                <w:sz w:val="18"/>
                <w:szCs w:val="18"/>
                <w:highlight w:val="yellow"/>
              </w:rPr>
              <w:t>13</w:t>
            </w:r>
            <w:r w:rsidR="00BB5BB7">
              <w:rPr>
                <w:sz w:val="18"/>
                <w:szCs w:val="18"/>
                <w:highlight w:val="yellow"/>
              </w:rPr>
              <w:t>6</w:t>
            </w:r>
          </w:p>
        </w:tc>
      </w:tr>
      <w:tr w:rsidR="001F198D" w:rsidRPr="0057065A" w14:paraId="31267ED8" w14:textId="77777777" w:rsidTr="00107604">
        <w:trPr>
          <w:trHeight w:val="689"/>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BD6CC48" w14:textId="77777777" w:rsidR="001F198D" w:rsidRPr="00A4013A" w:rsidRDefault="001F198D" w:rsidP="003843DA">
            <w:pPr>
              <w:jc w:val="center"/>
              <w:rPr>
                <w:sz w:val="18"/>
                <w:szCs w:val="18"/>
              </w:rPr>
            </w:pPr>
            <w:r w:rsidRPr="00A4013A">
              <w:rPr>
                <w:sz w:val="18"/>
                <w:szCs w:val="18"/>
              </w:rPr>
              <w:t>8</w:t>
            </w:r>
          </w:p>
        </w:tc>
        <w:tc>
          <w:tcPr>
            <w:tcW w:w="2972" w:type="dxa"/>
            <w:tcBorders>
              <w:top w:val="dashSmallGap" w:sz="4" w:space="0" w:color="A6A6A6" w:themeColor="background1" w:themeShade="A6"/>
              <w:left w:val="dotted" w:sz="4" w:space="0" w:color="7F7F7F" w:themeColor="text1" w:themeTint="80"/>
              <w:bottom w:val="dashSmallGap" w:sz="4" w:space="0" w:color="FFFFFF" w:themeColor="background1"/>
              <w:right w:val="dotted" w:sz="4" w:space="0" w:color="7F7F7F" w:themeColor="text1" w:themeTint="80"/>
            </w:tcBorders>
          </w:tcPr>
          <w:p w14:paraId="4A6797FC" w14:textId="120B260E" w:rsidR="001F198D" w:rsidRPr="0057065A" w:rsidRDefault="00A4013A" w:rsidP="000D4A5B">
            <w:pPr>
              <w:rPr>
                <w:noProof/>
                <w:lang w:eastAsia="es-CO"/>
              </w:rPr>
            </w:pPr>
            <w:r w:rsidRPr="0057065A">
              <w:rPr>
                <w:noProof/>
                <w:lang w:eastAsia="es-CO"/>
              </w:rPr>
              <mc:AlternateContent>
                <mc:Choice Requires="wps">
                  <w:drawing>
                    <wp:anchor distT="0" distB="0" distL="114300" distR="114300" simplePos="0" relativeHeight="252296192" behindDoc="0" locked="0" layoutInCell="1" allowOverlap="1" wp14:anchorId="50BFAD85" wp14:editId="45BE2CA3">
                      <wp:simplePos x="0" y="0"/>
                      <wp:positionH relativeFrom="column">
                        <wp:posOffset>338455</wp:posOffset>
                      </wp:positionH>
                      <wp:positionV relativeFrom="paragraph">
                        <wp:posOffset>62230</wp:posOffset>
                      </wp:positionV>
                      <wp:extent cx="1007745" cy="287655"/>
                      <wp:effectExtent l="0" t="0" r="20955" b="17145"/>
                      <wp:wrapNone/>
                      <wp:docPr id="48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FEE3F9D" w14:textId="10EF21A2" w:rsidR="00623673" w:rsidRPr="00A4013A" w:rsidRDefault="00623673" w:rsidP="00A4013A">
                                  <w:pPr>
                                    <w:jc w:val="center"/>
                                    <w:rPr>
                                      <w:sz w:val="18"/>
                                      <w:szCs w:val="18"/>
                                    </w:rPr>
                                  </w:pPr>
                                  <w:r>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FAD85" id="_x0000_s1202" style="position:absolute;left:0;text-align:left;margin-left:26.65pt;margin-top:4.9pt;width:79.35pt;height:22.6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vtK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" fillcolor="white [3201]" strokecolor="black [3200]" strokeweight=".25pt">
                      <v:textbox>
                        <w:txbxContent>
                          <w:p w14:paraId="1FEE3F9D" w14:textId="10EF21A2" w:rsidR="00623673" w:rsidRPr="00A4013A" w:rsidRDefault="00623673" w:rsidP="00A4013A">
                            <w:pPr>
                              <w:jc w:val="center"/>
                              <w:rPr>
                                <w:sz w:val="18"/>
                                <w:szCs w:val="18"/>
                              </w:rPr>
                            </w:pPr>
                            <w:r>
                              <w:rPr>
                                <w:sz w:val="18"/>
                                <w:szCs w:val="18"/>
                              </w:rPr>
                              <w:t>Depositar</w:t>
                            </w:r>
                          </w:p>
                        </w:txbxContent>
                      </v:textbox>
                    </v:rect>
                  </w:pict>
                </mc:Fallback>
              </mc:AlternateContent>
            </w:r>
            <w:r w:rsidR="00042B3F">
              <w:rPr>
                <w:noProof/>
                <w:lang w:eastAsia="es-CO"/>
              </w:rPr>
              <mc:AlternateContent>
                <mc:Choice Requires="wps">
                  <w:drawing>
                    <wp:anchor distT="0" distB="0" distL="114300" distR="114300" simplePos="0" relativeHeight="251746816" behindDoc="0" locked="0" layoutInCell="1" allowOverlap="1" wp14:anchorId="393B84FC" wp14:editId="24938AA3">
                      <wp:simplePos x="0" y="0"/>
                      <wp:positionH relativeFrom="column">
                        <wp:posOffset>824230</wp:posOffset>
                      </wp:positionH>
                      <wp:positionV relativeFrom="paragraph">
                        <wp:posOffset>340995</wp:posOffset>
                      </wp:positionV>
                      <wp:extent cx="0" cy="203200"/>
                      <wp:effectExtent l="76200" t="0" r="57150" b="63500"/>
                      <wp:wrapNone/>
                      <wp:docPr id="19" name="Conector recto de flecha 26"/>
                      <wp:cNvGraphicFramePr/>
                      <a:graphic xmlns:a="http://schemas.openxmlformats.org/drawingml/2006/main">
                        <a:graphicData uri="http://schemas.microsoft.com/office/word/2010/wordprocessingShape">
                          <wps:wsp>
                            <wps:cNvCnPr/>
                            <wps:spPr>
                              <a:xfrm>
                                <a:off x="0" y="0"/>
                                <a:ext cx="0" cy="2032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AB487" id="Conector recto de flecha 26" o:spid="_x0000_s1026" type="#_x0000_t32" style="position:absolute;margin-left:64.9pt;margin-top:26.85pt;width:0;height:16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3E705F" w14:textId="0B67F311" w:rsidR="001F198D" w:rsidRPr="00A4013A" w:rsidRDefault="003B473C" w:rsidP="000D4A5B">
            <w:pPr>
              <w:rPr>
                <w:sz w:val="18"/>
                <w:szCs w:val="18"/>
                <w:lang w:val="es-ES"/>
              </w:rPr>
            </w:pPr>
            <w:r w:rsidRPr="00A4013A">
              <w:rPr>
                <w:sz w:val="18"/>
                <w:szCs w:val="18"/>
              </w:rPr>
              <w:t>Depositar cada organismo en un recipiente adecuado debidamente rotulado.</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69AD7A" w14:textId="110CA3A5"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30E74F" w14:textId="77777777" w:rsidR="001F198D" w:rsidRPr="00A4013A" w:rsidRDefault="001F198D" w:rsidP="000D4A5B">
            <w:pPr>
              <w:rPr>
                <w:sz w:val="18"/>
                <w:szCs w:val="18"/>
              </w:rPr>
            </w:pPr>
            <w:r w:rsidRPr="00A4013A">
              <w:rPr>
                <w:sz w:val="18"/>
                <w:szCs w:val="18"/>
              </w:rPr>
              <w:t>No aplica</w:t>
            </w:r>
          </w:p>
        </w:tc>
      </w:tr>
      <w:tr w:rsidR="001F198D" w:rsidRPr="0057065A" w14:paraId="799EDD90" w14:textId="77777777" w:rsidTr="00107604">
        <w:trPr>
          <w:trHeight w:val="89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DCE057" w14:textId="77777777" w:rsidR="001F198D" w:rsidRPr="003843DA" w:rsidRDefault="001F198D" w:rsidP="003843DA">
            <w:pPr>
              <w:jc w:val="center"/>
              <w:rPr>
                <w:sz w:val="18"/>
                <w:szCs w:val="18"/>
              </w:rPr>
            </w:pPr>
            <w:r w:rsidRPr="003843DA">
              <w:rPr>
                <w:sz w:val="18"/>
                <w:szCs w:val="18"/>
              </w:rPr>
              <w:t>9</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097221A" w14:textId="696E9C7F" w:rsidR="001F198D" w:rsidRPr="0057065A" w:rsidRDefault="000B44B2" w:rsidP="000D4A5B">
            <w:pPr>
              <w:rPr>
                <w:noProof/>
                <w:lang w:eastAsia="es-CO"/>
              </w:rPr>
            </w:pPr>
            <w:r>
              <w:rPr>
                <w:noProof/>
                <w:lang w:eastAsia="es-CO"/>
              </w:rPr>
              <mc:AlternateContent>
                <mc:Choice Requires="wps">
                  <w:drawing>
                    <wp:anchor distT="0" distB="0" distL="114300" distR="114300" simplePos="0" relativeHeight="251605504" behindDoc="0" locked="0" layoutInCell="1" allowOverlap="1" wp14:anchorId="497A1625" wp14:editId="0F45E1A9">
                      <wp:simplePos x="0" y="0"/>
                      <wp:positionH relativeFrom="column">
                        <wp:posOffset>819150</wp:posOffset>
                      </wp:positionH>
                      <wp:positionV relativeFrom="paragraph">
                        <wp:posOffset>352425</wp:posOffset>
                      </wp:positionV>
                      <wp:extent cx="0" cy="468000"/>
                      <wp:effectExtent l="76200" t="0" r="57150" b="65405"/>
                      <wp:wrapNone/>
                      <wp:docPr id="44" name="Conector recto de flecha 44"/>
                      <wp:cNvGraphicFramePr/>
                      <a:graphic xmlns:a="http://schemas.openxmlformats.org/drawingml/2006/main">
                        <a:graphicData uri="http://schemas.microsoft.com/office/word/2010/wordprocessingShape">
                          <wps:wsp>
                            <wps:cNvCnPr/>
                            <wps:spPr>
                              <a:xfrm>
                                <a:off x="0" y="0"/>
                                <a:ext cx="0" cy="46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75BE615" id="Conector recto de flecha 44" o:spid="_x0000_s1026" type="#_x0000_t32" style="position:absolute;margin-left:64.5pt;margin-top:27.75pt;width:0;height:36.85pt;z-index:25160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" strokecolor="black [3040]">
                      <v:stroke endarrow="block"/>
                    </v:shape>
                  </w:pict>
                </mc:Fallback>
              </mc:AlternateContent>
            </w:r>
            <w:r w:rsidR="00042B3F" w:rsidRPr="0057065A">
              <w:rPr>
                <w:noProof/>
                <w:lang w:eastAsia="es-CO"/>
              </w:rPr>
              <mc:AlternateContent>
                <mc:Choice Requires="wps">
                  <w:drawing>
                    <wp:anchor distT="0" distB="0" distL="114300" distR="114300" simplePos="0" relativeHeight="251744768" behindDoc="0" locked="0" layoutInCell="1" allowOverlap="1" wp14:anchorId="60C0FE16" wp14:editId="2D7D4871">
                      <wp:simplePos x="0" y="0"/>
                      <wp:positionH relativeFrom="column">
                        <wp:posOffset>328930</wp:posOffset>
                      </wp:positionH>
                      <wp:positionV relativeFrom="paragraph">
                        <wp:posOffset>87630</wp:posOffset>
                      </wp:positionV>
                      <wp:extent cx="1007745" cy="287655"/>
                      <wp:effectExtent l="0" t="0" r="20955" b="17145"/>
                      <wp:wrapNone/>
                      <wp:docPr id="1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0372682" w14:textId="42FFCF1C" w:rsidR="00623673" w:rsidRPr="00A4013A" w:rsidRDefault="00623673" w:rsidP="00A4013A">
                                  <w:pPr>
                                    <w:jc w:val="center"/>
                                    <w:rPr>
                                      <w:sz w:val="18"/>
                                      <w:szCs w:val="18"/>
                                    </w:rPr>
                                  </w:pPr>
                                  <w:r w:rsidRPr="00A4013A">
                                    <w:rPr>
                                      <w:sz w:val="18"/>
                                      <w:szCs w:val="18"/>
                                    </w:rPr>
                                    <w:t>Disponer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0FE16" id="_x0000_s1203" style="position:absolute;left:0;text-align:left;margin-left:25.9pt;margin-top:6.9pt;width:79.35pt;height:22.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DPH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" fillcolor="white [3201]" strokecolor="black [3200]" strokeweight=".25pt">
                      <v:textbox>
                        <w:txbxContent>
                          <w:p w14:paraId="60372682" w14:textId="42FFCF1C" w:rsidR="00623673" w:rsidRPr="00A4013A" w:rsidRDefault="00623673" w:rsidP="00A4013A">
                            <w:pPr>
                              <w:jc w:val="center"/>
                              <w:rPr>
                                <w:sz w:val="18"/>
                                <w:szCs w:val="18"/>
                              </w:rPr>
                            </w:pPr>
                            <w:r w:rsidRPr="00A4013A">
                              <w:rPr>
                                <w:sz w:val="18"/>
                                <w:szCs w:val="18"/>
                              </w:rPr>
                              <w:t>Disponer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10417A3" w14:textId="78E953FF" w:rsidR="001F198D" w:rsidRPr="00A4013A" w:rsidRDefault="00042B3F" w:rsidP="000D4A5B">
            <w:pPr>
              <w:rPr>
                <w:sz w:val="18"/>
                <w:szCs w:val="18"/>
                <w:lang w:val="es-ES"/>
              </w:rPr>
            </w:pPr>
            <w:r w:rsidRPr="00A4013A">
              <w:rPr>
                <w:sz w:val="18"/>
                <w:szCs w:val="18"/>
              </w:rPr>
              <w:t>Disponer cada organismo en un recipiente adecuado debidamente rotulado.</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0B9A0A" w14:textId="5C6B146B"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213299" w14:textId="77777777" w:rsidR="001F198D" w:rsidRPr="00A4013A" w:rsidRDefault="001F198D" w:rsidP="000D4A5B">
            <w:pPr>
              <w:rPr>
                <w:sz w:val="18"/>
                <w:szCs w:val="18"/>
              </w:rPr>
            </w:pPr>
            <w:r w:rsidRPr="00A4013A">
              <w:rPr>
                <w:sz w:val="18"/>
                <w:szCs w:val="18"/>
              </w:rPr>
              <w:t>No aplica</w:t>
            </w:r>
          </w:p>
        </w:tc>
      </w:tr>
      <w:tr w:rsidR="001F198D" w:rsidRPr="0057065A" w14:paraId="4BC24A61" w14:textId="77777777" w:rsidTr="00107604">
        <w:trPr>
          <w:trHeight w:val="92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A6D02D" w14:textId="77777777" w:rsidR="001F198D" w:rsidRPr="003843DA" w:rsidRDefault="001F198D" w:rsidP="003843DA">
            <w:pPr>
              <w:jc w:val="center"/>
              <w:rPr>
                <w:sz w:val="18"/>
                <w:szCs w:val="18"/>
              </w:rPr>
            </w:pPr>
            <w:r w:rsidRPr="003843DA">
              <w:rPr>
                <w:sz w:val="18"/>
                <w:szCs w:val="18"/>
              </w:rPr>
              <w:t>10</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08D39B8" w14:textId="342CA19A" w:rsidR="001F198D" w:rsidRPr="0057065A" w:rsidRDefault="000B44B2" w:rsidP="000D4A5B">
            <w:r>
              <w:rPr>
                <w:noProof/>
                <w:lang w:eastAsia="es-CO"/>
              </w:rPr>
              <mc:AlternateContent>
                <mc:Choice Requires="wps">
                  <w:drawing>
                    <wp:anchor distT="0" distB="0" distL="114300" distR="114300" simplePos="0" relativeHeight="251612672" behindDoc="0" locked="0" layoutInCell="1" allowOverlap="1" wp14:anchorId="5E854C8A" wp14:editId="6C17C1CF">
                      <wp:simplePos x="0" y="0"/>
                      <wp:positionH relativeFrom="column">
                        <wp:posOffset>805180</wp:posOffset>
                      </wp:positionH>
                      <wp:positionV relativeFrom="paragraph">
                        <wp:posOffset>484505</wp:posOffset>
                      </wp:positionV>
                      <wp:extent cx="0" cy="292100"/>
                      <wp:effectExtent l="76200" t="0" r="57150" b="50800"/>
                      <wp:wrapNone/>
                      <wp:docPr id="252" name="Conector recto de flecha 47"/>
                      <wp:cNvGraphicFramePr/>
                      <a:graphic xmlns:a="http://schemas.openxmlformats.org/drawingml/2006/main">
                        <a:graphicData uri="http://schemas.microsoft.com/office/word/2010/wordprocessingShape">
                          <wps:wsp>
                            <wps:cNvCnPr/>
                            <wps:spPr>
                              <a:xfrm>
                                <a:off x="0" y="0"/>
                                <a:ext cx="0" cy="2921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5D1A4" id="Conector recto de flecha 47" o:spid="_x0000_s1026" type="#_x0000_t32" style="position:absolute;margin-left:63.4pt;margin-top:38.15pt;width:0;height:23pt;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750912" behindDoc="0" locked="0" layoutInCell="1" allowOverlap="1" wp14:anchorId="475D021E" wp14:editId="556FF123">
                      <wp:simplePos x="0" y="0"/>
                      <wp:positionH relativeFrom="column">
                        <wp:posOffset>319405</wp:posOffset>
                      </wp:positionH>
                      <wp:positionV relativeFrom="paragraph">
                        <wp:posOffset>228600</wp:posOffset>
                      </wp:positionV>
                      <wp:extent cx="1007745" cy="287655"/>
                      <wp:effectExtent l="0" t="0" r="20955" b="17145"/>
                      <wp:wrapNone/>
                      <wp:docPr id="2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3358346" w14:textId="7C9F8F4A" w:rsidR="00623673" w:rsidRPr="003843DA" w:rsidRDefault="00623673" w:rsidP="003843DA">
                                  <w:pPr>
                                    <w:jc w:val="center"/>
                                    <w:rPr>
                                      <w:sz w:val="18"/>
                                      <w:szCs w:val="18"/>
                                      <w:lang w:val="en-US"/>
                                    </w:rPr>
                                  </w:pPr>
                                  <w:r w:rsidRPr="003843DA">
                                    <w:rPr>
                                      <w:sz w:val="18"/>
                                      <w:szCs w:val="18"/>
                                      <w:lang w:val="en-US"/>
                                    </w:rPr>
                                    <w:t>Preservar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D021E" id="_x0000_s1204" style="position:absolute;left:0;text-align:left;margin-left:25.15pt;margin-top:18pt;width:79.35pt;height:22.6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81l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" fillcolor="white [3201]" strokecolor="black [3200]" strokeweight=".25pt">
                      <v:textbox>
                        <w:txbxContent>
                          <w:p w14:paraId="23358346" w14:textId="7C9F8F4A" w:rsidR="00623673" w:rsidRPr="003843DA" w:rsidRDefault="00623673" w:rsidP="003843DA">
                            <w:pPr>
                              <w:jc w:val="center"/>
                              <w:rPr>
                                <w:sz w:val="18"/>
                                <w:szCs w:val="18"/>
                                <w:lang w:val="en-US"/>
                              </w:rPr>
                            </w:pPr>
                            <w:r w:rsidRPr="003843DA">
                              <w:rPr>
                                <w:sz w:val="18"/>
                                <w:szCs w:val="18"/>
                                <w:lang w:val="en-US"/>
                              </w:rPr>
                              <w:t>Preservar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EC2CDA" w14:textId="6B6148A1" w:rsidR="001F198D" w:rsidRPr="003843DA" w:rsidRDefault="000B44B2" w:rsidP="000D4A5B">
            <w:pPr>
              <w:rPr>
                <w:sz w:val="18"/>
                <w:szCs w:val="18"/>
              </w:rPr>
            </w:pPr>
            <w:r w:rsidRPr="003843DA">
              <w:rPr>
                <w:sz w:val="18"/>
                <w:szCs w:val="18"/>
              </w:rPr>
              <w:t>Preservar el contenido de cada reci</w:t>
            </w:r>
            <w:r w:rsidR="00623673">
              <w:rPr>
                <w:sz w:val="18"/>
                <w:szCs w:val="18"/>
              </w:rPr>
              <w:t>piente con formaldehído al 4%</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8154F9" w14:textId="49B252A6" w:rsidR="001F198D" w:rsidRPr="003843DA" w:rsidRDefault="0099721E" w:rsidP="000D4A5B">
            <w:pPr>
              <w:rPr>
                <w:sz w:val="18"/>
                <w:szCs w:val="18"/>
              </w:rPr>
            </w:pPr>
            <w:r w:rsidRPr="003843D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3A5D3FC" w14:textId="77777777" w:rsidR="001F198D" w:rsidRPr="003843DA" w:rsidRDefault="001F198D" w:rsidP="000D4A5B">
            <w:pPr>
              <w:rPr>
                <w:sz w:val="18"/>
                <w:szCs w:val="18"/>
              </w:rPr>
            </w:pPr>
            <w:r w:rsidRPr="003843DA">
              <w:rPr>
                <w:sz w:val="18"/>
                <w:szCs w:val="18"/>
              </w:rPr>
              <w:t>No aplica</w:t>
            </w:r>
          </w:p>
        </w:tc>
      </w:tr>
      <w:tr w:rsidR="001F198D" w:rsidRPr="0057065A" w14:paraId="4E938279" w14:textId="77777777" w:rsidTr="00107604">
        <w:trPr>
          <w:trHeight w:val="91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AC514A" w14:textId="77777777" w:rsidR="001F198D" w:rsidRPr="003843DA" w:rsidRDefault="001F198D" w:rsidP="003843DA">
            <w:pPr>
              <w:jc w:val="center"/>
              <w:rPr>
                <w:sz w:val="18"/>
                <w:szCs w:val="18"/>
              </w:rPr>
            </w:pPr>
            <w:r w:rsidRPr="003843DA">
              <w:rPr>
                <w:sz w:val="18"/>
                <w:szCs w:val="18"/>
              </w:rPr>
              <w:t>11</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8B76CDC" w14:textId="2FF0729F" w:rsidR="001F198D" w:rsidRPr="0057065A" w:rsidRDefault="00623673" w:rsidP="000D4A5B">
            <w:pPr>
              <w:rPr>
                <w:noProof/>
                <w:lang w:eastAsia="es-CO"/>
              </w:rPr>
            </w:pPr>
            <w:r w:rsidRPr="0057065A">
              <w:rPr>
                <w:noProof/>
                <w:lang w:eastAsia="es-CO"/>
              </w:rPr>
              <mc:AlternateContent>
                <mc:Choice Requires="wps">
                  <w:drawing>
                    <wp:anchor distT="0" distB="0" distL="114300" distR="114300" simplePos="0" relativeHeight="252500992" behindDoc="0" locked="0" layoutInCell="1" allowOverlap="1" wp14:anchorId="366A18F3" wp14:editId="422475C2">
                      <wp:simplePos x="0" y="0"/>
                      <wp:positionH relativeFrom="column">
                        <wp:posOffset>299444</wp:posOffset>
                      </wp:positionH>
                      <wp:positionV relativeFrom="paragraph">
                        <wp:posOffset>203227</wp:posOffset>
                      </wp:positionV>
                      <wp:extent cx="1007745" cy="287655"/>
                      <wp:effectExtent l="0" t="0" r="20955" b="17145"/>
                      <wp:wrapNone/>
                      <wp:docPr id="21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A4C65F7" w14:textId="46DC796B" w:rsidR="00623673" w:rsidRPr="003843DA" w:rsidRDefault="00623673" w:rsidP="00623673">
                                  <w:pPr>
                                    <w:jc w:val="center"/>
                                    <w:rPr>
                                      <w:sz w:val="18"/>
                                      <w:szCs w:val="18"/>
                                      <w:lang w:val="en-US"/>
                                    </w:rPr>
                                  </w:pPr>
                                  <w:r>
                                    <w:rPr>
                                      <w:sz w:val="18"/>
                                      <w:szCs w:val="18"/>
                                      <w:lang w:val="en-US"/>
                                    </w:rPr>
                                    <w:t>Almacenar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A18F3" id="_x0000_s1205" style="position:absolute;left:0;text-align:left;margin-left:23.6pt;margin-top:16pt;width:79.35pt;height:22.6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XoXAIAAAg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" fillcolor="white [3201]" strokecolor="black [3200]" strokeweight=".25pt">
                      <v:textbox>
                        <w:txbxContent>
                          <w:p w14:paraId="0A4C65F7" w14:textId="46DC796B" w:rsidR="00623673" w:rsidRPr="003843DA" w:rsidRDefault="00623673" w:rsidP="00623673">
                            <w:pPr>
                              <w:jc w:val="center"/>
                              <w:rPr>
                                <w:sz w:val="18"/>
                                <w:szCs w:val="18"/>
                                <w:lang w:val="en-US"/>
                              </w:rPr>
                            </w:pPr>
                            <w:r>
                              <w:rPr>
                                <w:sz w:val="18"/>
                                <w:szCs w:val="18"/>
                                <w:lang w:val="en-US"/>
                              </w:rPr>
                              <w:t>Almacenar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D7F9D5" w14:textId="7C409EA1" w:rsidR="001F198D" w:rsidRPr="003843DA" w:rsidRDefault="000B44B2" w:rsidP="000D4A5B">
            <w:pPr>
              <w:rPr>
                <w:sz w:val="18"/>
                <w:szCs w:val="18"/>
              </w:rPr>
            </w:pPr>
            <w:r w:rsidRPr="003843DA">
              <w:rPr>
                <w:sz w:val="18"/>
                <w:szCs w:val="18"/>
              </w:rPr>
              <w:t>Almacenar el recipiente con el organismo preservado en su lugar de disposición final.</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9825EA" w14:textId="43738B2A" w:rsidR="001F198D" w:rsidRPr="003843DA" w:rsidRDefault="0099721E" w:rsidP="000D4A5B">
            <w:pPr>
              <w:rPr>
                <w:sz w:val="18"/>
                <w:szCs w:val="18"/>
              </w:rPr>
            </w:pPr>
            <w:r w:rsidRPr="003843D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6F34B10" w14:textId="77777777" w:rsidR="001F198D" w:rsidRPr="003843DA" w:rsidRDefault="001F198D" w:rsidP="000D4A5B">
            <w:pPr>
              <w:rPr>
                <w:sz w:val="18"/>
                <w:szCs w:val="18"/>
              </w:rPr>
            </w:pPr>
            <w:r w:rsidRPr="003843DA">
              <w:rPr>
                <w:sz w:val="18"/>
                <w:szCs w:val="18"/>
              </w:rPr>
              <w:t>No aplica</w:t>
            </w:r>
          </w:p>
        </w:tc>
      </w:tr>
      <w:tr w:rsidR="001F198D" w:rsidRPr="0057065A" w14:paraId="39B0DB60"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27B90D18" w14:textId="77777777" w:rsidR="001F198D" w:rsidRPr="0057065A" w:rsidRDefault="001F198D" w:rsidP="000D4A5B"/>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0138141C" w14:textId="77777777" w:rsidR="001F198D" w:rsidRPr="0057065A" w:rsidRDefault="001F198D" w:rsidP="000D4A5B">
            <w:r w:rsidRPr="0057065A">
              <w:rPr>
                <w:noProof/>
                <w:lang w:eastAsia="es-CO"/>
              </w:rPr>
              <mc:AlternateContent>
                <mc:Choice Requires="wps">
                  <w:drawing>
                    <wp:anchor distT="0" distB="0" distL="114300" distR="114300" simplePos="0" relativeHeight="251720704" behindDoc="0" locked="0" layoutInCell="1" allowOverlap="1" wp14:anchorId="17C2FF71" wp14:editId="2ECE4288">
                      <wp:simplePos x="0" y="0"/>
                      <wp:positionH relativeFrom="column">
                        <wp:posOffset>503555</wp:posOffset>
                      </wp:positionH>
                      <wp:positionV relativeFrom="paragraph">
                        <wp:posOffset>55245</wp:posOffset>
                      </wp:positionV>
                      <wp:extent cx="681355" cy="232410"/>
                      <wp:effectExtent l="0" t="0" r="23495" b="15240"/>
                      <wp:wrapNone/>
                      <wp:docPr id="259"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3A02A626" w14:textId="77777777" w:rsidR="00623673" w:rsidRPr="003843DA" w:rsidRDefault="00623673" w:rsidP="0044065E">
                                  <w:pPr>
                                    <w:jc w:val="center"/>
                                    <w:rPr>
                                      <w:sz w:val="18"/>
                                      <w:szCs w:val="18"/>
                                    </w:rPr>
                                  </w:pPr>
                                  <w:r w:rsidRPr="003843DA">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C2FF71" id="_x0000_s1206" style="position:absolute;left:0;text-align:left;margin-left:39.65pt;margin-top:4.35pt;width:53.65pt;height:18.3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" fillcolor="white [3201]" strokecolor="black [3200]" strokeweight=".25pt">
                      <v:textbox>
                        <w:txbxContent>
                          <w:p w14:paraId="3A02A626" w14:textId="77777777" w:rsidR="00623673" w:rsidRPr="003843DA" w:rsidRDefault="00623673" w:rsidP="0044065E">
                            <w:pPr>
                              <w:jc w:val="center"/>
                              <w:rPr>
                                <w:sz w:val="18"/>
                                <w:szCs w:val="18"/>
                              </w:rPr>
                            </w:pPr>
                            <w:r w:rsidRPr="003843DA">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F682719" w14:textId="77777777" w:rsidR="001F198D" w:rsidRPr="003843DA" w:rsidRDefault="001F198D" w:rsidP="000D4A5B">
            <w:pPr>
              <w:rPr>
                <w:sz w:val="18"/>
                <w:szCs w:val="18"/>
              </w:rPr>
            </w:pPr>
            <w:r w:rsidRPr="003843DA">
              <w:rPr>
                <w:sz w:val="18"/>
                <w:szCs w:val="18"/>
              </w:rPr>
              <w:t>FIN</w:t>
            </w:r>
          </w:p>
        </w:tc>
      </w:tr>
    </w:tbl>
    <w:p w14:paraId="1BDA99EB" w14:textId="11E7A425" w:rsidR="0092791B" w:rsidRDefault="0092791B" w:rsidP="000D4A5B">
      <w:pPr>
        <w:rPr>
          <w:lang w:val="es-ES"/>
        </w:rPr>
      </w:pPr>
    </w:p>
    <w:p w14:paraId="406769AB" w14:textId="77777777" w:rsidR="0092791B" w:rsidRDefault="0092791B">
      <w:pPr>
        <w:spacing w:after="200" w:line="276" w:lineRule="auto"/>
        <w:jc w:val="left"/>
        <w:rPr>
          <w:lang w:val="es-ES"/>
        </w:rPr>
      </w:pPr>
      <w:r>
        <w:rPr>
          <w:lang w:val="es-ES"/>
        </w:rPr>
        <w:br w:type="page"/>
      </w:r>
    </w:p>
    <w:p w14:paraId="1AB56743" w14:textId="77777777" w:rsidR="0092791B" w:rsidRDefault="0092791B" w:rsidP="0092791B">
      <w:pPr>
        <w:pStyle w:val="Ttulo3"/>
      </w:pPr>
      <w:r>
        <w:lastRenderedPageBreak/>
        <w:t>Análisis de viabilidad de zooplancton en muestras de agua de lastre.</w:t>
      </w:r>
    </w:p>
    <w:p w14:paraId="3E32ACA9" w14:textId="77777777" w:rsidR="00107604" w:rsidRDefault="00107604" w:rsidP="00107604">
      <w:pPr>
        <w:pStyle w:val="Prrafodelista"/>
        <w:ind w:left="0"/>
        <w:rPr>
          <w:sz w:val="18"/>
        </w:rPr>
      </w:pPr>
    </w:p>
    <w:p w14:paraId="422A6056" w14:textId="77777777" w:rsidR="00107604" w:rsidRDefault="00107604" w:rsidP="00107604">
      <w:pPr>
        <w:pStyle w:val="Prrafodelista"/>
        <w:ind w:left="0"/>
        <w:rPr>
          <w:sz w:val="18"/>
        </w:rPr>
      </w:pPr>
      <w:r w:rsidRPr="00107604">
        <w:rPr>
          <w:sz w:val="18"/>
        </w:rPr>
        <w:t xml:space="preserve">Tabla </w:t>
      </w:r>
      <w:r w:rsidRPr="00107604">
        <w:rPr>
          <w:sz w:val="18"/>
        </w:rPr>
        <w:fldChar w:fldCharType="begin"/>
      </w:r>
      <w:r w:rsidRPr="00107604">
        <w:rPr>
          <w:sz w:val="18"/>
        </w:rPr>
        <w:instrText xml:space="preserve"> SEQ Tabla \* ARABIC </w:instrText>
      </w:r>
      <w:r w:rsidRPr="00107604">
        <w:rPr>
          <w:sz w:val="18"/>
        </w:rPr>
        <w:fldChar w:fldCharType="separate"/>
      </w:r>
      <w:r w:rsidRPr="00107604">
        <w:rPr>
          <w:sz w:val="18"/>
        </w:rPr>
        <w:t>17</w:t>
      </w:r>
      <w:r w:rsidRPr="00107604">
        <w:rPr>
          <w:sz w:val="18"/>
        </w:rPr>
        <w:fldChar w:fldCharType="end"/>
      </w:r>
      <w:r>
        <w:rPr>
          <w:sz w:val="18"/>
        </w:rPr>
        <w:t xml:space="preserve"> </w:t>
      </w:r>
    </w:p>
    <w:p w14:paraId="4079EC60" w14:textId="62013EA2" w:rsidR="00107604" w:rsidRPr="00107604" w:rsidRDefault="00107604" w:rsidP="00107604">
      <w:pPr>
        <w:pStyle w:val="Prrafodelista"/>
        <w:ind w:left="0"/>
        <w:rPr>
          <w:sz w:val="18"/>
        </w:rPr>
      </w:pPr>
      <w:r w:rsidRPr="007767FD">
        <w:rPr>
          <w:sz w:val="18"/>
        </w:rPr>
        <w:t>Flujograma y descripción de actividades</w:t>
      </w:r>
      <w:r>
        <w:rPr>
          <w:sz w:val="18"/>
        </w:rPr>
        <w:t xml:space="preserve"> para el a</w:t>
      </w:r>
      <w:r w:rsidRPr="00107604">
        <w:rPr>
          <w:sz w:val="18"/>
        </w:rPr>
        <w:t>nálisis de viabilidad de zooplancton en muestras de agua de lastre</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92791B" w:rsidRPr="009E2513" w14:paraId="3776F9BA"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C94E597" w14:textId="77777777" w:rsidR="0092791B" w:rsidRPr="009E2513" w:rsidRDefault="0092791B" w:rsidP="00B26396">
            <w:pPr>
              <w:jc w:val="center"/>
              <w:rPr>
                <w:b/>
                <w:sz w:val="18"/>
                <w:szCs w:val="18"/>
              </w:rPr>
            </w:pPr>
            <w:r w:rsidRPr="009E2513">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738D2CE" w14:textId="77777777" w:rsidR="0092791B" w:rsidRPr="009E2513" w:rsidRDefault="0092791B" w:rsidP="00B26396">
            <w:pPr>
              <w:jc w:val="center"/>
              <w:rPr>
                <w:b/>
                <w:sz w:val="18"/>
                <w:szCs w:val="18"/>
              </w:rPr>
            </w:pPr>
            <w:r w:rsidRPr="009E2513">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9FC19E7" w14:textId="77777777" w:rsidR="0092791B" w:rsidRPr="009E2513" w:rsidRDefault="0092791B" w:rsidP="00B26396">
            <w:pPr>
              <w:jc w:val="center"/>
              <w:rPr>
                <w:b/>
                <w:sz w:val="18"/>
                <w:szCs w:val="18"/>
              </w:rPr>
            </w:pPr>
            <w:r w:rsidRPr="009E2513">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77A9081" w14:textId="77777777" w:rsidR="0092791B" w:rsidRPr="009E2513" w:rsidRDefault="0092791B" w:rsidP="00B26396">
            <w:pPr>
              <w:jc w:val="center"/>
              <w:rPr>
                <w:b/>
                <w:sz w:val="18"/>
                <w:szCs w:val="18"/>
              </w:rPr>
            </w:pPr>
            <w:r w:rsidRPr="009E2513">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40679AE" w14:textId="77777777" w:rsidR="0092791B" w:rsidRPr="009E2513" w:rsidRDefault="0092791B" w:rsidP="00B26396">
            <w:pPr>
              <w:jc w:val="center"/>
              <w:rPr>
                <w:b/>
                <w:sz w:val="18"/>
                <w:szCs w:val="18"/>
              </w:rPr>
            </w:pPr>
            <w:r w:rsidRPr="009E2513">
              <w:rPr>
                <w:b/>
                <w:sz w:val="18"/>
                <w:szCs w:val="18"/>
              </w:rPr>
              <w:t>REGISTRO</w:t>
            </w:r>
          </w:p>
        </w:tc>
      </w:tr>
      <w:tr w:rsidR="0092791B" w:rsidRPr="0057065A" w14:paraId="6F4C3F1D"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A57359A" w14:textId="77777777" w:rsidR="0092791B" w:rsidRPr="0057065A" w:rsidRDefault="0092791B" w:rsidP="00B26396"/>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2EB03767" w14:textId="77777777" w:rsidR="0092791B" w:rsidRPr="0057065A" w:rsidRDefault="0092791B" w:rsidP="00B26396">
            <w:r>
              <w:rPr>
                <w:noProof/>
                <w:lang w:eastAsia="es-CO"/>
              </w:rPr>
              <mc:AlternateContent>
                <mc:Choice Requires="wps">
                  <w:drawing>
                    <wp:anchor distT="0" distB="0" distL="114300" distR="114300" simplePos="0" relativeHeight="252457984" behindDoc="0" locked="0" layoutInCell="1" allowOverlap="1" wp14:anchorId="1F65797D" wp14:editId="12F27F50">
                      <wp:simplePos x="0" y="0"/>
                      <wp:positionH relativeFrom="column">
                        <wp:posOffset>800100</wp:posOffset>
                      </wp:positionH>
                      <wp:positionV relativeFrom="paragraph">
                        <wp:posOffset>313690</wp:posOffset>
                      </wp:positionV>
                      <wp:extent cx="0" cy="252000"/>
                      <wp:effectExtent l="76200" t="0" r="57150" b="53340"/>
                      <wp:wrapNone/>
                      <wp:docPr id="10" name="Conector recto de flecha 38"/>
                      <wp:cNvGraphicFramePr/>
                      <a:graphic xmlns:a="http://schemas.openxmlformats.org/drawingml/2006/main">
                        <a:graphicData uri="http://schemas.microsoft.com/office/word/2010/wordprocessingShape">
                          <wps:wsp>
                            <wps:cNvCnPr/>
                            <wps:spPr>
                              <a:xfrm>
                                <a:off x="0" y="0"/>
                                <a:ext cx="0" cy="25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18DCA22" id="Conector recto de flecha 38" o:spid="_x0000_s1026" type="#_x0000_t32" style="position:absolute;margin-left:63pt;margin-top:24.7pt;width:0;height:19.85pt;z-index:25245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56960" behindDoc="0" locked="0" layoutInCell="1" allowOverlap="1" wp14:anchorId="7C0ADDCD" wp14:editId="47EBF516">
                      <wp:simplePos x="0" y="0"/>
                      <wp:positionH relativeFrom="column">
                        <wp:posOffset>367665</wp:posOffset>
                      </wp:positionH>
                      <wp:positionV relativeFrom="paragraph">
                        <wp:posOffset>82550</wp:posOffset>
                      </wp:positionV>
                      <wp:extent cx="828000" cy="232913"/>
                      <wp:effectExtent l="0" t="0" r="10795" b="15240"/>
                      <wp:wrapNone/>
                      <wp:docPr id="13"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5A4D98AB" w14:textId="77777777" w:rsidR="00623673" w:rsidRPr="006C2C04" w:rsidRDefault="00623673" w:rsidP="0092791B">
                                  <w:pPr>
                                    <w:jc w:val="center"/>
                                    <w:rPr>
                                      <w:sz w:val="18"/>
                                      <w:szCs w:val="18"/>
                                    </w:rPr>
                                  </w:pPr>
                                  <w:r w:rsidRPr="006C2C04">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0ADDCD" id="_x0000_s1207" style="position:absolute;left:0;text-align:left;margin-left:28.95pt;margin-top:6.5pt;width:65.2pt;height:18.35pt;z-index:25245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" fillcolor="white [3201]" strokecolor="black [3200]" strokeweight=".25pt">
                      <v:textbox>
                        <w:txbxContent>
                          <w:p w14:paraId="5A4D98AB" w14:textId="77777777" w:rsidR="00623673" w:rsidRPr="006C2C04" w:rsidRDefault="00623673" w:rsidP="0092791B">
                            <w:pPr>
                              <w:jc w:val="center"/>
                              <w:rPr>
                                <w:sz w:val="18"/>
                                <w:szCs w:val="18"/>
                              </w:rPr>
                            </w:pPr>
                            <w:r w:rsidRPr="006C2C04">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4A37D2" w14:textId="77777777" w:rsidR="0092791B" w:rsidRPr="009E2513" w:rsidRDefault="0092791B" w:rsidP="00B26396">
            <w:pPr>
              <w:rPr>
                <w:b/>
                <w:sz w:val="18"/>
                <w:szCs w:val="18"/>
              </w:rPr>
            </w:pPr>
            <w:r w:rsidRPr="009E2513">
              <w:rPr>
                <w:sz w:val="18"/>
                <w:szCs w:val="18"/>
              </w:rPr>
              <w:t>INICIO</w:t>
            </w:r>
          </w:p>
        </w:tc>
      </w:tr>
      <w:tr w:rsidR="0092791B" w:rsidRPr="0057065A" w14:paraId="058EDAF5" w14:textId="77777777" w:rsidTr="00107604">
        <w:trPr>
          <w:trHeight w:val="90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B1E34D8" w14:textId="77777777" w:rsidR="0092791B" w:rsidRPr="009E2513" w:rsidRDefault="0092791B" w:rsidP="00B26396">
            <w:pPr>
              <w:jc w:val="center"/>
              <w:rPr>
                <w:sz w:val="18"/>
                <w:szCs w:val="18"/>
              </w:rPr>
            </w:pPr>
            <w:r w:rsidRPr="009E2513">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30DE1F4E" w14:textId="27161EC8" w:rsidR="0092791B" w:rsidRPr="0057065A" w:rsidRDefault="005B240B" w:rsidP="00B26396">
            <w:r>
              <w:rPr>
                <w:noProof/>
                <w:lang w:eastAsia="es-CO"/>
              </w:rPr>
              <mc:AlternateContent>
                <mc:Choice Requires="wps">
                  <w:drawing>
                    <wp:anchor distT="0" distB="0" distL="114300" distR="114300" simplePos="0" relativeHeight="252463104" behindDoc="0" locked="0" layoutInCell="1" allowOverlap="1" wp14:anchorId="42263152" wp14:editId="36E2C509">
                      <wp:simplePos x="0" y="0"/>
                      <wp:positionH relativeFrom="column">
                        <wp:posOffset>819785</wp:posOffset>
                      </wp:positionH>
                      <wp:positionV relativeFrom="paragraph">
                        <wp:posOffset>473710</wp:posOffset>
                      </wp:positionV>
                      <wp:extent cx="0" cy="245745"/>
                      <wp:effectExtent l="76200" t="0" r="57150" b="59055"/>
                      <wp:wrapNone/>
                      <wp:docPr id="17" name="Conector recto de flecha 14"/>
                      <wp:cNvGraphicFramePr/>
                      <a:graphic xmlns:a="http://schemas.openxmlformats.org/drawingml/2006/main">
                        <a:graphicData uri="http://schemas.microsoft.com/office/word/2010/wordprocessingShape">
                          <wps:wsp>
                            <wps:cNvCnPr/>
                            <wps:spPr>
                              <a:xfrm>
                                <a:off x="0" y="0"/>
                                <a:ext cx="0" cy="245745"/>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3465B5" id="Conector recto de flecha 14" o:spid="_x0000_s1026" type="#_x0000_t32" style="position:absolute;margin-left:64.55pt;margin-top:37.3pt;width:0;height:19.3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" strokecolor="black [3040]">
                      <v:stroke endarrow="block"/>
                    </v:shape>
                  </w:pict>
                </mc:Fallback>
              </mc:AlternateContent>
            </w:r>
            <w:r w:rsidR="0092791B" w:rsidRPr="0057065A">
              <w:rPr>
                <w:noProof/>
                <w:lang w:eastAsia="es-CO"/>
              </w:rPr>
              <mc:AlternateContent>
                <mc:Choice Requires="wps">
                  <w:drawing>
                    <wp:anchor distT="0" distB="0" distL="114300" distR="114300" simplePos="0" relativeHeight="252451840" behindDoc="0" locked="0" layoutInCell="1" allowOverlap="1" wp14:anchorId="60E133CE" wp14:editId="10BDF924">
                      <wp:simplePos x="0" y="0"/>
                      <wp:positionH relativeFrom="column">
                        <wp:posOffset>322580</wp:posOffset>
                      </wp:positionH>
                      <wp:positionV relativeFrom="paragraph">
                        <wp:posOffset>182880</wp:posOffset>
                      </wp:positionV>
                      <wp:extent cx="1007745" cy="287655"/>
                      <wp:effectExtent l="0" t="0" r="20955" b="17145"/>
                      <wp:wrapNone/>
                      <wp:docPr id="2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03B381" w14:textId="77777777" w:rsidR="00623673" w:rsidRPr="006C2C04" w:rsidRDefault="00623673" w:rsidP="0092791B">
                                  <w:pPr>
                                    <w:jc w:val="center"/>
                                    <w:rPr>
                                      <w:sz w:val="18"/>
                                      <w:szCs w:val="18"/>
                                    </w:rPr>
                                  </w:pPr>
                                  <w:r w:rsidRPr="006C2C04">
                                    <w:rPr>
                                      <w:sz w:val="18"/>
                                      <w:szCs w:val="18"/>
                                    </w:rPr>
                                    <w:t>Medir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133CE" id="_x0000_s1208" style="position:absolute;left:0;text-align:left;margin-left:25.4pt;margin-top:14.4pt;width:79.35pt;height:22.65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4cJ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" fillcolor="white [3201]" strokecolor="black [3200]" strokeweight=".25pt">
                      <v:textbox>
                        <w:txbxContent>
                          <w:p w14:paraId="4703B381" w14:textId="77777777" w:rsidR="00623673" w:rsidRPr="006C2C04" w:rsidRDefault="00623673" w:rsidP="0092791B">
                            <w:pPr>
                              <w:jc w:val="center"/>
                              <w:rPr>
                                <w:sz w:val="18"/>
                                <w:szCs w:val="18"/>
                              </w:rPr>
                            </w:pPr>
                            <w:r w:rsidRPr="006C2C04">
                              <w:rPr>
                                <w:sz w:val="18"/>
                                <w:szCs w:val="18"/>
                              </w:rPr>
                              <w:t>Medir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63CF32" w14:textId="2A001D78" w:rsidR="0092791B" w:rsidRPr="009E2513" w:rsidRDefault="0092791B" w:rsidP="005B240B">
            <w:pPr>
              <w:rPr>
                <w:sz w:val="18"/>
                <w:szCs w:val="18"/>
                <w:lang w:val="es-ES"/>
              </w:rPr>
            </w:pPr>
            <w:r w:rsidRPr="009E2513">
              <w:rPr>
                <w:sz w:val="18"/>
                <w:szCs w:val="18"/>
              </w:rPr>
              <w:t xml:space="preserve">Medir el volumen de la muestra en un </w:t>
            </w:r>
            <w:proofErr w:type="spellStart"/>
            <w:r w:rsidRPr="009E2513">
              <w:rPr>
                <w:sz w:val="18"/>
                <w:szCs w:val="18"/>
              </w:rPr>
              <w:t>beaker</w:t>
            </w:r>
            <w:proofErr w:type="spellEnd"/>
            <w:r w:rsidRPr="009E2513">
              <w:rPr>
                <w:sz w:val="18"/>
                <w:szCs w:val="18"/>
              </w:rPr>
              <w:t xml:space="preserve"> volumétrico.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410A588" w14:textId="77777777" w:rsidR="0092791B" w:rsidRPr="009E2513" w:rsidRDefault="0092791B" w:rsidP="00B26396">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AB0941" w14:textId="77777777" w:rsidR="0092791B" w:rsidRPr="009E2513" w:rsidRDefault="0092791B" w:rsidP="00B26396">
            <w:pPr>
              <w:rPr>
                <w:sz w:val="18"/>
                <w:szCs w:val="18"/>
              </w:rPr>
            </w:pPr>
            <w:r w:rsidRPr="009E2513">
              <w:rPr>
                <w:sz w:val="18"/>
                <w:szCs w:val="18"/>
              </w:rPr>
              <w:t>No aplica</w:t>
            </w:r>
          </w:p>
        </w:tc>
      </w:tr>
      <w:tr w:rsidR="0092791B" w:rsidRPr="0057065A" w14:paraId="7EBE4F13" w14:textId="77777777" w:rsidTr="00107604">
        <w:trPr>
          <w:trHeight w:val="92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552157" w14:textId="4FA46BDD" w:rsidR="0092791B" w:rsidRPr="00500A77" w:rsidRDefault="00107604" w:rsidP="00B26396">
            <w:pPr>
              <w:jc w:val="center"/>
              <w:rPr>
                <w:sz w:val="18"/>
                <w:szCs w:val="18"/>
              </w:rPr>
            </w:pPr>
            <w:r>
              <w:rPr>
                <w:sz w:val="18"/>
                <w:szCs w:val="18"/>
              </w:rPr>
              <w:t>2</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EED0203" w14:textId="3AF6BF4F" w:rsidR="0092791B" w:rsidRPr="0057065A" w:rsidRDefault="0092791B" w:rsidP="00B26396">
            <w:r>
              <w:rPr>
                <w:noProof/>
                <w:lang w:eastAsia="es-CO"/>
              </w:rPr>
              <mc:AlternateContent>
                <mc:Choice Requires="wps">
                  <w:drawing>
                    <wp:anchor distT="0" distB="0" distL="114300" distR="114300" simplePos="0" relativeHeight="252454912" behindDoc="0" locked="0" layoutInCell="1" allowOverlap="1" wp14:anchorId="1FB67E2E" wp14:editId="7EED9EC7">
                      <wp:simplePos x="0" y="0"/>
                      <wp:positionH relativeFrom="column">
                        <wp:posOffset>805180</wp:posOffset>
                      </wp:positionH>
                      <wp:positionV relativeFrom="paragraph">
                        <wp:posOffset>484505</wp:posOffset>
                      </wp:positionV>
                      <wp:extent cx="0" cy="864000"/>
                      <wp:effectExtent l="76200" t="0" r="57150" b="50800"/>
                      <wp:wrapNone/>
                      <wp:docPr id="239" name="Conector recto de flecha 47"/>
                      <wp:cNvGraphicFramePr/>
                      <a:graphic xmlns:a="http://schemas.openxmlformats.org/drawingml/2006/main">
                        <a:graphicData uri="http://schemas.microsoft.com/office/word/2010/wordprocessingShape">
                          <wps:wsp>
                            <wps:cNvCnPr/>
                            <wps:spPr>
                              <a:xfrm>
                                <a:off x="0" y="0"/>
                                <a:ext cx="0" cy="86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A943FE2" id="Conector recto de flecha 47" o:spid="_x0000_s1026" type="#_x0000_t32" style="position:absolute;margin-left:63.4pt;margin-top:38.15pt;width:0;height:68.05pt;z-index:25245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68224" behindDoc="0" locked="0" layoutInCell="1" allowOverlap="1" wp14:anchorId="016F56CE" wp14:editId="2761D808">
                      <wp:simplePos x="0" y="0"/>
                      <wp:positionH relativeFrom="column">
                        <wp:posOffset>319405</wp:posOffset>
                      </wp:positionH>
                      <wp:positionV relativeFrom="paragraph">
                        <wp:posOffset>228600</wp:posOffset>
                      </wp:positionV>
                      <wp:extent cx="1007745" cy="287655"/>
                      <wp:effectExtent l="0" t="0" r="20955" b="17145"/>
                      <wp:wrapNone/>
                      <wp:docPr id="242"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0327621" w14:textId="77777777" w:rsidR="00623673" w:rsidRPr="006E38EA" w:rsidRDefault="00623673" w:rsidP="0092791B">
                                  <w:pPr>
                                    <w:jc w:val="center"/>
                                    <w:rPr>
                                      <w:lang w:val="en-US"/>
                                    </w:rPr>
                                  </w:pPr>
                                  <w:r w:rsidRPr="000739B8">
                                    <w:rPr>
                                      <w:sz w:val="18"/>
                                      <w:szCs w:val="18"/>
                                      <w:lang w:val="en-US"/>
                                    </w:rPr>
                                    <w:t>Homogenizar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F56CE" id="_x0000_s1209" style="position:absolute;left:0;text-align:left;margin-left:25.15pt;margin-top:18pt;width:79.35pt;height:22.6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E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" fillcolor="white [3201]" strokecolor="black [3200]" strokeweight=".25pt">
                      <v:textbox>
                        <w:txbxContent>
                          <w:p w14:paraId="40327621" w14:textId="77777777" w:rsidR="00623673" w:rsidRPr="006E38EA" w:rsidRDefault="00623673" w:rsidP="0092791B">
                            <w:pPr>
                              <w:jc w:val="center"/>
                              <w:rPr>
                                <w:lang w:val="en-US"/>
                              </w:rPr>
                            </w:pPr>
                            <w:r w:rsidRPr="000739B8">
                              <w:rPr>
                                <w:sz w:val="18"/>
                                <w:szCs w:val="18"/>
                                <w:lang w:val="en-US"/>
                              </w:rPr>
                              <w:t>Homogenizar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730D26" w14:textId="77777777" w:rsidR="0092791B" w:rsidRPr="00500A77" w:rsidRDefault="0092791B" w:rsidP="00B26396">
            <w:pPr>
              <w:rPr>
                <w:sz w:val="18"/>
                <w:szCs w:val="18"/>
              </w:rPr>
            </w:pPr>
            <w:r w:rsidRPr="00500A77">
              <w:rPr>
                <w:sz w:val="18"/>
                <w:szCs w:val="18"/>
              </w:rPr>
              <w:t xml:space="preserve">Con una pipeta </w:t>
            </w:r>
            <w:proofErr w:type="spellStart"/>
            <w:r w:rsidRPr="00500A77">
              <w:rPr>
                <w:sz w:val="18"/>
                <w:szCs w:val="18"/>
              </w:rPr>
              <w:t>Hensen-Stempel</w:t>
            </w:r>
            <w:proofErr w:type="spellEnd"/>
            <w:r w:rsidRPr="00500A77">
              <w:rPr>
                <w:sz w:val="18"/>
                <w:szCs w:val="18"/>
              </w:rPr>
              <w:t xml:space="preserve"> homogeneizar la muestra agitándola en forma circular. El volumen estandarizado debe ser el mismo para todas las muestras provenientes de un mismo muestreo.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9CC3F66" w14:textId="77777777" w:rsidR="0092791B" w:rsidRPr="00500A77" w:rsidRDefault="0092791B" w:rsidP="00B26396">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BA908AA" w14:textId="77777777" w:rsidR="0092791B" w:rsidRPr="00500A77" w:rsidRDefault="0092791B" w:rsidP="00B26396">
            <w:pPr>
              <w:rPr>
                <w:sz w:val="18"/>
                <w:szCs w:val="18"/>
              </w:rPr>
            </w:pPr>
            <w:r w:rsidRPr="00500A77">
              <w:rPr>
                <w:sz w:val="18"/>
                <w:szCs w:val="18"/>
              </w:rPr>
              <w:t>No aplica</w:t>
            </w:r>
          </w:p>
        </w:tc>
      </w:tr>
      <w:tr w:rsidR="0092791B" w:rsidRPr="0057065A" w14:paraId="0DA50116" w14:textId="77777777" w:rsidTr="00107604">
        <w:trPr>
          <w:trHeight w:val="143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EC8CA1" w14:textId="46D74FFC" w:rsidR="0092791B" w:rsidRPr="00500A77" w:rsidRDefault="00107604" w:rsidP="00B26396">
            <w:pPr>
              <w:jc w:val="center"/>
              <w:rPr>
                <w:sz w:val="18"/>
                <w:szCs w:val="18"/>
              </w:rPr>
            </w:pPr>
            <w:r>
              <w:rPr>
                <w:sz w:val="18"/>
                <w:szCs w:val="18"/>
              </w:rPr>
              <w:t>3</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DBD8BA" w14:textId="77777777" w:rsidR="0092791B" w:rsidRPr="0057065A" w:rsidRDefault="0092791B" w:rsidP="00B26396">
            <w:pPr>
              <w:rPr>
                <w:noProof/>
                <w:lang w:eastAsia="es-CO"/>
              </w:rPr>
            </w:pPr>
            <w:r>
              <w:rPr>
                <w:noProof/>
                <w:lang w:eastAsia="es-CO"/>
              </w:rPr>
              <mc:AlternateContent>
                <mc:Choice Requires="wps">
                  <w:drawing>
                    <wp:anchor distT="0" distB="0" distL="114300" distR="114300" simplePos="0" relativeHeight="252476416" behindDoc="0" locked="0" layoutInCell="1" allowOverlap="1" wp14:anchorId="6FA9716A" wp14:editId="5270D1ED">
                      <wp:simplePos x="0" y="0"/>
                      <wp:positionH relativeFrom="column">
                        <wp:posOffset>815340</wp:posOffset>
                      </wp:positionH>
                      <wp:positionV relativeFrom="paragraph">
                        <wp:posOffset>578485</wp:posOffset>
                      </wp:positionV>
                      <wp:extent cx="0" cy="756000"/>
                      <wp:effectExtent l="76200" t="0" r="57150" b="63500"/>
                      <wp:wrapNone/>
                      <wp:docPr id="243" name="Conector recto de flecha 243"/>
                      <wp:cNvGraphicFramePr/>
                      <a:graphic xmlns:a="http://schemas.openxmlformats.org/drawingml/2006/main">
                        <a:graphicData uri="http://schemas.microsoft.com/office/word/2010/wordprocessingShape">
                          <wps:wsp>
                            <wps:cNvCnPr/>
                            <wps:spPr>
                              <a:xfrm>
                                <a:off x="0" y="0"/>
                                <a:ext cx="0" cy="75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4D899E3" id="Conector recto de flecha 243" o:spid="_x0000_s1026" type="#_x0000_t32" style="position:absolute;margin-left:64.2pt;margin-top:45.55pt;width:0;height:59.55pt;z-index:25247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75392" behindDoc="0" locked="0" layoutInCell="1" allowOverlap="1" wp14:anchorId="4D324E3C" wp14:editId="1DF0252C">
                      <wp:simplePos x="0" y="0"/>
                      <wp:positionH relativeFrom="column">
                        <wp:posOffset>280861</wp:posOffset>
                      </wp:positionH>
                      <wp:positionV relativeFrom="paragraph">
                        <wp:posOffset>294005</wp:posOffset>
                      </wp:positionV>
                      <wp:extent cx="1007745" cy="287655"/>
                      <wp:effectExtent l="0" t="0" r="20955" b="17145"/>
                      <wp:wrapNone/>
                      <wp:docPr id="25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5B050A3" w14:textId="77777777" w:rsidR="00623673" w:rsidRPr="000739B8" w:rsidRDefault="00623673" w:rsidP="0092791B">
                                  <w:pPr>
                                    <w:jc w:val="center"/>
                                    <w:rPr>
                                      <w:sz w:val="18"/>
                                      <w:szCs w:val="18"/>
                                      <w:lang w:val="en-US"/>
                                    </w:rPr>
                                  </w:pPr>
                                  <w:r w:rsidRPr="000739B8">
                                    <w:rPr>
                                      <w:sz w:val="18"/>
                                      <w:szCs w:val="18"/>
                                      <w:lang w:val="en-US"/>
                                    </w:rPr>
                                    <w:t>Capturar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24E3C" id="_x0000_s1210" style="position:absolute;left:0;text-align:left;margin-left:22.1pt;margin-top:23.15pt;width:79.35pt;height:22.65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ST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" fillcolor="white [3201]" strokecolor="black [3200]" strokeweight=".25pt">
                      <v:textbox>
                        <w:txbxContent>
                          <w:p w14:paraId="45B050A3" w14:textId="77777777" w:rsidR="00623673" w:rsidRPr="000739B8" w:rsidRDefault="00623673" w:rsidP="0092791B">
                            <w:pPr>
                              <w:jc w:val="center"/>
                              <w:rPr>
                                <w:sz w:val="18"/>
                                <w:szCs w:val="18"/>
                                <w:lang w:val="en-US"/>
                              </w:rPr>
                            </w:pPr>
                            <w:r w:rsidRPr="000739B8">
                              <w:rPr>
                                <w:sz w:val="18"/>
                                <w:szCs w:val="18"/>
                                <w:lang w:val="en-US"/>
                              </w:rPr>
                              <w:t>Capturar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316220D" w14:textId="77777777" w:rsidR="0092791B" w:rsidRPr="00500A77" w:rsidRDefault="0092791B" w:rsidP="00B26396">
            <w:pPr>
              <w:rPr>
                <w:sz w:val="18"/>
                <w:szCs w:val="18"/>
              </w:rPr>
            </w:pPr>
            <w:r w:rsidRPr="00500A77">
              <w:rPr>
                <w:sz w:val="18"/>
                <w:szCs w:val="18"/>
              </w:rPr>
              <w:t xml:space="preserve">Accionar la pipeta una vez homogenizados la muestra y capturar </w:t>
            </w:r>
            <w:proofErr w:type="gramStart"/>
            <w:r w:rsidRPr="00500A77">
              <w:rPr>
                <w:sz w:val="18"/>
                <w:szCs w:val="18"/>
              </w:rPr>
              <w:t>una alícuota equivalente</w:t>
            </w:r>
            <w:proofErr w:type="gramEnd"/>
            <w:r w:rsidRPr="00500A77">
              <w:rPr>
                <w:sz w:val="18"/>
                <w:szCs w:val="18"/>
              </w:rPr>
              <w:t xml:space="preserve"> al volumen de la cámara </w:t>
            </w:r>
            <w:proofErr w:type="spellStart"/>
            <w:r w:rsidRPr="00500A77">
              <w:rPr>
                <w:sz w:val="18"/>
                <w:szCs w:val="18"/>
              </w:rPr>
              <w:t>Bogorov</w:t>
            </w:r>
            <w:proofErr w:type="spellEnd"/>
            <w:r w:rsidRPr="00500A77">
              <w:rPr>
                <w:sz w:val="18"/>
                <w:szCs w:val="18"/>
              </w:rPr>
              <w:t xml:space="preserve"> que será empleada.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251554" w14:textId="77777777" w:rsidR="0092791B" w:rsidRPr="00500A77" w:rsidRDefault="0092791B" w:rsidP="00B26396">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0B011BB" w14:textId="77777777" w:rsidR="0092791B" w:rsidRPr="00500A77" w:rsidRDefault="0092791B" w:rsidP="00B26396">
            <w:pPr>
              <w:rPr>
                <w:sz w:val="18"/>
                <w:szCs w:val="18"/>
              </w:rPr>
            </w:pPr>
            <w:r w:rsidRPr="00500A77">
              <w:rPr>
                <w:sz w:val="18"/>
                <w:szCs w:val="18"/>
              </w:rPr>
              <w:t>No aplica</w:t>
            </w:r>
          </w:p>
        </w:tc>
      </w:tr>
      <w:tr w:rsidR="0092791B" w:rsidRPr="0057065A" w14:paraId="058B0F7D" w14:textId="77777777" w:rsidTr="00107604">
        <w:trPr>
          <w:trHeight w:val="18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E276DC8" w14:textId="4FE208EA" w:rsidR="0092791B" w:rsidRPr="00500A77" w:rsidRDefault="00107604" w:rsidP="00B26396">
            <w:pPr>
              <w:jc w:val="center"/>
              <w:rPr>
                <w:sz w:val="18"/>
                <w:szCs w:val="18"/>
              </w:rPr>
            </w:pPr>
            <w:r>
              <w:rPr>
                <w:sz w:val="18"/>
                <w:szCs w:val="18"/>
              </w:rPr>
              <w:t>4</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9AB3B65" w14:textId="77777777" w:rsidR="0092791B" w:rsidRDefault="0092791B" w:rsidP="00B26396">
            <w:pPr>
              <w:rPr>
                <w:noProof/>
                <w:lang w:eastAsia="es-CO"/>
              </w:rPr>
            </w:pPr>
            <w:r>
              <w:rPr>
                <w:noProof/>
                <w:lang w:eastAsia="es-CO"/>
              </w:rPr>
              <mc:AlternateContent>
                <mc:Choice Requires="wps">
                  <w:drawing>
                    <wp:anchor distT="0" distB="0" distL="114300" distR="114300" simplePos="0" relativeHeight="252478464" behindDoc="0" locked="0" layoutInCell="1" allowOverlap="1" wp14:anchorId="20CEC681" wp14:editId="37A1FB36">
                      <wp:simplePos x="0" y="0"/>
                      <wp:positionH relativeFrom="column">
                        <wp:posOffset>824230</wp:posOffset>
                      </wp:positionH>
                      <wp:positionV relativeFrom="paragraph">
                        <wp:posOffset>705485</wp:posOffset>
                      </wp:positionV>
                      <wp:extent cx="0" cy="1080000"/>
                      <wp:effectExtent l="76200" t="0" r="57150" b="63500"/>
                      <wp:wrapNone/>
                      <wp:docPr id="260" name="Conector recto de flecha 260"/>
                      <wp:cNvGraphicFramePr/>
                      <a:graphic xmlns:a="http://schemas.openxmlformats.org/drawingml/2006/main">
                        <a:graphicData uri="http://schemas.microsoft.com/office/word/2010/wordprocessingShape">
                          <wps:wsp>
                            <wps:cNvCnPr/>
                            <wps:spPr>
                              <a:xfrm>
                                <a:off x="0" y="0"/>
                                <a:ext cx="0" cy="10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08EDACC" id="Conector recto de flecha 260" o:spid="_x0000_s1026" type="#_x0000_t32" style="position:absolute;margin-left:64.9pt;margin-top:55.55pt;width:0;height:85.05pt;z-index:25247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77440" behindDoc="0" locked="0" layoutInCell="1" allowOverlap="1" wp14:anchorId="5C2F10DF" wp14:editId="14A71514">
                      <wp:simplePos x="0" y="0"/>
                      <wp:positionH relativeFrom="column">
                        <wp:posOffset>314014</wp:posOffset>
                      </wp:positionH>
                      <wp:positionV relativeFrom="paragraph">
                        <wp:posOffset>423545</wp:posOffset>
                      </wp:positionV>
                      <wp:extent cx="1007745" cy="287655"/>
                      <wp:effectExtent l="0" t="0" r="20955" b="17145"/>
                      <wp:wrapNone/>
                      <wp:docPr id="26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4E16BE5" w14:textId="77777777" w:rsidR="00623673" w:rsidRPr="000739B8" w:rsidRDefault="00623673" w:rsidP="0092791B">
                                  <w:pPr>
                                    <w:jc w:val="center"/>
                                    <w:rPr>
                                      <w:sz w:val="18"/>
                                      <w:szCs w:val="18"/>
                                      <w:lang w:val="en-US"/>
                                    </w:rPr>
                                  </w:pPr>
                                  <w:r w:rsidRPr="000739B8">
                                    <w:rPr>
                                      <w:sz w:val="18"/>
                                      <w:szCs w:val="18"/>
                                      <w:lang w:val="en-US"/>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F10DF" id="_x0000_s1211" style="position:absolute;left:0;text-align:left;margin-left:24.75pt;margin-top:33.35pt;width:79.35pt;height:22.6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xwe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" fillcolor="white [3201]" strokecolor="black [3200]" strokeweight=".25pt">
                      <v:textbox>
                        <w:txbxContent>
                          <w:p w14:paraId="14E16BE5" w14:textId="77777777" w:rsidR="00623673" w:rsidRPr="000739B8" w:rsidRDefault="00623673" w:rsidP="0092791B">
                            <w:pPr>
                              <w:jc w:val="center"/>
                              <w:rPr>
                                <w:sz w:val="18"/>
                                <w:szCs w:val="18"/>
                                <w:lang w:val="en-US"/>
                              </w:rPr>
                            </w:pPr>
                            <w:r w:rsidRPr="000739B8">
                              <w:rPr>
                                <w:sz w:val="18"/>
                                <w:szCs w:val="18"/>
                                <w:lang w:val="en-US"/>
                              </w:rPr>
                              <w:t>Verter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9124BD6" w14:textId="77777777" w:rsidR="0092791B" w:rsidRPr="00500A77" w:rsidRDefault="0092791B" w:rsidP="00B26396">
            <w:pPr>
              <w:rPr>
                <w:sz w:val="18"/>
                <w:szCs w:val="18"/>
              </w:rPr>
            </w:pPr>
            <w:r w:rsidRPr="00500A77">
              <w:rPr>
                <w:sz w:val="18"/>
                <w:szCs w:val="18"/>
              </w:rPr>
              <w:t xml:space="preserve">Retirar la pipeta </w:t>
            </w:r>
            <w:proofErr w:type="spellStart"/>
            <w:r w:rsidRPr="00500A77">
              <w:rPr>
                <w:sz w:val="18"/>
                <w:szCs w:val="18"/>
              </w:rPr>
              <w:t>Hensen-Stempel</w:t>
            </w:r>
            <w:proofErr w:type="spellEnd"/>
            <w:r w:rsidRPr="00500A77">
              <w:rPr>
                <w:sz w:val="18"/>
                <w:szCs w:val="18"/>
              </w:rPr>
              <w:t xml:space="preserve"> del </w:t>
            </w:r>
            <w:proofErr w:type="spellStart"/>
            <w:r w:rsidRPr="00500A77">
              <w:rPr>
                <w:sz w:val="18"/>
                <w:szCs w:val="18"/>
              </w:rPr>
              <w:t>beaker</w:t>
            </w:r>
            <w:proofErr w:type="spellEnd"/>
            <w:r w:rsidRPr="00500A77">
              <w:rPr>
                <w:sz w:val="18"/>
                <w:szCs w:val="18"/>
              </w:rPr>
              <w:t xml:space="preserve"> y verter en la cámara </w:t>
            </w:r>
            <w:proofErr w:type="spellStart"/>
            <w:r w:rsidRPr="00500A77">
              <w:rPr>
                <w:sz w:val="18"/>
                <w:szCs w:val="18"/>
              </w:rPr>
              <w:t>Bogorov</w:t>
            </w:r>
            <w:proofErr w:type="spellEnd"/>
            <w:r w:rsidRPr="00500A77">
              <w:rPr>
                <w:sz w:val="18"/>
                <w:szCs w:val="18"/>
              </w:rPr>
              <w:t xml:space="preserve"> el volumen correspondiente. Revisar la cámara </w:t>
            </w:r>
            <w:proofErr w:type="spellStart"/>
            <w:r w:rsidRPr="00500A77">
              <w:rPr>
                <w:sz w:val="18"/>
                <w:szCs w:val="18"/>
              </w:rPr>
              <w:t>Bogorov</w:t>
            </w:r>
            <w:proofErr w:type="spellEnd"/>
            <w:r w:rsidRPr="00500A77">
              <w:rPr>
                <w:sz w:val="18"/>
                <w:szCs w:val="18"/>
              </w:rPr>
              <w:t xml:space="preserve"> bajo el estereoscopio, iniciando en una de las esquinas y trasladándose lateralmente.</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F428C9" w14:textId="77777777" w:rsidR="0092791B" w:rsidRPr="00500A77" w:rsidRDefault="0092791B" w:rsidP="00B26396">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CD6AE8" w14:textId="77777777" w:rsidR="0092791B" w:rsidRPr="00500A77" w:rsidRDefault="0092791B" w:rsidP="00B26396">
            <w:pPr>
              <w:rPr>
                <w:sz w:val="18"/>
                <w:szCs w:val="18"/>
              </w:rPr>
            </w:pPr>
            <w:r w:rsidRPr="00500A77">
              <w:rPr>
                <w:sz w:val="18"/>
                <w:szCs w:val="18"/>
              </w:rPr>
              <w:t>No aplica</w:t>
            </w:r>
          </w:p>
        </w:tc>
      </w:tr>
      <w:tr w:rsidR="0092791B" w:rsidRPr="0057065A" w14:paraId="689EB8FB" w14:textId="77777777" w:rsidTr="00107604">
        <w:trPr>
          <w:trHeight w:val="556"/>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2DDF3A5" w14:textId="38835B9F" w:rsidR="0092791B" w:rsidRPr="00500A77" w:rsidRDefault="00107604" w:rsidP="00B26396">
            <w:pPr>
              <w:jc w:val="center"/>
              <w:rPr>
                <w:sz w:val="18"/>
                <w:szCs w:val="18"/>
              </w:rPr>
            </w:pPr>
            <w:r>
              <w:rPr>
                <w:sz w:val="18"/>
                <w:szCs w:val="18"/>
              </w:rPr>
              <w:t>5</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7D8D47C" w14:textId="77777777" w:rsidR="0092791B" w:rsidRDefault="0092791B" w:rsidP="00B26396">
            <w:pPr>
              <w:rPr>
                <w:noProof/>
                <w:lang w:eastAsia="es-CO"/>
              </w:rPr>
            </w:pPr>
            <w:r>
              <w:rPr>
                <w:noProof/>
                <w:lang w:eastAsia="es-CO"/>
              </w:rPr>
              <mc:AlternateContent>
                <mc:Choice Requires="wps">
                  <w:drawing>
                    <wp:anchor distT="0" distB="0" distL="114300" distR="114300" simplePos="0" relativeHeight="252483584" behindDoc="0" locked="0" layoutInCell="1" allowOverlap="1" wp14:anchorId="68E0607A" wp14:editId="02E21BB7">
                      <wp:simplePos x="0" y="0"/>
                      <wp:positionH relativeFrom="column">
                        <wp:posOffset>815340</wp:posOffset>
                      </wp:positionH>
                      <wp:positionV relativeFrom="paragraph">
                        <wp:posOffset>888365</wp:posOffset>
                      </wp:positionV>
                      <wp:extent cx="0" cy="612000"/>
                      <wp:effectExtent l="76200" t="0" r="57150" b="55245"/>
                      <wp:wrapNone/>
                      <wp:docPr id="262" name="Conector recto de flecha 262"/>
                      <wp:cNvGraphicFramePr/>
                      <a:graphic xmlns:a="http://schemas.openxmlformats.org/drawingml/2006/main">
                        <a:graphicData uri="http://schemas.microsoft.com/office/word/2010/wordprocessingShape">
                          <wps:wsp>
                            <wps:cNvCnPr/>
                            <wps:spPr>
                              <a:xfrm>
                                <a:off x="0" y="0"/>
                                <a:ext cx="0" cy="61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68064EA" id="Conector recto de flecha 262" o:spid="_x0000_s1026" type="#_x0000_t32" style="position:absolute;margin-left:64.2pt;margin-top:69.95pt;width:0;height:48.2pt;z-index:25248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82560" behindDoc="0" locked="0" layoutInCell="1" allowOverlap="1" wp14:anchorId="374DE478" wp14:editId="424290C9">
                      <wp:simplePos x="0" y="0"/>
                      <wp:positionH relativeFrom="column">
                        <wp:posOffset>314960</wp:posOffset>
                      </wp:positionH>
                      <wp:positionV relativeFrom="paragraph">
                        <wp:posOffset>601297</wp:posOffset>
                      </wp:positionV>
                      <wp:extent cx="1007745" cy="287655"/>
                      <wp:effectExtent l="0" t="0" r="20955" b="17145"/>
                      <wp:wrapNone/>
                      <wp:docPr id="26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EB4876E" w14:textId="77777777" w:rsidR="00623673" w:rsidRPr="000739B8" w:rsidRDefault="00623673" w:rsidP="0092791B">
                                  <w:pPr>
                                    <w:jc w:val="center"/>
                                    <w:rPr>
                                      <w:sz w:val="18"/>
                                      <w:szCs w:val="18"/>
                                      <w:lang w:val="en-US"/>
                                    </w:rPr>
                                  </w:pPr>
                                  <w:r w:rsidRPr="000739B8">
                                    <w:rPr>
                                      <w:sz w:val="18"/>
                                      <w:szCs w:val="18"/>
                                      <w:lang w:val="en-US"/>
                                    </w:rPr>
                                    <w:t>Contar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DE478" id="_x0000_s1212" style="position:absolute;left:0;text-align:left;margin-left:24.8pt;margin-top:47.35pt;width:79.35pt;height:22.6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jVT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" fillcolor="white [3201]" strokecolor="black [3200]" strokeweight=".25pt">
                      <v:textbox>
                        <w:txbxContent>
                          <w:p w14:paraId="1EB4876E" w14:textId="77777777" w:rsidR="00623673" w:rsidRPr="000739B8" w:rsidRDefault="00623673" w:rsidP="0092791B">
                            <w:pPr>
                              <w:jc w:val="center"/>
                              <w:rPr>
                                <w:sz w:val="18"/>
                                <w:szCs w:val="18"/>
                                <w:lang w:val="en-US"/>
                              </w:rPr>
                            </w:pPr>
                            <w:r w:rsidRPr="000739B8">
                              <w:rPr>
                                <w:sz w:val="18"/>
                                <w:szCs w:val="18"/>
                                <w:lang w:val="en-US"/>
                              </w:rPr>
                              <w:t>Contar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45C8731" w14:textId="50047AA6" w:rsidR="0092791B" w:rsidRPr="00500A77" w:rsidRDefault="005B240B" w:rsidP="000E2F9A">
            <w:pPr>
              <w:rPr>
                <w:sz w:val="18"/>
                <w:szCs w:val="18"/>
              </w:rPr>
            </w:pPr>
            <w:r>
              <w:rPr>
                <w:sz w:val="18"/>
                <w:szCs w:val="18"/>
              </w:rPr>
              <w:t xml:space="preserve">Revisar si los individuos tienen movimiento de traslación o de alimentación. Esto se puede hacer con diferentes magnitudes de aumento. </w:t>
            </w:r>
            <w:r w:rsidR="0092791B" w:rsidRPr="00500A77">
              <w:rPr>
                <w:sz w:val="18"/>
                <w:szCs w:val="18"/>
              </w:rPr>
              <w:t>Contar cada individuo observado</w:t>
            </w:r>
            <w:r w:rsidR="000E2F9A">
              <w:rPr>
                <w:sz w:val="18"/>
                <w:szCs w:val="18"/>
              </w:rPr>
              <w:t xml:space="preserve"> que esté vivo</w:t>
            </w:r>
            <w:r w:rsidR="0092791B" w:rsidRPr="00500A77">
              <w:rPr>
                <w:sz w:val="18"/>
                <w:szCs w:val="18"/>
              </w:rPr>
              <w:t xml:space="preserve">, indicando a qué grupo taxonómico pertenece. </w:t>
            </w:r>
            <w:r w:rsidR="000E2F9A">
              <w:rPr>
                <w:sz w:val="18"/>
                <w:szCs w:val="18"/>
              </w:rPr>
              <w:t>Continuar el proceso de conteo y de extracción de alícuotas, hasta que más de 3 alícuotas no presenten individuos</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BB3D17" w14:textId="77777777" w:rsidR="0092791B" w:rsidRPr="00500A77" w:rsidRDefault="0092791B" w:rsidP="00B26396">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623707A" w14:textId="56874ABF" w:rsidR="0092791B" w:rsidRPr="00107604" w:rsidRDefault="00535F58" w:rsidP="00B26396">
            <w:pPr>
              <w:rPr>
                <w:sz w:val="18"/>
                <w:szCs w:val="18"/>
              </w:rPr>
            </w:pPr>
            <w:r w:rsidRPr="00107604">
              <w:rPr>
                <w:sz w:val="18"/>
                <w:shd w:val="clear" w:color="auto" w:fill="FFFFFF"/>
              </w:rPr>
              <w:t>M5-00-FOR-13</w:t>
            </w:r>
            <w:r w:rsidR="00BB5BB7" w:rsidRPr="00107604">
              <w:rPr>
                <w:sz w:val="18"/>
                <w:shd w:val="clear" w:color="auto" w:fill="FFFFFF"/>
              </w:rPr>
              <w:t>6</w:t>
            </w:r>
          </w:p>
        </w:tc>
      </w:tr>
      <w:tr w:rsidR="0092791B" w:rsidRPr="0057065A" w14:paraId="3E27AA81" w14:textId="77777777" w:rsidTr="00107604">
        <w:trPr>
          <w:trHeight w:val="816"/>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2B6C05" w14:textId="63F7BA8A" w:rsidR="0092791B" w:rsidRPr="00500A77" w:rsidRDefault="00107604" w:rsidP="00B26396">
            <w:pPr>
              <w:jc w:val="center"/>
              <w:rPr>
                <w:sz w:val="18"/>
                <w:szCs w:val="18"/>
              </w:rPr>
            </w:pPr>
            <w:r>
              <w:rPr>
                <w:sz w:val="18"/>
                <w:szCs w:val="18"/>
              </w:rPr>
              <w:t>6</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8DBD8CE" w14:textId="542FAE94" w:rsidR="0092791B" w:rsidRDefault="00107604" w:rsidP="00B26396">
            <w:pPr>
              <w:rPr>
                <w:noProof/>
                <w:lang w:eastAsia="es-CO"/>
              </w:rPr>
            </w:pPr>
            <w:r>
              <w:rPr>
                <w:noProof/>
                <w:lang w:eastAsia="es-CO"/>
              </w:rPr>
              <mc:AlternateContent>
                <mc:Choice Requires="wps">
                  <w:drawing>
                    <wp:anchor distT="0" distB="0" distL="114300" distR="114300" simplePos="0" relativeHeight="252484608" behindDoc="0" locked="0" layoutInCell="1" allowOverlap="1" wp14:anchorId="696E5E91" wp14:editId="2DE6D078">
                      <wp:simplePos x="0" y="0"/>
                      <wp:positionH relativeFrom="column">
                        <wp:posOffset>815340</wp:posOffset>
                      </wp:positionH>
                      <wp:positionV relativeFrom="paragraph">
                        <wp:posOffset>363220</wp:posOffset>
                      </wp:positionV>
                      <wp:extent cx="0" cy="252000"/>
                      <wp:effectExtent l="76200" t="0" r="57150" b="53340"/>
                      <wp:wrapNone/>
                      <wp:docPr id="266" name="Conector recto de flecha 266"/>
                      <wp:cNvGraphicFramePr/>
                      <a:graphic xmlns:a="http://schemas.openxmlformats.org/drawingml/2006/main">
                        <a:graphicData uri="http://schemas.microsoft.com/office/word/2010/wordprocessingShape">
                          <wps:wsp>
                            <wps:cNvCnPr/>
                            <wps:spPr>
                              <a:xfrm>
                                <a:off x="0" y="0"/>
                                <a:ext cx="0" cy="25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CCB66B5" id="Conector recto de flecha 266" o:spid="_x0000_s1026" type="#_x0000_t32" style="position:absolute;margin-left:64.2pt;margin-top:28.6pt;width:0;height:19.85pt;z-index:25248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503040" behindDoc="0" locked="0" layoutInCell="1" allowOverlap="1" wp14:anchorId="577F93EE" wp14:editId="6C1F8CDB">
                      <wp:simplePos x="0" y="0"/>
                      <wp:positionH relativeFrom="column">
                        <wp:posOffset>319322</wp:posOffset>
                      </wp:positionH>
                      <wp:positionV relativeFrom="paragraph">
                        <wp:posOffset>62809</wp:posOffset>
                      </wp:positionV>
                      <wp:extent cx="1007745" cy="287655"/>
                      <wp:effectExtent l="0" t="0" r="20955" b="17145"/>
                      <wp:wrapNone/>
                      <wp:docPr id="21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2C3148F" w14:textId="77777777" w:rsidR="00107604" w:rsidRPr="000739B8" w:rsidRDefault="00107604" w:rsidP="00107604">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F93EE" id="_x0000_s1213" style="position:absolute;left:0;text-align:left;margin-left:25.15pt;margin-top:4.95pt;width:79.35pt;height:22.6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3e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" fillcolor="white [3201]" strokecolor="black [3200]" strokeweight=".25pt">
                      <v:textbox>
                        <w:txbxContent>
                          <w:p w14:paraId="32C3148F" w14:textId="77777777" w:rsidR="00107604" w:rsidRPr="000739B8" w:rsidRDefault="00107604" w:rsidP="00107604">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191A45" w14:textId="77777777" w:rsidR="0092791B" w:rsidRPr="00500A77" w:rsidRDefault="0092791B" w:rsidP="00B26396">
            <w:pPr>
              <w:rPr>
                <w:sz w:val="18"/>
                <w:szCs w:val="18"/>
              </w:rPr>
            </w:pPr>
            <w:r w:rsidRPr="00500A77">
              <w:rPr>
                <w:sz w:val="18"/>
                <w:szCs w:val="18"/>
              </w:rPr>
              <w:t>Registrar los datos de conteo e identificación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F11B52F" w14:textId="77777777" w:rsidR="0092791B" w:rsidRPr="00500A77" w:rsidRDefault="0092791B" w:rsidP="00B26396">
            <w:pPr>
              <w:rPr>
                <w:noProof/>
                <w:sz w:val="18"/>
                <w:szCs w:val="18"/>
                <w:lang w:eastAsia="es-CO"/>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560D067" w14:textId="7F1BFE2F" w:rsidR="0092791B" w:rsidRPr="00107604" w:rsidRDefault="00535F58" w:rsidP="00B26396">
            <w:pPr>
              <w:rPr>
                <w:sz w:val="18"/>
                <w:szCs w:val="18"/>
              </w:rPr>
            </w:pPr>
            <w:r w:rsidRPr="00107604">
              <w:rPr>
                <w:sz w:val="18"/>
                <w:shd w:val="clear" w:color="auto" w:fill="FFFFFF"/>
              </w:rPr>
              <w:t>M5-00-FOR-13</w:t>
            </w:r>
            <w:r w:rsidR="00BB5BB7" w:rsidRPr="00107604">
              <w:rPr>
                <w:sz w:val="18"/>
                <w:shd w:val="clear" w:color="auto" w:fill="FFFFFF"/>
              </w:rPr>
              <w:t>6</w:t>
            </w:r>
          </w:p>
        </w:tc>
      </w:tr>
      <w:tr w:rsidR="0092791B" w:rsidRPr="0057065A" w14:paraId="38794554"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12C4DB5A" w14:textId="77777777" w:rsidR="0092791B" w:rsidRPr="0057065A" w:rsidRDefault="0092791B" w:rsidP="00B26396"/>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251FBFEC" w14:textId="29C70C4D" w:rsidR="0092791B" w:rsidRPr="0057065A" w:rsidRDefault="0092791B" w:rsidP="00B26396">
            <w:r w:rsidRPr="0057065A">
              <w:rPr>
                <w:b/>
                <w:noProof/>
                <w:lang w:eastAsia="es-CO"/>
              </w:rPr>
              <mc:AlternateContent>
                <mc:Choice Requires="wps">
                  <w:drawing>
                    <wp:anchor distT="0" distB="0" distL="114300" distR="114300" simplePos="0" relativeHeight="252479488" behindDoc="0" locked="0" layoutInCell="1" allowOverlap="1" wp14:anchorId="038728A3" wp14:editId="732EB5E0">
                      <wp:simplePos x="0" y="0"/>
                      <wp:positionH relativeFrom="column">
                        <wp:posOffset>503555</wp:posOffset>
                      </wp:positionH>
                      <wp:positionV relativeFrom="paragraph">
                        <wp:posOffset>55245</wp:posOffset>
                      </wp:positionV>
                      <wp:extent cx="681355" cy="232410"/>
                      <wp:effectExtent l="0" t="0" r="23495" b="15240"/>
                      <wp:wrapNone/>
                      <wp:docPr id="267"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658DBC2C" w14:textId="77777777" w:rsidR="00623673" w:rsidRPr="000739B8" w:rsidRDefault="00623673" w:rsidP="0092791B">
                                  <w:pPr>
                                    <w:jc w:val="center"/>
                                    <w:rPr>
                                      <w:sz w:val="18"/>
                                      <w:szCs w:val="18"/>
                                      <w:lang w:val="en-US"/>
                                    </w:rPr>
                                  </w:pPr>
                                  <w:r w:rsidRPr="000739B8">
                                    <w:rPr>
                                      <w:sz w:val="18"/>
                                      <w:szCs w:val="18"/>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8728A3" id="_x0000_s1214" style="position:absolute;left:0;text-align:left;margin-left:39.65pt;margin-top:4.35pt;width:53.65pt;height:18.3pt;z-index:252479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g/2DoWECAAAMBQAADgAAAAAAAAAAAAAAAAAuAgAAZHJzL2Uyb0Rv&#10;Yy54bWxQSwECLQAUAAYACAAAACEAAeyzsdwAAAAHAQAADwAAAAAAAAAAAAAAAAC7BAAAZHJzL2Rv&#10;d25yZXYueG1sUEsFBgAAAAAEAAQA8wAAAMQFAAAAAA==&#10;" fillcolor="white [3201]" strokecolor="black [3200]" strokeweight=".25pt">
                      <v:textbox>
                        <w:txbxContent>
                          <w:p w14:paraId="658DBC2C" w14:textId="77777777" w:rsidR="00623673" w:rsidRPr="000739B8" w:rsidRDefault="00623673" w:rsidP="0092791B">
                            <w:pPr>
                              <w:jc w:val="center"/>
                              <w:rPr>
                                <w:sz w:val="18"/>
                                <w:szCs w:val="18"/>
                                <w:lang w:val="en-US"/>
                              </w:rPr>
                            </w:pPr>
                            <w:r w:rsidRPr="000739B8">
                              <w:rPr>
                                <w:sz w:val="18"/>
                                <w:szCs w:val="18"/>
                                <w:lang w:val="en-US"/>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E128B5D" w14:textId="77777777" w:rsidR="0092791B" w:rsidRPr="00500A77" w:rsidRDefault="0092791B" w:rsidP="00B26396">
            <w:pPr>
              <w:rPr>
                <w:sz w:val="18"/>
                <w:szCs w:val="18"/>
              </w:rPr>
            </w:pPr>
            <w:r w:rsidRPr="00500A77">
              <w:rPr>
                <w:sz w:val="18"/>
                <w:szCs w:val="18"/>
              </w:rPr>
              <w:t>FIN</w:t>
            </w:r>
          </w:p>
        </w:tc>
      </w:tr>
    </w:tbl>
    <w:p w14:paraId="2C43E274" w14:textId="7CDDB5CF" w:rsidR="0092791B" w:rsidRDefault="0092791B" w:rsidP="000D4A5B">
      <w:pPr>
        <w:rPr>
          <w:lang w:val="es-ES"/>
        </w:rPr>
      </w:pPr>
    </w:p>
    <w:p w14:paraId="6EF3D168" w14:textId="77777777" w:rsidR="0092791B" w:rsidRDefault="0092791B" w:rsidP="000D4A5B">
      <w:pPr>
        <w:rPr>
          <w:lang w:val="es-ES"/>
        </w:rPr>
      </w:pPr>
    </w:p>
    <w:p w14:paraId="4A81D303" w14:textId="77777777" w:rsidR="00852166" w:rsidRPr="0044065E" w:rsidRDefault="00852166" w:rsidP="00A23C61">
      <w:pPr>
        <w:pStyle w:val="Ttulo1"/>
        <w:ind w:left="0" w:firstLine="0"/>
      </w:pPr>
      <w:r w:rsidRPr="0044065E">
        <w:t>FACTORES DEL AMBIENTE, LA SEGURIDAD Y SALUD EN EL TRABAJO</w:t>
      </w:r>
    </w:p>
    <w:p w14:paraId="26EBBA9A" w14:textId="20FFCF32" w:rsidR="005F6F1C" w:rsidRDefault="005F6F1C" w:rsidP="000D4A5B"/>
    <w:p w14:paraId="23B50BE4" w14:textId="77777777" w:rsidR="00535F58" w:rsidRPr="007E71B4" w:rsidRDefault="00535F58" w:rsidP="00535F58">
      <w:pPr>
        <w:tabs>
          <w:tab w:val="left" w:pos="284"/>
        </w:tabs>
      </w:pPr>
      <w:r w:rsidRPr="007E71B4">
        <w:t>Toda actividad rutinaria y no rutinaria, interna o externa, en todas las áreas y unidades de trabajo; que se desarrolle dentro del cumplimiento de la misión de la Dimar, debe realizarse teniendo en cuenta el cuidado al medio ambiente y las personas, es por esto que se analizaron cada una de las actividades de la entidad y se determinaron los aspectos e impactos ambientales que se generan; los peligros y riesgos asociados; y las necesidades para establecer los controles, desde la gestión ambiental y de la seguridad y salud en el trabajo.</w:t>
      </w:r>
    </w:p>
    <w:p w14:paraId="7395DDFA" w14:textId="77777777" w:rsidR="00535F58" w:rsidRPr="007E71B4" w:rsidRDefault="00535F58" w:rsidP="00535F58">
      <w:pPr>
        <w:tabs>
          <w:tab w:val="left" w:pos="284"/>
        </w:tabs>
      </w:pPr>
    </w:p>
    <w:p w14:paraId="5771A9D8" w14:textId="77777777" w:rsidR="00535F58" w:rsidRPr="007E71B4" w:rsidRDefault="00535F58" w:rsidP="00535F58">
      <w:pPr>
        <w:tabs>
          <w:tab w:val="left" w:pos="284"/>
        </w:tabs>
      </w:pPr>
      <w:r w:rsidRPr="007E71B4">
        <w:t>Por tal razón, en desarrollo de cada actividad se debe tener en cuenta la identificación de peligros, evaluación, valoración de riesgos y determinación de controles, los aspectos e impactos ambientales, el contexto normativo que se debe cumplir, los programas de gestión y procedimientos seguros de trabajo, para lograr mejorar las condiciones de trabajo, minimizar cualquier riesgo en el desarrollo de las actividades y realizar un adecuado manejo y optimización de los recursos, para prevenir, mitigar, controlar y compensar de ser necesario el impacto generado por la actividad realizada.</w:t>
      </w:r>
    </w:p>
    <w:p w14:paraId="3E8D9E35" w14:textId="77777777" w:rsidR="00535F58" w:rsidRPr="007E71B4" w:rsidRDefault="00535F58" w:rsidP="00535F58">
      <w:pPr>
        <w:tabs>
          <w:tab w:val="left" w:pos="284"/>
        </w:tabs>
      </w:pPr>
    </w:p>
    <w:p w14:paraId="59FB2FD1" w14:textId="77777777" w:rsidR="00535F58" w:rsidRPr="007E71B4" w:rsidRDefault="00535F58" w:rsidP="00535F58">
      <w:pPr>
        <w:pStyle w:val="Ttulo2"/>
        <w:numPr>
          <w:ilvl w:val="0"/>
          <w:numId w:val="0"/>
        </w:numPr>
        <w:ind w:left="576" w:hanging="576"/>
        <w:rPr>
          <w:b w:val="0"/>
          <w:bCs w:val="0"/>
        </w:rPr>
      </w:pPr>
      <w:r w:rsidRPr="007E71B4">
        <w:t>7.1. Factores del ambiente</w:t>
      </w:r>
    </w:p>
    <w:p w14:paraId="14665998" w14:textId="77777777" w:rsidR="00535F58" w:rsidRPr="007E71B4" w:rsidRDefault="00535F58" w:rsidP="00535F58">
      <w:pPr>
        <w:tabs>
          <w:tab w:val="left" w:pos="284"/>
        </w:tabs>
        <w:rPr>
          <w:b/>
          <w:bCs/>
        </w:rPr>
      </w:pPr>
    </w:p>
    <w:p w14:paraId="3587C894" w14:textId="77777777" w:rsidR="00535F58" w:rsidRPr="007E71B4" w:rsidRDefault="00535F58" w:rsidP="00535F58">
      <w:pPr>
        <w:tabs>
          <w:tab w:val="left" w:pos="284"/>
        </w:tabs>
      </w:pPr>
      <w:r w:rsidRPr="007E71B4">
        <w:t xml:space="preserve">La Dimar identificó los aspectos ambientales relacionados a las actividades, y sus impactos ambientales asociados, como resultado total o parcial de los aspectos ambientales, en todas sus dependencias; lo cual se observa en la </w:t>
      </w:r>
      <w:r w:rsidRPr="007E71B4">
        <w:rPr>
          <w:b/>
          <w:i/>
          <w:u w:val="single"/>
        </w:rPr>
        <w:t>Matriz de Identificación de Aspectos e Impactos Ambientales</w:t>
      </w:r>
      <w:r w:rsidRPr="007E71B4">
        <w:t xml:space="preserve"> para una consulta del nivel de detalle requerido y determinar el programa ambiental que lo minimiza.</w:t>
      </w:r>
    </w:p>
    <w:p w14:paraId="35269D9F" w14:textId="77777777" w:rsidR="00535F58" w:rsidRPr="007E71B4" w:rsidRDefault="00535F58" w:rsidP="00535F58">
      <w:pPr>
        <w:rPr>
          <w:b/>
          <w:bCs/>
        </w:rPr>
      </w:pPr>
    </w:p>
    <w:p w14:paraId="2579BE05" w14:textId="77777777" w:rsidR="00535F58" w:rsidRPr="007E71B4" w:rsidRDefault="00535F58" w:rsidP="00535F58">
      <w:pPr>
        <w:rPr>
          <w:b/>
          <w:bCs/>
        </w:rPr>
      </w:pPr>
    </w:p>
    <w:p w14:paraId="4A7B96D0" w14:textId="77777777" w:rsidR="00535F58" w:rsidRPr="007E71B4" w:rsidRDefault="00535F58" w:rsidP="00535F58">
      <w:pPr>
        <w:outlineLvl w:val="1"/>
        <w:rPr>
          <w:b/>
          <w:bCs/>
        </w:rPr>
      </w:pPr>
      <w:r w:rsidRPr="007E71B4">
        <w:rPr>
          <w:b/>
          <w:bCs/>
        </w:rPr>
        <w:t>7.2. Factores de la seguridad y salud en el trabajo</w:t>
      </w:r>
    </w:p>
    <w:p w14:paraId="025590F8" w14:textId="77777777" w:rsidR="00535F58" w:rsidRPr="007E71B4" w:rsidRDefault="00535F58" w:rsidP="00535F58">
      <w:pPr>
        <w:pStyle w:val="Prrafodelista"/>
        <w:tabs>
          <w:tab w:val="left" w:pos="284"/>
        </w:tabs>
        <w:ind w:left="0"/>
        <w:rPr>
          <w:b/>
          <w:bCs/>
        </w:rPr>
      </w:pPr>
    </w:p>
    <w:p w14:paraId="27A720AF" w14:textId="77777777" w:rsidR="00535F58" w:rsidRPr="007E71B4" w:rsidRDefault="00535F58" w:rsidP="00535F58">
      <w:pPr>
        <w:tabs>
          <w:tab w:val="left" w:pos="284"/>
        </w:tabs>
      </w:pPr>
      <w:r w:rsidRPr="007E71B4">
        <w:t xml:space="preserve">La Dimar identificó, evalúo y valoró los factores de riesgos presentes en los procesos de la Entidad, para establecer mecanismos que los eliminen o mitiguen a los límites tolerables en todas sus dependencias; lo cual se observa en la </w:t>
      </w:r>
      <w:r w:rsidRPr="007E71B4">
        <w:rPr>
          <w:b/>
          <w:i/>
          <w:u w:val="single"/>
        </w:rPr>
        <w:t>Matriz de Identificación de Peligros, Evaluación, Valoración de Riesgos</w:t>
      </w:r>
      <w:r w:rsidRPr="007E71B4">
        <w:t xml:space="preserve"> y determinación de controles por dependencia para una consulta del nivel de detalle requerido, detallando las medidas de intervención que lo minimice.</w:t>
      </w:r>
    </w:p>
    <w:p w14:paraId="519DA1F5" w14:textId="77777777" w:rsidR="00535F58" w:rsidRPr="0029686A" w:rsidRDefault="00535F58" w:rsidP="00535F58"/>
    <w:p w14:paraId="275B1051" w14:textId="77777777" w:rsidR="00535F58" w:rsidRPr="0029686A" w:rsidRDefault="00535F58" w:rsidP="00535F58">
      <w:pPr>
        <w:pStyle w:val="Ttulo1"/>
        <w:ind w:left="0" w:firstLine="0"/>
      </w:pPr>
      <w:r w:rsidRPr="0029686A">
        <w:t>ANEXOS</w:t>
      </w:r>
    </w:p>
    <w:p w14:paraId="6B8DC4DF" w14:textId="53EE0777" w:rsidR="00535F58" w:rsidRDefault="00535F58" w:rsidP="00535F58"/>
    <w:p w14:paraId="38C689DC" w14:textId="77777777" w:rsidR="00535F58" w:rsidRPr="007E71B4" w:rsidRDefault="00535F58" w:rsidP="00535F58">
      <w:r w:rsidRPr="007E71B4">
        <w:t>No aplica para este procedimiento.</w:t>
      </w:r>
    </w:p>
    <w:p w14:paraId="10BC6A90" w14:textId="77777777" w:rsidR="00535F58" w:rsidRPr="0044065E" w:rsidRDefault="00535F58" w:rsidP="000D4A5B"/>
    <w:sectPr w:rsidR="00535F58" w:rsidRPr="0044065E" w:rsidSect="003B70A2">
      <w:headerReference w:type="default" r:id="rId11"/>
      <w:footerReference w:type="default" r:id="rId12"/>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AF1AB" w14:textId="77777777" w:rsidR="008522F2" w:rsidRDefault="008522F2" w:rsidP="000D4A5B">
      <w:r>
        <w:separator/>
      </w:r>
    </w:p>
    <w:p w14:paraId="79261DCF" w14:textId="77777777" w:rsidR="008522F2" w:rsidRDefault="008522F2" w:rsidP="000D4A5B"/>
    <w:p w14:paraId="46529598" w14:textId="77777777" w:rsidR="008522F2" w:rsidRDefault="008522F2" w:rsidP="000D4A5B"/>
  </w:endnote>
  <w:endnote w:type="continuationSeparator" w:id="0">
    <w:p w14:paraId="1C0BFC1F" w14:textId="77777777" w:rsidR="008522F2" w:rsidRDefault="008522F2" w:rsidP="000D4A5B">
      <w:r>
        <w:continuationSeparator/>
      </w:r>
    </w:p>
    <w:p w14:paraId="12D3F8F9" w14:textId="77777777" w:rsidR="008522F2" w:rsidRDefault="008522F2" w:rsidP="000D4A5B"/>
    <w:p w14:paraId="69031569" w14:textId="77777777" w:rsidR="008522F2" w:rsidRDefault="008522F2" w:rsidP="000D4A5B"/>
  </w:endnote>
  <w:endnote w:type="continuationNotice" w:id="1">
    <w:p w14:paraId="1D47F20A" w14:textId="77777777" w:rsidR="008522F2" w:rsidRDefault="008522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Gadug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518019"/>
      <w:docPartObj>
        <w:docPartGallery w:val="Page Numbers (Bottom of Page)"/>
        <w:docPartUnique/>
      </w:docPartObj>
    </w:sdtPr>
    <w:sdtEndPr/>
    <w:sdtContent>
      <w:sdt>
        <w:sdtPr>
          <w:id w:val="-1769616900"/>
          <w:docPartObj>
            <w:docPartGallery w:val="Page Numbers (Top of Page)"/>
            <w:docPartUnique/>
          </w:docPartObj>
        </w:sdtPr>
        <w:sdtEndPr/>
        <w:sdtContent>
          <w:p w14:paraId="5B6F4F91" w14:textId="44616C63" w:rsidR="00623673" w:rsidRDefault="00623673" w:rsidP="00BB5BB7">
            <w:pPr>
              <w:pStyle w:val="Piedepgina"/>
              <w:jc w:val="right"/>
            </w:pPr>
            <w:r w:rsidRPr="00BB5BB7">
              <w:rPr>
                <w:rFonts w:ascii="Arial" w:hAnsi="Arial"/>
                <w:lang w:val="es-ES"/>
              </w:rPr>
              <w:t xml:space="preserve">Página </w:t>
            </w:r>
            <w:r w:rsidRPr="00BB5BB7">
              <w:rPr>
                <w:rFonts w:ascii="Arial" w:hAnsi="Arial"/>
                <w:b/>
                <w:sz w:val="24"/>
              </w:rPr>
              <w:fldChar w:fldCharType="begin"/>
            </w:r>
            <w:r w:rsidRPr="00AE3F1B">
              <w:rPr>
                <w:rFonts w:ascii="Arial" w:hAnsi="Arial" w:cs="Arial"/>
                <w:b/>
                <w:bCs/>
              </w:rPr>
              <w:instrText>PAGE</w:instrText>
            </w:r>
            <w:r w:rsidRPr="00BB5BB7">
              <w:rPr>
                <w:rFonts w:ascii="Arial" w:hAnsi="Arial"/>
                <w:b/>
                <w:sz w:val="24"/>
              </w:rPr>
              <w:fldChar w:fldCharType="separate"/>
            </w:r>
            <w:r w:rsidR="00A338CA">
              <w:rPr>
                <w:rFonts w:ascii="Arial" w:hAnsi="Arial" w:cs="Arial"/>
                <w:b/>
                <w:bCs/>
                <w:noProof/>
              </w:rPr>
              <w:t>13</w:t>
            </w:r>
            <w:r w:rsidRPr="00BB5BB7">
              <w:rPr>
                <w:rFonts w:ascii="Arial" w:hAnsi="Arial"/>
                <w:b/>
                <w:sz w:val="24"/>
              </w:rPr>
              <w:fldChar w:fldCharType="end"/>
            </w:r>
            <w:r w:rsidRPr="00BB5BB7">
              <w:rPr>
                <w:rFonts w:ascii="Arial" w:hAnsi="Arial"/>
                <w:lang w:val="es-ES"/>
              </w:rPr>
              <w:t xml:space="preserve"> de </w:t>
            </w:r>
            <w:r w:rsidRPr="00BB5BB7">
              <w:rPr>
                <w:rFonts w:ascii="Arial" w:hAnsi="Arial"/>
                <w:b/>
                <w:sz w:val="24"/>
              </w:rPr>
              <w:fldChar w:fldCharType="begin"/>
            </w:r>
            <w:r w:rsidRPr="00AE3F1B">
              <w:rPr>
                <w:rFonts w:ascii="Arial" w:hAnsi="Arial" w:cs="Arial"/>
                <w:b/>
                <w:bCs/>
              </w:rPr>
              <w:instrText>NUMPAGES</w:instrText>
            </w:r>
            <w:r w:rsidRPr="00BB5BB7">
              <w:rPr>
                <w:rFonts w:ascii="Arial" w:hAnsi="Arial"/>
                <w:b/>
                <w:sz w:val="24"/>
              </w:rPr>
              <w:fldChar w:fldCharType="separate"/>
            </w:r>
            <w:r w:rsidR="00A338CA">
              <w:rPr>
                <w:rFonts w:ascii="Arial" w:hAnsi="Arial" w:cs="Arial"/>
                <w:b/>
                <w:bCs/>
                <w:noProof/>
              </w:rPr>
              <w:t>22</w:t>
            </w:r>
            <w:r w:rsidRPr="00BB5BB7">
              <w:rPr>
                <w:rFonts w:ascii="Arial" w:hAnsi="Arial"/>
                <w:b/>
                <w:sz w:val="24"/>
              </w:rPr>
              <w:fldChar w:fldCharType="end"/>
            </w:r>
          </w:p>
        </w:sdtContent>
      </w:sdt>
    </w:sdtContent>
  </w:sdt>
  <w:p w14:paraId="3DCDAE11" w14:textId="77777777" w:rsidR="00623673" w:rsidRDefault="00623673" w:rsidP="000D4A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085C5" w14:textId="77777777" w:rsidR="008522F2" w:rsidRDefault="008522F2" w:rsidP="000D4A5B">
      <w:r>
        <w:separator/>
      </w:r>
    </w:p>
    <w:p w14:paraId="46A8C084" w14:textId="77777777" w:rsidR="008522F2" w:rsidRDefault="008522F2" w:rsidP="000D4A5B"/>
    <w:p w14:paraId="52EE5BA6" w14:textId="77777777" w:rsidR="008522F2" w:rsidRDefault="008522F2" w:rsidP="000D4A5B"/>
  </w:footnote>
  <w:footnote w:type="continuationSeparator" w:id="0">
    <w:p w14:paraId="0C19493B" w14:textId="77777777" w:rsidR="008522F2" w:rsidRDefault="008522F2" w:rsidP="000D4A5B">
      <w:r>
        <w:continuationSeparator/>
      </w:r>
    </w:p>
    <w:p w14:paraId="411B0BF0" w14:textId="77777777" w:rsidR="008522F2" w:rsidRDefault="008522F2" w:rsidP="000D4A5B"/>
    <w:p w14:paraId="45A5D62C" w14:textId="77777777" w:rsidR="008522F2" w:rsidRDefault="008522F2" w:rsidP="000D4A5B"/>
  </w:footnote>
  <w:footnote w:type="continuationNotice" w:id="1">
    <w:p w14:paraId="1A60F868" w14:textId="77777777" w:rsidR="008522F2" w:rsidRDefault="008522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6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6"/>
      <w:gridCol w:w="6183"/>
    </w:tblGrid>
    <w:tr w:rsidR="00623673" w14:paraId="184258FF" w14:textId="77777777" w:rsidTr="00BB5BB7">
      <w:trPr>
        <w:trHeight w:val="827"/>
        <w:jc w:val="center"/>
      </w:trPr>
      <w:tc>
        <w:tcPr>
          <w:tcW w:w="3486" w:type="dxa"/>
          <w:vMerge w:val="restart"/>
          <w:tcBorders>
            <w:right w:val="dotted" w:sz="4" w:space="0" w:color="808080" w:themeColor="background1" w:themeShade="80"/>
          </w:tcBorders>
        </w:tcPr>
        <w:p w14:paraId="2750DC74" w14:textId="77777777" w:rsidR="00623673" w:rsidRDefault="00623673" w:rsidP="000D4A5B"/>
        <w:p w14:paraId="64260F67" w14:textId="77777777" w:rsidR="00623673" w:rsidRDefault="00623673" w:rsidP="000D4A5B">
          <w:r>
            <w:rPr>
              <w:noProof/>
            </w:rPr>
            <w:drawing>
              <wp:inline distT="0" distB="0" distL="0" distR="0" wp14:anchorId="3A70AFC6" wp14:editId="10140F55">
                <wp:extent cx="2069723" cy="702976"/>
                <wp:effectExtent l="0" t="0" r="6985" b="1905"/>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69723" cy="7029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329C447" w14:textId="77777777" w:rsidR="00623673" w:rsidRDefault="00623673" w:rsidP="000D4A5B"/>
      </w:tc>
      <w:tc>
        <w:tcPr>
          <w:tcW w:w="6183" w:type="dxa"/>
          <w:tcBorders>
            <w:left w:val="dotted" w:sz="4" w:space="0" w:color="808080" w:themeColor="background1" w:themeShade="80"/>
            <w:bottom w:val="dotted" w:sz="4" w:space="0" w:color="808080" w:themeColor="background1" w:themeShade="80"/>
          </w:tcBorders>
          <w:vAlign w:val="center"/>
        </w:tcPr>
        <w:p w14:paraId="2FBFF968" w14:textId="5F2EDFD6" w:rsidR="00623673" w:rsidRPr="00BB5BB7" w:rsidRDefault="00623673" w:rsidP="00530ED5">
          <w:pPr>
            <w:jc w:val="left"/>
            <w:rPr>
              <w:rFonts w:ascii="Arial" w:hAnsi="Arial" w:cs="Arial"/>
              <w:b/>
            </w:rPr>
          </w:pPr>
          <w:r w:rsidRPr="00BB5BB7">
            <w:rPr>
              <w:rFonts w:ascii="Arial" w:hAnsi="Arial" w:cs="Arial"/>
              <w:b/>
            </w:rPr>
            <w:t>PROCEDIMIENTO</w:t>
          </w:r>
        </w:p>
        <w:p w14:paraId="145B93D0" w14:textId="3D977ED3" w:rsidR="00623673" w:rsidRPr="00BB5BB7" w:rsidRDefault="00623673" w:rsidP="00BB5BB7">
          <w:pPr>
            <w:jc w:val="left"/>
            <w:rPr>
              <w:rFonts w:ascii="Arial" w:hAnsi="Arial" w:cs="Arial"/>
            </w:rPr>
          </w:pPr>
          <w:r w:rsidRPr="00BB5BB7">
            <w:rPr>
              <w:rFonts w:ascii="Arial" w:hAnsi="Arial" w:cs="Arial"/>
              <w:b/>
            </w:rPr>
            <w:t>DETERMINACIÓN DENSIDAD Y BIOMASA DE ZOOPLANCTON</w:t>
          </w:r>
        </w:p>
      </w:tc>
    </w:tr>
    <w:tr w:rsidR="00623673" w14:paraId="30024398" w14:textId="77777777" w:rsidTr="00BB5BB7">
      <w:trPr>
        <w:trHeight w:val="542"/>
        <w:jc w:val="center"/>
      </w:trPr>
      <w:tc>
        <w:tcPr>
          <w:tcW w:w="3486" w:type="dxa"/>
          <w:vMerge/>
          <w:tcBorders>
            <w:right w:val="dotted" w:sz="4" w:space="0" w:color="808080" w:themeColor="background1" w:themeShade="80"/>
          </w:tcBorders>
        </w:tcPr>
        <w:p w14:paraId="445CFE96" w14:textId="77777777" w:rsidR="00623673" w:rsidRDefault="00623673" w:rsidP="000D4A5B"/>
      </w:tc>
      <w:tc>
        <w:tcPr>
          <w:tcW w:w="6183" w:type="dxa"/>
          <w:tcBorders>
            <w:top w:val="dotted" w:sz="4" w:space="0" w:color="808080" w:themeColor="background1" w:themeShade="80"/>
            <w:left w:val="dotted" w:sz="4" w:space="0" w:color="808080" w:themeColor="background1" w:themeShade="80"/>
          </w:tcBorders>
          <w:vAlign w:val="center"/>
        </w:tcPr>
        <w:p w14:paraId="3E9F9310" w14:textId="77777777" w:rsidR="00623673" w:rsidRPr="00BB5BB7" w:rsidRDefault="00623673" w:rsidP="00BB5BB7">
          <w:pPr>
            <w:jc w:val="left"/>
            <w:rPr>
              <w:rFonts w:ascii="Arial" w:hAnsi="Arial" w:cs="Arial"/>
              <w:sz w:val="18"/>
              <w:lang w:val="es-ES"/>
            </w:rPr>
          </w:pPr>
          <w:r w:rsidRPr="00BB5BB7">
            <w:rPr>
              <w:rFonts w:ascii="Arial" w:hAnsi="Arial" w:cs="Arial"/>
              <w:b/>
              <w:sz w:val="18"/>
            </w:rPr>
            <w:t>Proceso:</w:t>
          </w:r>
          <w:r w:rsidRPr="00BB5BB7">
            <w:rPr>
              <w:rFonts w:ascii="Arial" w:hAnsi="Arial" w:cs="Arial"/>
              <w:sz w:val="18"/>
            </w:rPr>
            <w:t xml:space="preserve"> M5 Protección del Medio Marino </w:t>
          </w:r>
        </w:p>
        <w:p w14:paraId="0AD9AD19" w14:textId="244DFE2B" w:rsidR="00623673" w:rsidRPr="00BB5BB7" w:rsidRDefault="00623673" w:rsidP="00BB5BB7">
          <w:pPr>
            <w:jc w:val="left"/>
            <w:rPr>
              <w:rFonts w:ascii="Arial" w:hAnsi="Arial" w:cs="Arial"/>
              <w:sz w:val="18"/>
            </w:rPr>
          </w:pPr>
          <w:r w:rsidRPr="00BB5BB7">
            <w:rPr>
              <w:rFonts w:ascii="Arial" w:hAnsi="Arial" w:cs="Arial"/>
              <w:b/>
              <w:sz w:val="18"/>
            </w:rPr>
            <w:t>Código:</w:t>
          </w:r>
          <w:r w:rsidRPr="00BB5BB7">
            <w:rPr>
              <w:rFonts w:ascii="Arial" w:hAnsi="Arial" w:cs="Arial"/>
              <w:sz w:val="18"/>
            </w:rPr>
            <w:t xml:space="preserve"> M5-00-FOR-095</w:t>
          </w:r>
        </w:p>
        <w:p w14:paraId="5BD25B37" w14:textId="77777777" w:rsidR="00623673" w:rsidRPr="00BB5BB7" w:rsidRDefault="00623673" w:rsidP="00BB5BB7">
          <w:pPr>
            <w:jc w:val="left"/>
            <w:rPr>
              <w:rFonts w:ascii="Arial" w:hAnsi="Arial" w:cs="Arial"/>
            </w:rPr>
          </w:pPr>
          <w:r w:rsidRPr="00BB5BB7">
            <w:rPr>
              <w:rFonts w:ascii="Arial" w:hAnsi="Arial" w:cs="Arial"/>
              <w:b/>
              <w:sz w:val="18"/>
            </w:rPr>
            <w:t>Versión:</w:t>
          </w:r>
          <w:r w:rsidRPr="00BB5BB7">
            <w:rPr>
              <w:rFonts w:ascii="Arial" w:hAnsi="Arial" w:cs="Arial"/>
              <w:sz w:val="18"/>
            </w:rPr>
            <w:t xml:space="preserve"> 0</w:t>
          </w:r>
        </w:p>
      </w:tc>
    </w:tr>
  </w:tbl>
  <w:p w14:paraId="61E7E64C" w14:textId="77777777" w:rsidR="00623673" w:rsidRDefault="00623673" w:rsidP="000D4A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33257"/>
    <w:multiLevelType w:val="hybridMultilevel"/>
    <w:tmpl w:val="CFF0BD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5DD007F"/>
    <w:multiLevelType w:val="multilevel"/>
    <w:tmpl w:val="8522DE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84773C"/>
    <w:multiLevelType w:val="hybridMultilevel"/>
    <w:tmpl w:val="30A0F7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2111671"/>
    <w:multiLevelType w:val="hybridMultilevel"/>
    <w:tmpl w:val="6C3A8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3DF5A0C"/>
    <w:multiLevelType w:val="hybridMultilevel"/>
    <w:tmpl w:val="73BC94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299484D"/>
    <w:multiLevelType w:val="hybridMultilevel"/>
    <w:tmpl w:val="724651B8"/>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37F47A3"/>
    <w:multiLevelType w:val="hybridMultilevel"/>
    <w:tmpl w:val="1E724D44"/>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7" w15:restartNumberingAfterBreak="0">
    <w:nsid w:val="34CB7F9D"/>
    <w:multiLevelType w:val="hybridMultilevel"/>
    <w:tmpl w:val="F3C42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7BC6469"/>
    <w:multiLevelType w:val="hybridMultilevel"/>
    <w:tmpl w:val="A0D8EE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953539D"/>
    <w:multiLevelType w:val="hybridMultilevel"/>
    <w:tmpl w:val="C4B4B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D4A7C41"/>
    <w:multiLevelType w:val="multilevel"/>
    <w:tmpl w:val="6D78FD08"/>
    <w:lvl w:ilvl="0">
      <w:start w:val="1"/>
      <w:numFmt w:val="decimal"/>
      <w:pStyle w:val="Ttulo1"/>
      <w:lvlText w:val="%1."/>
      <w:lvlJc w:val="left"/>
      <w:pPr>
        <w:ind w:left="1070" w:hanging="360"/>
      </w:pPr>
      <w:rPr>
        <w:rFonts w:hint="default"/>
      </w:rPr>
    </w:lvl>
    <w:lvl w:ilvl="1">
      <w:start w:val="2"/>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2"/>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11" w15:restartNumberingAfterBreak="0">
    <w:nsid w:val="3FA71BE9"/>
    <w:multiLevelType w:val="hybridMultilevel"/>
    <w:tmpl w:val="04523D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CCC6A91"/>
    <w:multiLevelType w:val="multilevel"/>
    <w:tmpl w:val="6332146C"/>
    <w:lvl w:ilvl="0">
      <w:start w:val="1"/>
      <w:numFmt w:val="decimal"/>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sz w:val="22"/>
        <w:szCs w:val="22"/>
      </w:rPr>
    </w:lvl>
    <w:lvl w:ilvl="3">
      <w:start w:val="1"/>
      <w:numFmt w:val="decimal"/>
      <w:pStyle w:val="Ttulo4"/>
      <w:lvlText w:val="%1.%2.%3.%4"/>
      <w:lvlJc w:val="left"/>
      <w:pPr>
        <w:tabs>
          <w:tab w:val="num" w:pos="864"/>
        </w:tabs>
        <w:ind w:left="864" w:hanging="864"/>
      </w:pPr>
      <w:rPr>
        <w:lang w:val="es-ES"/>
      </w:rPr>
    </w:lvl>
    <w:lvl w:ilvl="4">
      <w:start w:val="1"/>
      <w:numFmt w:val="decimal"/>
      <w:pStyle w:val="Ttulo5"/>
      <w:lvlText w:val="%1.%2.%3.%4.%5"/>
      <w:lvlJc w:val="left"/>
      <w:pPr>
        <w:tabs>
          <w:tab w:val="num" w:pos="1008"/>
        </w:tabs>
        <w:ind w:left="1008" w:hanging="1008"/>
      </w:pPr>
      <w:rPr>
        <w:sz w:val="22"/>
        <w:szCs w:val="22"/>
      </w:r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522A661B"/>
    <w:multiLevelType w:val="hybridMultilevel"/>
    <w:tmpl w:val="C4EC2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42D18EE"/>
    <w:multiLevelType w:val="hybridMultilevel"/>
    <w:tmpl w:val="5526E8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4F923F2"/>
    <w:multiLevelType w:val="hybridMultilevel"/>
    <w:tmpl w:val="7C1CA7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6B35DF2"/>
    <w:multiLevelType w:val="hybridMultilevel"/>
    <w:tmpl w:val="CA14F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79D740E"/>
    <w:multiLevelType w:val="hybridMultilevel"/>
    <w:tmpl w:val="FA6EE3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BDB2562"/>
    <w:multiLevelType w:val="hybridMultilevel"/>
    <w:tmpl w:val="43D49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2F9379A"/>
    <w:multiLevelType w:val="hybridMultilevel"/>
    <w:tmpl w:val="978E96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3C2296C"/>
    <w:multiLevelType w:val="hybridMultilevel"/>
    <w:tmpl w:val="AEBE3070"/>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num w:numId="1">
    <w:abstractNumId w:val="10"/>
  </w:num>
  <w:num w:numId="2">
    <w:abstractNumId w:val="12"/>
  </w:num>
  <w:num w:numId="3">
    <w:abstractNumId w:val="6"/>
  </w:num>
  <w:num w:numId="4">
    <w:abstractNumId w:val="18"/>
  </w:num>
  <w:num w:numId="5">
    <w:abstractNumId w:val="8"/>
  </w:num>
  <w:num w:numId="6">
    <w:abstractNumId w:val="3"/>
  </w:num>
  <w:num w:numId="7">
    <w:abstractNumId w:val="17"/>
  </w:num>
  <w:num w:numId="8">
    <w:abstractNumId w:val="2"/>
  </w:num>
  <w:num w:numId="9">
    <w:abstractNumId w:val="11"/>
  </w:num>
  <w:num w:numId="10">
    <w:abstractNumId w:val="19"/>
  </w:num>
  <w:num w:numId="11">
    <w:abstractNumId w:val="7"/>
  </w:num>
  <w:num w:numId="12">
    <w:abstractNumId w:val="14"/>
  </w:num>
  <w:num w:numId="13">
    <w:abstractNumId w:val="16"/>
  </w:num>
  <w:num w:numId="14">
    <w:abstractNumId w:val="9"/>
  </w:num>
  <w:num w:numId="15">
    <w:abstractNumId w:val="15"/>
  </w:num>
  <w:num w:numId="16">
    <w:abstractNumId w:val="13"/>
  </w:num>
  <w:num w:numId="17">
    <w:abstractNumId w:val="0"/>
  </w:num>
  <w:num w:numId="18">
    <w:abstractNumId w:val="10"/>
  </w:num>
  <w:num w:numId="19">
    <w:abstractNumId w:val="10"/>
  </w:num>
  <w:num w:numId="20">
    <w:abstractNumId w:val="5"/>
  </w:num>
  <w:num w:numId="21">
    <w:abstractNumId w:val="20"/>
  </w:num>
  <w:num w:numId="22">
    <w:abstractNumId w:val="4"/>
  </w:num>
  <w:num w:numId="23">
    <w:abstractNumId w:val="1"/>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an Bermúdez Rivas">
    <w15:presenceInfo w15:providerId="AD" w15:userId="S::CBermudezr@dimar.mil.co::67685346-6b77-4b4c-a69b-694de2d206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DB6"/>
    <w:rsid w:val="00001518"/>
    <w:rsid w:val="00001858"/>
    <w:rsid w:val="00004433"/>
    <w:rsid w:val="00004B0B"/>
    <w:rsid w:val="00005A24"/>
    <w:rsid w:val="000325D1"/>
    <w:rsid w:val="00042850"/>
    <w:rsid w:val="00042B3F"/>
    <w:rsid w:val="000453E9"/>
    <w:rsid w:val="00052700"/>
    <w:rsid w:val="000537B5"/>
    <w:rsid w:val="00053B42"/>
    <w:rsid w:val="00070587"/>
    <w:rsid w:val="00070BD5"/>
    <w:rsid w:val="00070CCF"/>
    <w:rsid w:val="000739B8"/>
    <w:rsid w:val="00074AA9"/>
    <w:rsid w:val="00074F48"/>
    <w:rsid w:val="000834A5"/>
    <w:rsid w:val="000870B7"/>
    <w:rsid w:val="00090DB6"/>
    <w:rsid w:val="000912FA"/>
    <w:rsid w:val="0009173B"/>
    <w:rsid w:val="0009193F"/>
    <w:rsid w:val="000A3931"/>
    <w:rsid w:val="000B35AD"/>
    <w:rsid w:val="000B44B2"/>
    <w:rsid w:val="000D1182"/>
    <w:rsid w:val="000D4A5B"/>
    <w:rsid w:val="000D6091"/>
    <w:rsid w:val="000D7937"/>
    <w:rsid w:val="000E1261"/>
    <w:rsid w:val="000E15E3"/>
    <w:rsid w:val="000E2F9A"/>
    <w:rsid w:val="000E4F4B"/>
    <w:rsid w:val="000E56F2"/>
    <w:rsid w:val="000E5B5E"/>
    <w:rsid w:val="000F0EDF"/>
    <w:rsid w:val="000F65F2"/>
    <w:rsid w:val="000F79AF"/>
    <w:rsid w:val="0010000F"/>
    <w:rsid w:val="001000E2"/>
    <w:rsid w:val="00100619"/>
    <w:rsid w:val="001013D3"/>
    <w:rsid w:val="00101A21"/>
    <w:rsid w:val="00104444"/>
    <w:rsid w:val="001047F0"/>
    <w:rsid w:val="00107604"/>
    <w:rsid w:val="00130A9E"/>
    <w:rsid w:val="00133CBE"/>
    <w:rsid w:val="00135046"/>
    <w:rsid w:val="00135F60"/>
    <w:rsid w:val="00141EFE"/>
    <w:rsid w:val="001429B9"/>
    <w:rsid w:val="001511FC"/>
    <w:rsid w:val="00154022"/>
    <w:rsid w:val="00161381"/>
    <w:rsid w:val="00162745"/>
    <w:rsid w:val="00165A04"/>
    <w:rsid w:val="00175C81"/>
    <w:rsid w:val="00180B0C"/>
    <w:rsid w:val="00182C52"/>
    <w:rsid w:val="0018365C"/>
    <w:rsid w:val="001A1418"/>
    <w:rsid w:val="001A6347"/>
    <w:rsid w:val="001A6B43"/>
    <w:rsid w:val="001A7DDC"/>
    <w:rsid w:val="001B4538"/>
    <w:rsid w:val="001C163B"/>
    <w:rsid w:val="001C7452"/>
    <w:rsid w:val="001D5F4F"/>
    <w:rsid w:val="001E1335"/>
    <w:rsid w:val="001E3A31"/>
    <w:rsid w:val="001F198D"/>
    <w:rsid w:val="001F264F"/>
    <w:rsid w:val="001F2EA1"/>
    <w:rsid w:val="001F5F09"/>
    <w:rsid w:val="00210DBE"/>
    <w:rsid w:val="00214B8C"/>
    <w:rsid w:val="00235079"/>
    <w:rsid w:val="0024234D"/>
    <w:rsid w:val="0024497B"/>
    <w:rsid w:val="00245ECC"/>
    <w:rsid w:val="0025050E"/>
    <w:rsid w:val="002521E1"/>
    <w:rsid w:val="00253DA3"/>
    <w:rsid w:val="00254D9F"/>
    <w:rsid w:val="002640EE"/>
    <w:rsid w:val="00270C6B"/>
    <w:rsid w:val="0027520D"/>
    <w:rsid w:val="0027783F"/>
    <w:rsid w:val="00282C77"/>
    <w:rsid w:val="00284E59"/>
    <w:rsid w:val="00285F32"/>
    <w:rsid w:val="00291470"/>
    <w:rsid w:val="002944E4"/>
    <w:rsid w:val="002955A7"/>
    <w:rsid w:val="00297EC9"/>
    <w:rsid w:val="002A1A75"/>
    <w:rsid w:val="002A4FCA"/>
    <w:rsid w:val="002A6811"/>
    <w:rsid w:val="002B2411"/>
    <w:rsid w:val="002B3627"/>
    <w:rsid w:val="002B5A1E"/>
    <w:rsid w:val="002C05B6"/>
    <w:rsid w:val="002C11D4"/>
    <w:rsid w:val="002C38AA"/>
    <w:rsid w:val="002C4913"/>
    <w:rsid w:val="002D2FCA"/>
    <w:rsid w:val="002E0094"/>
    <w:rsid w:val="002E373C"/>
    <w:rsid w:val="002F0A9A"/>
    <w:rsid w:val="002F2486"/>
    <w:rsid w:val="002F29ED"/>
    <w:rsid w:val="002F364B"/>
    <w:rsid w:val="00304767"/>
    <w:rsid w:val="003050CF"/>
    <w:rsid w:val="003114B8"/>
    <w:rsid w:val="00313EE5"/>
    <w:rsid w:val="003141A8"/>
    <w:rsid w:val="00320C7B"/>
    <w:rsid w:val="003314A2"/>
    <w:rsid w:val="00333BF0"/>
    <w:rsid w:val="00333C51"/>
    <w:rsid w:val="003354FC"/>
    <w:rsid w:val="0033558D"/>
    <w:rsid w:val="003369EB"/>
    <w:rsid w:val="00345853"/>
    <w:rsid w:val="00345D73"/>
    <w:rsid w:val="003476A5"/>
    <w:rsid w:val="0035724A"/>
    <w:rsid w:val="00372C61"/>
    <w:rsid w:val="00376BA5"/>
    <w:rsid w:val="00380ED0"/>
    <w:rsid w:val="003815B6"/>
    <w:rsid w:val="003821E0"/>
    <w:rsid w:val="003843DA"/>
    <w:rsid w:val="00384610"/>
    <w:rsid w:val="00386F4D"/>
    <w:rsid w:val="003875B1"/>
    <w:rsid w:val="00391C5A"/>
    <w:rsid w:val="00394C13"/>
    <w:rsid w:val="00395D93"/>
    <w:rsid w:val="003A1167"/>
    <w:rsid w:val="003A2D31"/>
    <w:rsid w:val="003A375B"/>
    <w:rsid w:val="003A7C04"/>
    <w:rsid w:val="003B473C"/>
    <w:rsid w:val="003B54DB"/>
    <w:rsid w:val="003B70A2"/>
    <w:rsid w:val="003C128E"/>
    <w:rsid w:val="003C6831"/>
    <w:rsid w:val="003D5D72"/>
    <w:rsid w:val="003D6AA9"/>
    <w:rsid w:val="003E0621"/>
    <w:rsid w:val="003E6A08"/>
    <w:rsid w:val="003F333C"/>
    <w:rsid w:val="003F696E"/>
    <w:rsid w:val="003F76DC"/>
    <w:rsid w:val="004042A9"/>
    <w:rsid w:val="00407B34"/>
    <w:rsid w:val="00417D64"/>
    <w:rsid w:val="00420E63"/>
    <w:rsid w:val="00430FF0"/>
    <w:rsid w:val="0044065E"/>
    <w:rsid w:val="00446A61"/>
    <w:rsid w:val="00461ADA"/>
    <w:rsid w:val="0046481C"/>
    <w:rsid w:val="004726D9"/>
    <w:rsid w:val="00474C3C"/>
    <w:rsid w:val="00476784"/>
    <w:rsid w:val="00476F2A"/>
    <w:rsid w:val="00477D4A"/>
    <w:rsid w:val="00482128"/>
    <w:rsid w:val="00487F4C"/>
    <w:rsid w:val="004903D9"/>
    <w:rsid w:val="00491AA3"/>
    <w:rsid w:val="004A2053"/>
    <w:rsid w:val="004A3892"/>
    <w:rsid w:val="004C1885"/>
    <w:rsid w:val="004C326C"/>
    <w:rsid w:val="004C4B3D"/>
    <w:rsid w:val="004C55F6"/>
    <w:rsid w:val="004C6097"/>
    <w:rsid w:val="004C74D7"/>
    <w:rsid w:val="004D2C15"/>
    <w:rsid w:val="004D42E4"/>
    <w:rsid w:val="004D5933"/>
    <w:rsid w:val="004E012A"/>
    <w:rsid w:val="004E1DCA"/>
    <w:rsid w:val="004E4296"/>
    <w:rsid w:val="004F36E0"/>
    <w:rsid w:val="004F4F44"/>
    <w:rsid w:val="00500A77"/>
    <w:rsid w:val="00501248"/>
    <w:rsid w:val="0050142E"/>
    <w:rsid w:val="00502DAF"/>
    <w:rsid w:val="00502EE5"/>
    <w:rsid w:val="0050469C"/>
    <w:rsid w:val="0052006A"/>
    <w:rsid w:val="005217F0"/>
    <w:rsid w:val="00530ED5"/>
    <w:rsid w:val="00535F58"/>
    <w:rsid w:val="0053643F"/>
    <w:rsid w:val="00561077"/>
    <w:rsid w:val="0057521E"/>
    <w:rsid w:val="005773B1"/>
    <w:rsid w:val="00587B4E"/>
    <w:rsid w:val="005912A6"/>
    <w:rsid w:val="005935BA"/>
    <w:rsid w:val="00595603"/>
    <w:rsid w:val="00597C4E"/>
    <w:rsid w:val="005A06E1"/>
    <w:rsid w:val="005A290A"/>
    <w:rsid w:val="005A3205"/>
    <w:rsid w:val="005A4A9A"/>
    <w:rsid w:val="005B101A"/>
    <w:rsid w:val="005B1CDB"/>
    <w:rsid w:val="005B240B"/>
    <w:rsid w:val="005B3242"/>
    <w:rsid w:val="005C0516"/>
    <w:rsid w:val="005C310A"/>
    <w:rsid w:val="005C6E05"/>
    <w:rsid w:val="005C79B9"/>
    <w:rsid w:val="005D3903"/>
    <w:rsid w:val="005D6AA4"/>
    <w:rsid w:val="005E425A"/>
    <w:rsid w:val="005E6B6B"/>
    <w:rsid w:val="005F6F1C"/>
    <w:rsid w:val="005F7352"/>
    <w:rsid w:val="00603CA5"/>
    <w:rsid w:val="00612975"/>
    <w:rsid w:val="00620379"/>
    <w:rsid w:val="006206CB"/>
    <w:rsid w:val="00623673"/>
    <w:rsid w:val="00632BBA"/>
    <w:rsid w:val="00641FD9"/>
    <w:rsid w:val="00645C95"/>
    <w:rsid w:val="00654BAB"/>
    <w:rsid w:val="00655508"/>
    <w:rsid w:val="006570B9"/>
    <w:rsid w:val="006611FB"/>
    <w:rsid w:val="00662204"/>
    <w:rsid w:val="00662876"/>
    <w:rsid w:val="00663D16"/>
    <w:rsid w:val="00667455"/>
    <w:rsid w:val="00672764"/>
    <w:rsid w:val="00675FA9"/>
    <w:rsid w:val="00686EAD"/>
    <w:rsid w:val="00695EFB"/>
    <w:rsid w:val="0069799D"/>
    <w:rsid w:val="006A0D45"/>
    <w:rsid w:val="006A7523"/>
    <w:rsid w:val="006A77D9"/>
    <w:rsid w:val="006B12BC"/>
    <w:rsid w:val="006C1691"/>
    <w:rsid w:val="006C2C04"/>
    <w:rsid w:val="006C3AA4"/>
    <w:rsid w:val="006E0255"/>
    <w:rsid w:val="006E38EA"/>
    <w:rsid w:val="006F0658"/>
    <w:rsid w:val="006F1C25"/>
    <w:rsid w:val="00700197"/>
    <w:rsid w:val="00707117"/>
    <w:rsid w:val="0071456C"/>
    <w:rsid w:val="00721FE6"/>
    <w:rsid w:val="0072567D"/>
    <w:rsid w:val="0073047D"/>
    <w:rsid w:val="007308EA"/>
    <w:rsid w:val="00731DE9"/>
    <w:rsid w:val="00734D94"/>
    <w:rsid w:val="00737967"/>
    <w:rsid w:val="0074284D"/>
    <w:rsid w:val="007517B9"/>
    <w:rsid w:val="0075512B"/>
    <w:rsid w:val="00756401"/>
    <w:rsid w:val="0075645C"/>
    <w:rsid w:val="00766A6A"/>
    <w:rsid w:val="007727E4"/>
    <w:rsid w:val="007738CB"/>
    <w:rsid w:val="007739A0"/>
    <w:rsid w:val="00783FEB"/>
    <w:rsid w:val="00787A57"/>
    <w:rsid w:val="007944BB"/>
    <w:rsid w:val="0079503F"/>
    <w:rsid w:val="007952CF"/>
    <w:rsid w:val="0079565D"/>
    <w:rsid w:val="007A0A08"/>
    <w:rsid w:val="007A1ED7"/>
    <w:rsid w:val="007B7F37"/>
    <w:rsid w:val="007C262E"/>
    <w:rsid w:val="007C3443"/>
    <w:rsid w:val="007C3A56"/>
    <w:rsid w:val="007C40CC"/>
    <w:rsid w:val="007C42BA"/>
    <w:rsid w:val="007D1B7C"/>
    <w:rsid w:val="007D7216"/>
    <w:rsid w:val="007E4407"/>
    <w:rsid w:val="007F1A6D"/>
    <w:rsid w:val="00801E24"/>
    <w:rsid w:val="008046AC"/>
    <w:rsid w:val="008056C4"/>
    <w:rsid w:val="00806565"/>
    <w:rsid w:val="00826FD2"/>
    <w:rsid w:val="00830888"/>
    <w:rsid w:val="008347CF"/>
    <w:rsid w:val="00834823"/>
    <w:rsid w:val="0084151D"/>
    <w:rsid w:val="00852166"/>
    <w:rsid w:val="008522F2"/>
    <w:rsid w:val="008558E8"/>
    <w:rsid w:val="00857BE7"/>
    <w:rsid w:val="008626CC"/>
    <w:rsid w:val="008646A9"/>
    <w:rsid w:val="00874E81"/>
    <w:rsid w:val="00884D8F"/>
    <w:rsid w:val="008A18CF"/>
    <w:rsid w:val="008A3101"/>
    <w:rsid w:val="008A325F"/>
    <w:rsid w:val="008A7131"/>
    <w:rsid w:val="008B23D2"/>
    <w:rsid w:val="008B6D66"/>
    <w:rsid w:val="008B7B09"/>
    <w:rsid w:val="008C18EE"/>
    <w:rsid w:val="008C3072"/>
    <w:rsid w:val="008D0FAB"/>
    <w:rsid w:val="008D1BEE"/>
    <w:rsid w:val="008D3C0A"/>
    <w:rsid w:val="008D41FA"/>
    <w:rsid w:val="008E1B4A"/>
    <w:rsid w:val="008E7640"/>
    <w:rsid w:val="008F03BC"/>
    <w:rsid w:val="008F0CF9"/>
    <w:rsid w:val="008F3068"/>
    <w:rsid w:val="008F47B7"/>
    <w:rsid w:val="00900E75"/>
    <w:rsid w:val="00912073"/>
    <w:rsid w:val="009161D8"/>
    <w:rsid w:val="00926E38"/>
    <w:rsid w:val="0092791B"/>
    <w:rsid w:val="00932B63"/>
    <w:rsid w:val="00933689"/>
    <w:rsid w:val="0093760A"/>
    <w:rsid w:val="0093784C"/>
    <w:rsid w:val="00937FF5"/>
    <w:rsid w:val="00940BAC"/>
    <w:rsid w:val="00942A27"/>
    <w:rsid w:val="009436B7"/>
    <w:rsid w:val="0094425E"/>
    <w:rsid w:val="00944457"/>
    <w:rsid w:val="00947352"/>
    <w:rsid w:val="009475A5"/>
    <w:rsid w:val="00952D7D"/>
    <w:rsid w:val="009548BD"/>
    <w:rsid w:val="00961FCA"/>
    <w:rsid w:val="009651CC"/>
    <w:rsid w:val="00972E6D"/>
    <w:rsid w:val="00973E11"/>
    <w:rsid w:val="00973F56"/>
    <w:rsid w:val="00990C1C"/>
    <w:rsid w:val="00994C66"/>
    <w:rsid w:val="00995799"/>
    <w:rsid w:val="00996917"/>
    <w:rsid w:val="0099721E"/>
    <w:rsid w:val="009B0F7E"/>
    <w:rsid w:val="009B1189"/>
    <w:rsid w:val="009B35F1"/>
    <w:rsid w:val="009D2A45"/>
    <w:rsid w:val="009D7D26"/>
    <w:rsid w:val="009E20E3"/>
    <w:rsid w:val="009E2513"/>
    <w:rsid w:val="009E2908"/>
    <w:rsid w:val="009E2B48"/>
    <w:rsid w:val="009F14F3"/>
    <w:rsid w:val="009F2FAF"/>
    <w:rsid w:val="00A00678"/>
    <w:rsid w:val="00A11CA9"/>
    <w:rsid w:val="00A225F6"/>
    <w:rsid w:val="00A229C4"/>
    <w:rsid w:val="00A23C61"/>
    <w:rsid w:val="00A24D9A"/>
    <w:rsid w:val="00A311B1"/>
    <w:rsid w:val="00A338CA"/>
    <w:rsid w:val="00A35FF8"/>
    <w:rsid w:val="00A4013A"/>
    <w:rsid w:val="00A40DEA"/>
    <w:rsid w:val="00A465E1"/>
    <w:rsid w:val="00A5178C"/>
    <w:rsid w:val="00A520D8"/>
    <w:rsid w:val="00A53446"/>
    <w:rsid w:val="00A53461"/>
    <w:rsid w:val="00A5700E"/>
    <w:rsid w:val="00A57491"/>
    <w:rsid w:val="00A600F3"/>
    <w:rsid w:val="00A60177"/>
    <w:rsid w:val="00A61226"/>
    <w:rsid w:val="00A63ED5"/>
    <w:rsid w:val="00A710CB"/>
    <w:rsid w:val="00A73839"/>
    <w:rsid w:val="00A75FDA"/>
    <w:rsid w:val="00A761C9"/>
    <w:rsid w:val="00A81DC3"/>
    <w:rsid w:val="00A83F91"/>
    <w:rsid w:val="00A9088C"/>
    <w:rsid w:val="00AA5067"/>
    <w:rsid w:val="00AA6BD9"/>
    <w:rsid w:val="00AB0600"/>
    <w:rsid w:val="00AB4A8C"/>
    <w:rsid w:val="00AC42C8"/>
    <w:rsid w:val="00AC4A08"/>
    <w:rsid w:val="00AC7504"/>
    <w:rsid w:val="00AD1236"/>
    <w:rsid w:val="00AD12AC"/>
    <w:rsid w:val="00AD558B"/>
    <w:rsid w:val="00AD7CED"/>
    <w:rsid w:val="00AE3F1B"/>
    <w:rsid w:val="00AF1C93"/>
    <w:rsid w:val="00AF52EE"/>
    <w:rsid w:val="00B004B8"/>
    <w:rsid w:val="00B04C70"/>
    <w:rsid w:val="00B07194"/>
    <w:rsid w:val="00B179FD"/>
    <w:rsid w:val="00B21353"/>
    <w:rsid w:val="00B246E4"/>
    <w:rsid w:val="00B26396"/>
    <w:rsid w:val="00B31734"/>
    <w:rsid w:val="00B35A8B"/>
    <w:rsid w:val="00B42BF6"/>
    <w:rsid w:val="00B46AB3"/>
    <w:rsid w:val="00B530B1"/>
    <w:rsid w:val="00B53B6C"/>
    <w:rsid w:val="00B62131"/>
    <w:rsid w:val="00B65A8F"/>
    <w:rsid w:val="00B73A32"/>
    <w:rsid w:val="00B75C2A"/>
    <w:rsid w:val="00B81962"/>
    <w:rsid w:val="00B90905"/>
    <w:rsid w:val="00B93DDF"/>
    <w:rsid w:val="00BA17F4"/>
    <w:rsid w:val="00BA3458"/>
    <w:rsid w:val="00BA35E5"/>
    <w:rsid w:val="00BB24E7"/>
    <w:rsid w:val="00BB53C0"/>
    <w:rsid w:val="00BB5A64"/>
    <w:rsid w:val="00BB5BB7"/>
    <w:rsid w:val="00BC55EF"/>
    <w:rsid w:val="00BC6E28"/>
    <w:rsid w:val="00BD4C00"/>
    <w:rsid w:val="00BE0A31"/>
    <w:rsid w:val="00BE5379"/>
    <w:rsid w:val="00BF1A9C"/>
    <w:rsid w:val="00BF6E6A"/>
    <w:rsid w:val="00C11E80"/>
    <w:rsid w:val="00C13777"/>
    <w:rsid w:val="00C14764"/>
    <w:rsid w:val="00C372D7"/>
    <w:rsid w:val="00C4121A"/>
    <w:rsid w:val="00C63511"/>
    <w:rsid w:val="00C65576"/>
    <w:rsid w:val="00C66689"/>
    <w:rsid w:val="00C671BB"/>
    <w:rsid w:val="00C8383A"/>
    <w:rsid w:val="00C84C2C"/>
    <w:rsid w:val="00C90FE7"/>
    <w:rsid w:val="00C91D06"/>
    <w:rsid w:val="00C92308"/>
    <w:rsid w:val="00C96935"/>
    <w:rsid w:val="00C96C80"/>
    <w:rsid w:val="00CA1525"/>
    <w:rsid w:val="00CA2608"/>
    <w:rsid w:val="00CA31DD"/>
    <w:rsid w:val="00CA583E"/>
    <w:rsid w:val="00CA61CF"/>
    <w:rsid w:val="00CB23C8"/>
    <w:rsid w:val="00CB305F"/>
    <w:rsid w:val="00CB64D2"/>
    <w:rsid w:val="00CC33DE"/>
    <w:rsid w:val="00CD168E"/>
    <w:rsid w:val="00CD1F12"/>
    <w:rsid w:val="00CD1FC9"/>
    <w:rsid w:val="00CD3260"/>
    <w:rsid w:val="00CD5F79"/>
    <w:rsid w:val="00CD63AB"/>
    <w:rsid w:val="00CD684D"/>
    <w:rsid w:val="00CE2697"/>
    <w:rsid w:val="00CE3742"/>
    <w:rsid w:val="00CE6D59"/>
    <w:rsid w:val="00CF4D8A"/>
    <w:rsid w:val="00CF4FCE"/>
    <w:rsid w:val="00CF7EA6"/>
    <w:rsid w:val="00D00641"/>
    <w:rsid w:val="00D05F0F"/>
    <w:rsid w:val="00D10949"/>
    <w:rsid w:val="00D15F54"/>
    <w:rsid w:val="00D2036E"/>
    <w:rsid w:val="00D20A65"/>
    <w:rsid w:val="00D22E17"/>
    <w:rsid w:val="00D25DC7"/>
    <w:rsid w:val="00D304C9"/>
    <w:rsid w:val="00D30842"/>
    <w:rsid w:val="00D30A75"/>
    <w:rsid w:val="00D361D9"/>
    <w:rsid w:val="00D41AB8"/>
    <w:rsid w:val="00D45D3A"/>
    <w:rsid w:val="00D5328C"/>
    <w:rsid w:val="00D5458E"/>
    <w:rsid w:val="00D625E9"/>
    <w:rsid w:val="00D7183D"/>
    <w:rsid w:val="00D7691B"/>
    <w:rsid w:val="00D76C36"/>
    <w:rsid w:val="00D76EF0"/>
    <w:rsid w:val="00D77543"/>
    <w:rsid w:val="00D83186"/>
    <w:rsid w:val="00D83497"/>
    <w:rsid w:val="00D902DF"/>
    <w:rsid w:val="00D91253"/>
    <w:rsid w:val="00DA008C"/>
    <w:rsid w:val="00DA1CE5"/>
    <w:rsid w:val="00DA6946"/>
    <w:rsid w:val="00DC0447"/>
    <w:rsid w:val="00DC093A"/>
    <w:rsid w:val="00DC397C"/>
    <w:rsid w:val="00DC51D9"/>
    <w:rsid w:val="00DC7FF4"/>
    <w:rsid w:val="00DD3707"/>
    <w:rsid w:val="00DD7BE0"/>
    <w:rsid w:val="00DE3BEF"/>
    <w:rsid w:val="00DE798D"/>
    <w:rsid w:val="00DF00DF"/>
    <w:rsid w:val="00DF0472"/>
    <w:rsid w:val="00E00332"/>
    <w:rsid w:val="00E0280C"/>
    <w:rsid w:val="00E02C8C"/>
    <w:rsid w:val="00E124EC"/>
    <w:rsid w:val="00E13525"/>
    <w:rsid w:val="00E1512F"/>
    <w:rsid w:val="00E166ED"/>
    <w:rsid w:val="00E22FBE"/>
    <w:rsid w:val="00E233C3"/>
    <w:rsid w:val="00E34CED"/>
    <w:rsid w:val="00E359D0"/>
    <w:rsid w:val="00E372F1"/>
    <w:rsid w:val="00E43E72"/>
    <w:rsid w:val="00E45C94"/>
    <w:rsid w:val="00E50602"/>
    <w:rsid w:val="00E53043"/>
    <w:rsid w:val="00E5331B"/>
    <w:rsid w:val="00E578BC"/>
    <w:rsid w:val="00E614BF"/>
    <w:rsid w:val="00E7637E"/>
    <w:rsid w:val="00E76646"/>
    <w:rsid w:val="00E84C9E"/>
    <w:rsid w:val="00E86ACF"/>
    <w:rsid w:val="00E91D2B"/>
    <w:rsid w:val="00E95ED2"/>
    <w:rsid w:val="00E9788E"/>
    <w:rsid w:val="00E978BD"/>
    <w:rsid w:val="00E97E7D"/>
    <w:rsid w:val="00EA6AF7"/>
    <w:rsid w:val="00EB62C3"/>
    <w:rsid w:val="00ED1F2B"/>
    <w:rsid w:val="00ED3A2F"/>
    <w:rsid w:val="00ED6630"/>
    <w:rsid w:val="00ED6B9E"/>
    <w:rsid w:val="00ED72D6"/>
    <w:rsid w:val="00ED7D11"/>
    <w:rsid w:val="00EE3E97"/>
    <w:rsid w:val="00EE4565"/>
    <w:rsid w:val="00EE5663"/>
    <w:rsid w:val="00EF21B9"/>
    <w:rsid w:val="00EF2634"/>
    <w:rsid w:val="00EF620E"/>
    <w:rsid w:val="00F02BDC"/>
    <w:rsid w:val="00F06DDF"/>
    <w:rsid w:val="00F07BA0"/>
    <w:rsid w:val="00F10282"/>
    <w:rsid w:val="00F1146E"/>
    <w:rsid w:val="00F15B2D"/>
    <w:rsid w:val="00F162BF"/>
    <w:rsid w:val="00F2260F"/>
    <w:rsid w:val="00F22B21"/>
    <w:rsid w:val="00F32583"/>
    <w:rsid w:val="00F33E84"/>
    <w:rsid w:val="00F40486"/>
    <w:rsid w:val="00F4136E"/>
    <w:rsid w:val="00F5254F"/>
    <w:rsid w:val="00F6154E"/>
    <w:rsid w:val="00F63B7A"/>
    <w:rsid w:val="00F65F3B"/>
    <w:rsid w:val="00F676BD"/>
    <w:rsid w:val="00F71A1C"/>
    <w:rsid w:val="00F729F9"/>
    <w:rsid w:val="00F73A41"/>
    <w:rsid w:val="00F9014A"/>
    <w:rsid w:val="00F909BC"/>
    <w:rsid w:val="00F95B51"/>
    <w:rsid w:val="00F96F98"/>
    <w:rsid w:val="00F96FFE"/>
    <w:rsid w:val="00FA362C"/>
    <w:rsid w:val="00FA4465"/>
    <w:rsid w:val="00FA4EB1"/>
    <w:rsid w:val="00FA5185"/>
    <w:rsid w:val="00FB11E9"/>
    <w:rsid w:val="00FB160D"/>
    <w:rsid w:val="00FB3563"/>
    <w:rsid w:val="00FC5402"/>
    <w:rsid w:val="00FD13E1"/>
    <w:rsid w:val="00FD22AE"/>
    <w:rsid w:val="00FD4A16"/>
    <w:rsid w:val="00FE4CD5"/>
    <w:rsid w:val="00FE6238"/>
    <w:rsid w:val="00FF0F7D"/>
    <w:rsid w:val="00FF66AD"/>
    <w:rsid w:val="00FF67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85253"/>
  <w15:docId w15:val="{0D95BC83-3282-464A-80B4-5B6F64E16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i/>
        <w:sz w:val="24"/>
        <w:szCs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A5B"/>
    <w:pPr>
      <w:spacing w:after="0" w:line="240" w:lineRule="auto"/>
      <w:jc w:val="both"/>
    </w:pPr>
    <w:rPr>
      <w:i w:val="0"/>
      <w:sz w:val="22"/>
      <w:szCs w:val="22"/>
    </w:rPr>
  </w:style>
  <w:style w:type="paragraph" w:styleId="Ttulo1">
    <w:name w:val="heading 1"/>
    <w:basedOn w:val="Prrafodelista"/>
    <w:next w:val="Normal"/>
    <w:link w:val="Ttulo1Car"/>
    <w:uiPriority w:val="9"/>
    <w:qFormat/>
    <w:rsid w:val="00DE798D"/>
    <w:pPr>
      <w:numPr>
        <w:numId w:val="1"/>
      </w:numPr>
      <w:tabs>
        <w:tab w:val="left" w:pos="-142"/>
        <w:tab w:val="left" w:pos="284"/>
      </w:tabs>
      <w:outlineLvl w:val="0"/>
    </w:pPr>
    <w:rPr>
      <w:b/>
    </w:rPr>
  </w:style>
  <w:style w:type="paragraph" w:styleId="Ttulo2">
    <w:name w:val="heading 2"/>
    <w:basedOn w:val="Normal"/>
    <w:next w:val="Normal"/>
    <w:link w:val="Ttulo2Car"/>
    <w:qFormat/>
    <w:rsid w:val="00253DA3"/>
    <w:pPr>
      <w:keepNext/>
      <w:numPr>
        <w:ilvl w:val="1"/>
        <w:numId w:val="2"/>
      </w:numPr>
      <w:outlineLvl w:val="1"/>
    </w:pPr>
    <w:rPr>
      <w:b/>
      <w:bCs/>
      <w:iCs/>
      <w:lang w:val="es-ES"/>
    </w:rPr>
  </w:style>
  <w:style w:type="paragraph" w:styleId="Ttulo3">
    <w:name w:val="heading 3"/>
    <w:basedOn w:val="Normal"/>
    <w:next w:val="Normal"/>
    <w:link w:val="Ttulo3Car"/>
    <w:qFormat/>
    <w:rsid w:val="00210DBE"/>
    <w:pPr>
      <w:numPr>
        <w:ilvl w:val="2"/>
        <w:numId w:val="2"/>
      </w:numPr>
      <w:outlineLvl w:val="2"/>
    </w:pPr>
    <w:rPr>
      <w:b/>
      <w:lang w:val="es-ES"/>
    </w:rPr>
  </w:style>
  <w:style w:type="paragraph" w:styleId="Ttulo4">
    <w:name w:val="heading 4"/>
    <w:basedOn w:val="Normal"/>
    <w:next w:val="Normal"/>
    <w:link w:val="Ttulo4Car"/>
    <w:qFormat/>
    <w:rsid w:val="00E166ED"/>
    <w:pPr>
      <w:keepNext/>
      <w:numPr>
        <w:ilvl w:val="3"/>
        <w:numId w:val="2"/>
      </w:numPr>
      <w:outlineLvl w:val="3"/>
    </w:pPr>
    <w:rPr>
      <w:b/>
      <w:szCs w:val="20"/>
    </w:rPr>
  </w:style>
  <w:style w:type="paragraph" w:styleId="Ttulo5">
    <w:name w:val="heading 5"/>
    <w:basedOn w:val="Normal"/>
    <w:next w:val="Normal"/>
    <w:link w:val="Ttulo5Car"/>
    <w:qFormat/>
    <w:rsid w:val="00BE0A31"/>
    <w:pPr>
      <w:numPr>
        <w:ilvl w:val="4"/>
        <w:numId w:val="2"/>
      </w:numPr>
      <w:spacing w:before="240" w:after="60"/>
      <w:outlineLvl w:val="4"/>
    </w:pPr>
    <w:rPr>
      <w:b/>
      <w:bCs/>
      <w:iCs/>
      <w:lang w:val="es-ES"/>
    </w:rPr>
  </w:style>
  <w:style w:type="paragraph" w:styleId="Ttulo6">
    <w:name w:val="heading 6"/>
    <w:basedOn w:val="Normal"/>
    <w:next w:val="Normal"/>
    <w:link w:val="Ttulo6Car"/>
    <w:qFormat/>
    <w:rsid w:val="00DE798D"/>
    <w:pPr>
      <w:numPr>
        <w:ilvl w:val="5"/>
        <w:numId w:val="2"/>
      </w:numPr>
      <w:spacing w:before="240" w:after="60"/>
      <w:outlineLvl w:val="5"/>
    </w:pPr>
    <w:rPr>
      <w:b/>
      <w:bCs/>
      <w:lang w:val="es-ES"/>
    </w:rPr>
  </w:style>
  <w:style w:type="paragraph" w:styleId="Ttulo7">
    <w:name w:val="heading 7"/>
    <w:basedOn w:val="Normal"/>
    <w:next w:val="Normal"/>
    <w:link w:val="Ttulo7Car"/>
    <w:qFormat/>
    <w:rsid w:val="00DE798D"/>
    <w:pPr>
      <w:numPr>
        <w:ilvl w:val="6"/>
        <w:numId w:val="2"/>
      </w:numPr>
      <w:spacing w:before="240" w:after="60"/>
      <w:outlineLvl w:val="6"/>
    </w:pPr>
    <w:rPr>
      <w:lang w:val="es-ES"/>
    </w:rPr>
  </w:style>
  <w:style w:type="paragraph" w:styleId="Ttulo8">
    <w:name w:val="heading 8"/>
    <w:basedOn w:val="Normal"/>
    <w:next w:val="Normal"/>
    <w:link w:val="Ttulo8Car"/>
    <w:qFormat/>
    <w:rsid w:val="00DE798D"/>
    <w:pPr>
      <w:numPr>
        <w:ilvl w:val="7"/>
        <w:numId w:val="2"/>
      </w:numPr>
      <w:spacing w:before="240" w:after="60"/>
      <w:outlineLvl w:val="7"/>
    </w:pPr>
    <w:rPr>
      <w:i/>
      <w:iCs/>
      <w:lang w:val="es-ES"/>
    </w:rPr>
  </w:style>
  <w:style w:type="paragraph" w:styleId="Ttulo9">
    <w:name w:val="heading 9"/>
    <w:basedOn w:val="Normal"/>
    <w:next w:val="Normal"/>
    <w:link w:val="Ttulo9Car"/>
    <w:qFormat/>
    <w:rsid w:val="00DE798D"/>
    <w:pPr>
      <w:numPr>
        <w:ilvl w:val="8"/>
        <w:numId w:val="2"/>
      </w:numPr>
      <w:spacing w:before="240" w:after="60"/>
      <w:outlineLvl w:val="8"/>
    </w:pPr>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90DB6"/>
    <w:pPr>
      <w:tabs>
        <w:tab w:val="center" w:pos="4419"/>
        <w:tab w:val="right" w:pos="8838"/>
      </w:tabs>
    </w:pPr>
    <w:rPr>
      <w:rFonts w:asciiTheme="minorHAnsi" w:hAnsiTheme="minorHAnsi" w:cstheme="minorBidi"/>
    </w:rPr>
  </w:style>
  <w:style w:type="character" w:customStyle="1" w:styleId="EncabezadoCar">
    <w:name w:val="Encabezado Car"/>
    <w:basedOn w:val="Fuentedeprrafopredeter"/>
    <w:link w:val="Encabezado"/>
    <w:uiPriority w:val="99"/>
    <w:rsid w:val="00090DB6"/>
  </w:style>
  <w:style w:type="paragraph" w:styleId="Piedepgina">
    <w:name w:val="footer"/>
    <w:basedOn w:val="Normal"/>
    <w:link w:val="PiedepginaCar"/>
    <w:uiPriority w:val="99"/>
    <w:unhideWhenUsed/>
    <w:rsid w:val="00090DB6"/>
    <w:pPr>
      <w:tabs>
        <w:tab w:val="center" w:pos="4419"/>
        <w:tab w:val="right" w:pos="8838"/>
      </w:tabs>
    </w:pPr>
    <w:rPr>
      <w:rFonts w:asciiTheme="minorHAnsi" w:hAnsiTheme="minorHAnsi" w:cstheme="minorBidi"/>
    </w:rPr>
  </w:style>
  <w:style w:type="character" w:customStyle="1" w:styleId="PiedepginaCar">
    <w:name w:val="Pie de página Car"/>
    <w:basedOn w:val="Fuentedeprrafopredeter"/>
    <w:link w:val="Piedepgina"/>
    <w:uiPriority w:val="99"/>
    <w:rsid w:val="00090DB6"/>
  </w:style>
  <w:style w:type="paragraph" w:styleId="Textodeglobo">
    <w:name w:val="Balloon Text"/>
    <w:basedOn w:val="Normal"/>
    <w:link w:val="TextodegloboCar"/>
    <w:uiPriority w:val="99"/>
    <w:semiHidden/>
    <w:unhideWhenUsed/>
    <w:rsid w:val="00090DB6"/>
    <w:rPr>
      <w:rFonts w:ascii="Tahoma" w:hAnsi="Tahoma" w:cs="Tahoma"/>
      <w:sz w:val="16"/>
      <w:szCs w:val="16"/>
    </w:rPr>
  </w:style>
  <w:style w:type="character" w:customStyle="1" w:styleId="TextodegloboCar">
    <w:name w:val="Texto de globo Car"/>
    <w:basedOn w:val="Fuentedeprrafopredeter"/>
    <w:link w:val="Textodeglobo"/>
    <w:uiPriority w:val="99"/>
    <w:semiHidden/>
    <w:rsid w:val="00090DB6"/>
    <w:rPr>
      <w:rFonts w:ascii="Tahoma" w:hAnsi="Tahoma" w:cs="Tahoma"/>
      <w:sz w:val="16"/>
      <w:szCs w:val="16"/>
    </w:rPr>
  </w:style>
  <w:style w:type="paragraph" w:styleId="Prrafodelista">
    <w:name w:val="List Paragraph"/>
    <w:basedOn w:val="Normal"/>
    <w:uiPriority w:val="34"/>
    <w:qFormat/>
    <w:rsid w:val="000D6091"/>
    <w:pPr>
      <w:ind w:left="720"/>
      <w:contextualSpacing/>
    </w:pPr>
  </w:style>
  <w:style w:type="paragraph" w:styleId="Textoindependiente">
    <w:name w:val="Body Text"/>
    <w:basedOn w:val="Normal"/>
    <w:link w:val="TextoindependienteCar"/>
    <w:semiHidden/>
    <w:rsid w:val="00D83497"/>
    <w:pPr>
      <w:tabs>
        <w:tab w:val="left" w:pos="851"/>
      </w:tabs>
    </w:pPr>
    <w:rPr>
      <w:szCs w:val="20"/>
    </w:rPr>
  </w:style>
  <w:style w:type="character" w:customStyle="1" w:styleId="TextoindependienteCar">
    <w:name w:val="Texto independiente Car"/>
    <w:basedOn w:val="Fuentedeprrafopredeter"/>
    <w:link w:val="Textoindependiente"/>
    <w:semiHidden/>
    <w:rsid w:val="00D83497"/>
    <w:rPr>
      <w:rFonts w:ascii="Arial" w:eastAsia="Times New Roman" w:hAnsi="Arial" w:cs="Times New Roman"/>
      <w:sz w:val="24"/>
      <w:szCs w:val="20"/>
      <w:lang w:eastAsia="es-ES"/>
    </w:rPr>
  </w:style>
  <w:style w:type="paragraph" w:styleId="Textoindependiente3">
    <w:name w:val="Body Text 3"/>
    <w:basedOn w:val="Normal"/>
    <w:link w:val="Textoindependiente3Car"/>
    <w:uiPriority w:val="99"/>
    <w:semiHidden/>
    <w:unhideWhenUsed/>
    <w:rsid w:val="008347CF"/>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8347CF"/>
    <w:rPr>
      <w:rFonts w:ascii="Times New Roman" w:eastAsia="Times New Roman" w:hAnsi="Times New Roman" w:cs="Times New Roman"/>
      <w:sz w:val="16"/>
      <w:szCs w:val="16"/>
      <w:lang w:val="es-ES_tradnl" w:eastAsia="es-ES"/>
    </w:rPr>
  </w:style>
  <w:style w:type="character" w:styleId="Textodelmarcadordeposicin">
    <w:name w:val="Placeholder Text"/>
    <w:basedOn w:val="Fuentedeprrafopredeter"/>
    <w:uiPriority w:val="99"/>
    <w:semiHidden/>
    <w:rsid w:val="00182C52"/>
    <w:rPr>
      <w:color w:val="808080"/>
    </w:rPr>
  </w:style>
  <w:style w:type="table" w:styleId="Tablaconcuadrcula">
    <w:name w:val="Table Grid"/>
    <w:basedOn w:val="Tablanormal"/>
    <w:uiPriority w:val="59"/>
    <w:rsid w:val="00F71A1C"/>
    <w:pPr>
      <w:spacing w:after="0" w:line="240" w:lineRule="auto"/>
    </w:pPr>
    <w:rPr>
      <w:rFonts w:ascii="Calibri" w:eastAsia="Calibri" w:hAnsi="Calibri"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E798D"/>
    <w:rPr>
      <w:b/>
      <w:i w:val="0"/>
      <w:sz w:val="22"/>
      <w:szCs w:val="22"/>
    </w:rPr>
  </w:style>
  <w:style w:type="character" w:customStyle="1" w:styleId="Ttulo2Car">
    <w:name w:val="Título 2 Car"/>
    <w:basedOn w:val="Fuentedeprrafopredeter"/>
    <w:link w:val="Ttulo2"/>
    <w:rsid w:val="00253DA3"/>
    <w:rPr>
      <w:b/>
      <w:bCs/>
      <w:i w:val="0"/>
      <w:iCs/>
      <w:sz w:val="22"/>
      <w:szCs w:val="22"/>
      <w:lang w:val="es-ES"/>
    </w:rPr>
  </w:style>
  <w:style w:type="character" w:customStyle="1" w:styleId="Ttulo3Car">
    <w:name w:val="Título 3 Car"/>
    <w:basedOn w:val="Fuentedeprrafopredeter"/>
    <w:link w:val="Ttulo3"/>
    <w:rsid w:val="00210DBE"/>
    <w:rPr>
      <w:b/>
      <w:i w:val="0"/>
      <w:sz w:val="22"/>
      <w:szCs w:val="22"/>
      <w:lang w:val="es-ES"/>
    </w:rPr>
  </w:style>
  <w:style w:type="character" w:customStyle="1" w:styleId="Ttulo4Car">
    <w:name w:val="Título 4 Car"/>
    <w:basedOn w:val="Fuentedeprrafopredeter"/>
    <w:link w:val="Ttulo4"/>
    <w:rsid w:val="00E166ED"/>
    <w:rPr>
      <w:b/>
      <w:i w:val="0"/>
      <w:sz w:val="22"/>
      <w:szCs w:val="20"/>
    </w:rPr>
  </w:style>
  <w:style w:type="character" w:customStyle="1" w:styleId="Ttulo5Car">
    <w:name w:val="Título 5 Car"/>
    <w:basedOn w:val="Fuentedeprrafopredeter"/>
    <w:link w:val="Ttulo5"/>
    <w:rsid w:val="00BE0A31"/>
    <w:rPr>
      <w:b/>
      <w:bCs/>
      <w:i w:val="0"/>
      <w:iCs/>
      <w:sz w:val="22"/>
      <w:szCs w:val="22"/>
      <w:lang w:val="es-ES"/>
    </w:rPr>
  </w:style>
  <w:style w:type="character" w:customStyle="1" w:styleId="Ttulo6Car">
    <w:name w:val="Título 6 Car"/>
    <w:basedOn w:val="Fuentedeprrafopredeter"/>
    <w:link w:val="Ttulo6"/>
    <w:rsid w:val="00DE798D"/>
    <w:rPr>
      <w:b/>
      <w:bCs/>
      <w:i w:val="0"/>
      <w:sz w:val="22"/>
      <w:szCs w:val="22"/>
      <w:lang w:val="es-ES"/>
    </w:rPr>
  </w:style>
  <w:style w:type="character" w:customStyle="1" w:styleId="Ttulo7Car">
    <w:name w:val="Título 7 Car"/>
    <w:basedOn w:val="Fuentedeprrafopredeter"/>
    <w:link w:val="Ttulo7"/>
    <w:rsid w:val="00DE798D"/>
    <w:rPr>
      <w:i w:val="0"/>
      <w:sz w:val="22"/>
      <w:szCs w:val="22"/>
      <w:lang w:val="es-ES"/>
    </w:rPr>
  </w:style>
  <w:style w:type="character" w:customStyle="1" w:styleId="Ttulo8Car">
    <w:name w:val="Título 8 Car"/>
    <w:basedOn w:val="Fuentedeprrafopredeter"/>
    <w:link w:val="Ttulo8"/>
    <w:rsid w:val="00DE798D"/>
    <w:rPr>
      <w:iCs/>
      <w:sz w:val="22"/>
      <w:szCs w:val="22"/>
      <w:lang w:val="es-ES"/>
    </w:rPr>
  </w:style>
  <w:style w:type="character" w:customStyle="1" w:styleId="Ttulo9Car">
    <w:name w:val="Título 9 Car"/>
    <w:basedOn w:val="Fuentedeprrafopredeter"/>
    <w:link w:val="Ttulo9"/>
    <w:rsid w:val="00DE798D"/>
    <w:rPr>
      <w:i w:val="0"/>
      <w:sz w:val="22"/>
      <w:szCs w:val="22"/>
      <w:lang w:val="es-ES"/>
    </w:rPr>
  </w:style>
  <w:style w:type="character" w:styleId="Nmerodepgina">
    <w:name w:val="page number"/>
    <w:basedOn w:val="Fuentedeprrafopredeter"/>
    <w:rsid w:val="00DE798D"/>
  </w:style>
  <w:style w:type="paragraph" w:styleId="Sinespaciado">
    <w:name w:val="No Spacing"/>
    <w:uiPriority w:val="1"/>
    <w:qFormat/>
    <w:rsid w:val="00A83F91"/>
    <w:pPr>
      <w:spacing w:after="0" w:line="240" w:lineRule="auto"/>
    </w:pPr>
    <w:rPr>
      <w:rFonts w:ascii="Times New Roman" w:eastAsia="Times New Roman" w:hAnsi="Times New Roman" w:cs="Times New Roman"/>
      <w:lang w:val="es-ES_tradnl" w:eastAsia="es-ES"/>
    </w:rPr>
  </w:style>
  <w:style w:type="character" w:styleId="Hipervnculo">
    <w:name w:val="Hyperlink"/>
    <w:basedOn w:val="Fuentedeprrafopredeter"/>
    <w:uiPriority w:val="99"/>
    <w:unhideWhenUsed/>
    <w:rsid w:val="00407B34"/>
    <w:rPr>
      <w:color w:val="0000FF" w:themeColor="hyperlink"/>
      <w:u w:val="single"/>
    </w:rPr>
  </w:style>
  <w:style w:type="paragraph" w:styleId="Descripcin">
    <w:name w:val="caption"/>
    <w:basedOn w:val="Normal"/>
    <w:next w:val="Normal"/>
    <w:uiPriority w:val="35"/>
    <w:unhideWhenUsed/>
    <w:qFormat/>
    <w:rsid w:val="00E359D0"/>
    <w:pPr>
      <w:spacing w:after="200"/>
      <w:jc w:val="center"/>
    </w:pPr>
    <w:rPr>
      <w:b/>
      <w:iCs/>
      <w:szCs w:val="18"/>
    </w:rPr>
  </w:style>
  <w:style w:type="paragraph" w:styleId="NormalWeb">
    <w:name w:val="Normal (Web)"/>
    <w:basedOn w:val="Normal"/>
    <w:uiPriority w:val="99"/>
    <w:unhideWhenUsed/>
    <w:rsid w:val="0009193F"/>
    <w:pPr>
      <w:spacing w:before="100" w:beforeAutospacing="1" w:after="100" w:afterAutospacing="1"/>
    </w:pPr>
    <w:rPr>
      <w:rFonts w:ascii="Times New Roman" w:eastAsia="Times New Roman" w:hAnsi="Times New Roman" w:cs="Times New Roman"/>
      <w:lang w:val="en-US"/>
    </w:rPr>
  </w:style>
  <w:style w:type="character" w:customStyle="1" w:styleId="UnresolvedMention1">
    <w:name w:val="Unresolved Mention1"/>
    <w:basedOn w:val="Fuentedeprrafopredeter"/>
    <w:uiPriority w:val="99"/>
    <w:semiHidden/>
    <w:unhideWhenUsed/>
    <w:rsid w:val="0010000F"/>
    <w:rPr>
      <w:color w:val="605E5C"/>
      <w:shd w:val="clear" w:color="auto" w:fill="E1DFDD"/>
    </w:rPr>
  </w:style>
  <w:style w:type="character" w:styleId="Refdecomentario">
    <w:name w:val="annotation reference"/>
    <w:basedOn w:val="Fuentedeprrafopredeter"/>
    <w:uiPriority w:val="99"/>
    <w:semiHidden/>
    <w:unhideWhenUsed/>
    <w:rsid w:val="00731DE9"/>
    <w:rPr>
      <w:sz w:val="16"/>
      <w:szCs w:val="16"/>
    </w:rPr>
  </w:style>
  <w:style w:type="paragraph" w:styleId="Textocomentario">
    <w:name w:val="annotation text"/>
    <w:basedOn w:val="Normal"/>
    <w:link w:val="TextocomentarioCar"/>
    <w:uiPriority w:val="99"/>
    <w:semiHidden/>
    <w:unhideWhenUsed/>
    <w:rsid w:val="00731DE9"/>
    <w:pPr>
      <w:jc w:val="left"/>
    </w:pPr>
    <w:rPr>
      <w:sz w:val="20"/>
      <w:szCs w:val="20"/>
    </w:rPr>
  </w:style>
  <w:style w:type="character" w:customStyle="1" w:styleId="TextocomentarioCar">
    <w:name w:val="Texto comentario Car"/>
    <w:basedOn w:val="Fuentedeprrafopredeter"/>
    <w:link w:val="Textocomentario"/>
    <w:uiPriority w:val="99"/>
    <w:semiHidden/>
    <w:rsid w:val="00731DE9"/>
    <w:rPr>
      <w:i w:val="0"/>
      <w:sz w:val="20"/>
      <w:szCs w:val="20"/>
    </w:rPr>
  </w:style>
  <w:style w:type="paragraph" w:styleId="Asuntodelcomentario">
    <w:name w:val="annotation subject"/>
    <w:basedOn w:val="Textocomentario"/>
    <w:next w:val="Textocomentario"/>
    <w:link w:val="AsuntodelcomentarioCar"/>
    <w:uiPriority w:val="99"/>
    <w:semiHidden/>
    <w:unhideWhenUsed/>
    <w:rsid w:val="006A7523"/>
    <w:pPr>
      <w:jc w:val="both"/>
    </w:pPr>
    <w:rPr>
      <w:b/>
      <w:bCs/>
    </w:rPr>
  </w:style>
  <w:style w:type="character" w:customStyle="1" w:styleId="AsuntodelcomentarioCar">
    <w:name w:val="Asunto del comentario Car"/>
    <w:basedOn w:val="TextocomentarioCar"/>
    <w:link w:val="Asuntodelcomentario"/>
    <w:uiPriority w:val="99"/>
    <w:semiHidden/>
    <w:rsid w:val="006A7523"/>
    <w:rPr>
      <w:b/>
      <w:bCs/>
      <w:i w:val="0"/>
      <w:sz w:val="20"/>
      <w:szCs w:val="20"/>
    </w:rPr>
  </w:style>
  <w:style w:type="character" w:customStyle="1" w:styleId="span">
    <w:name w:val="span"/>
    <w:basedOn w:val="Fuentedeprrafopredeter"/>
    <w:rsid w:val="00165A04"/>
  </w:style>
  <w:style w:type="paragraph" w:styleId="Revisin">
    <w:name w:val="Revision"/>
    <w:hidden/>
    <w:uiPriority w:val="99"/>
    <w:semiHidden/>
    <w:rsid w:val="00C63511"/>
    <w:pPr>
      <w:spacing w:after="0" w:line="240" w:lineRule="auto"/>
    </w:pPr>
    <w:rPr>
      <w:i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275">
      <w:bodyDiv w:val="1"/>
      <w:marLeft w:val="0"/>
      <w:marRight w:val="0"/>
      <w:marTop w:val="0"/>
      <w:marBottom w:val="0"/>
      <w:divBdr>
        <w:top w:val="none" w:sz="0" w:space="0" w:color="auto"/>
        <w:left w:val="none" w:sz="0" w:space="0" w:color="auto"/>
        <w:bottom w:val="none" w:sz="0" w:space="0" w:color="auto"/>
        <w:right w:val="none" w:sz="0" w:space="0" w:color="auto"/>
      </w:divBdr>
    </w:div>
    <w:div w:id="96759068">
      <w:bodyDiv w:val="1"/>
      <w:marLeft w:val="0"/>
      <w:marRight w:val="0"/>
      <w:marTop w:val="0"/>
      <w:marBottom w:val="0"/>
      <w:divBdr>
        <w:top w:val="none" w:sz="0" w:space="0" w:color="auto"/>
        <w:left w:val="none" w:sz="0" w:space="0" w:color="auto"/>
        <w:bottom w:val="none" w:sz="0" w:space="0" w:color="auto"/>
        <w:right w:val="none" w:sz="0" w:space="0" w:color="auto"/>
      </w:divBdr>
      <w:divsChild>
        <w:div w:id="1172909029">
          <w:marLeft w:val="-108"/>
          <w:marRight w:val="0"/>
          <w:marTop w:val="0"/>
          <w:marBottom w:val="0"/>
          <w:divBdr>
            <w:top w:val="none" w:sz="0" w:space="0" w:color="auto"/>
            <w:left w:val="none" w:sz="0" w:space="0" w:color="auto"/>
            <w:bottom w:val="none" w:sz="0" w:space="0" w:color="auto"/>
            <w:right w:val="none" w:sz="0" w:space="0" w:color="auto"/>
          </w:divBdr>
        </w:div>
      </w:divsChild>
    </w:div>
    <w:div w:id="351415832">
      <w:bodyDiv w:val="1"/>
      <w:marLeft w:val="0"/>
      <w:marRight w:val="0"/>
      <w:marTop w:val="0"/>
      <w:marBottom w:val="0"/>
      <w:divBdr>
        <w:top w:val="none" w:sz="0" w:space="0" w:color="auto"/>
        <w:left w:val="none" w:sz="0" w:space="0" w:color="auto"/>
        <w:bottom w:val="none" w:sz="0" w:space="0" w:color="auto"/>
        <w:right w:val="none" w:sz="0" w:space="0" w:color="auto"/>
      </w:divBdr>
    </w:div>
    <w:div w:id="386338856">
      <w:bodyDiv w:val="1"/>
      <w:marLeft w:val="0"/>
      <w:marRight w:val="0"/>
      <w:marTop w:val="0"/>
      <w:marBottom w:val="0"/>
      <w:divBdr>
        <w:top w:val="none" w:sz="0" w:space="0" w:color="auto"/>
        <w:left w:val="none" w:sz="0" w:space="0" w:color="auto"/>
        <w:bottom w:val="none" w:sz="0" w:space="0" w:color="auto"/>
        <w:right w:val="none" w:sz="0" w:space="0" w:color="auto"/>
      </w:divBdr>
    </w:div>
    <w:div w:id="567031699">
      <w:bodyDiv w:val="1"/>
      <w:marLeft w:val="0"/>
      <w:marRight w:val="0"/>
      <w:marTop w:val="0"/>
      <w:marBottom w:val="0"/>
      <w:divBdr>
        <w:top w:val="none" w:sz="0" w:space="0" w:color="auto"/>
        <w:left w:val="none" w:sz="0" w:space="0" w:color="auto"/>
        <w:bottom w:val="none" w:sz="0" w:space="0" w:color="auto"/>
        <w:right w:val="none" w:sz="0" w:space="0" w:color="auto"/>
      </w:divBdr>
    </w:div>
    <w:div w:id="598218177">
      <w:bodyDiv w:val="1"/>
      <w:marLeft w:val="0"/>
      <w:marRight w:val="0"/>
      <w:marTop w:val="0"/>
      <w:marBottom w:val="0"/>
      <w:divBdr>
        <w:top w:val="none" w:sz="0" w:space="0" w:color="auto"/>
        <w:left w:val="none" w:sz="0" w:space="0" w:color="auto"/>
        <w:bottom w:val="none" w:sz="0" w:space="0" w:color="auto"/>
        <w:right w:val="none" w:sz="0" w:space="0" w:color="auto"/>
      </w:divBdr>
    </w:div>
    <w:div w:id="754089548">
      <w:bodyDiv w:val="1"/>
      <w:marLeft w:val="0"/>
      <w:marRight w:val="0"/>
      <w:marTop w:val="0"/>
      <w:marBottom w:val="0"/>
      <w:divBdr>
        <w:top w:val="none" w:sz="0" w:space="0" w:color="auto"/>
        <w:left w:val="none" w:sz="0" w:space="0" w:color="auto"/>
        <w:bottom w:val="none" w:sz="0" w:space="0" w:color="auto"/>
        <w:right w:val="none" w:sz="0" w:space="0" w:color="auto"/>
      </w:divBdr>
    </w:div>
    <w:div w:id="897285004">
      <w:bodyDiv w:val="1"/>
      <w:marLeft w:val="0"/>
      <w:marRight w:val="0"/>
      <w:marTop w:val="0"/>
      <w:marBottom w:val="0"/>
      <w:divBdr>
        <w:top w:val="none" w:sz="0" w:space="0" w:color="auto"/>
        <w:left w:val="none" w:sz="0" w:space="0" w:color="auto"/>
        <w:bottom w:val="none" w:sz="0" w:space="0" w:color="auto"/>
        <w:right w:val="none" w:sz="0" w:space="0" w:color="auto"/>
      </w:divBdr>
    </w:div>
    <w:div w:id="1011906624">
      <w:bodyDiv w:val="1"/>
      <w:marLeft w:val="0"/>
      <w:marRight w:val="0"/>
      <w:marTop w:val="0"/>
      <w:marBottom w:val="0"/>
      <w:divBdr>
        <w:top w:val="none" w:sz="0" w:space="0" w:color="auto"/>
        <w:left w:val="none" w:sz="0" w:space="0" w:color="auto"/>
        <w:bottom w:val="none" w:sz="0" w:space="0" w:color="auto"/>
        <w:right w:val="none" w:sz="0" w:space="0" w:color="auto"/>
      </w:divBdr>
    </w:div>
    <w:div w:id="1065492252">
      <w:bodyDiv w:val="1"/>
      <w:marLeft w:val="0"/>
      <w:marRight w:val="0"/>
      <w:marTop w:val="0"/>
      <w:marBottom w:val="0"/>
      <w:divBdr>
        <w:top w:val="none" w:sz="0" w:space="0" w:color="auto"/>
        <w:left w:val="none" w:sz="0" w:space="0" w:color="auto"/>
        <w:bottom w:val="none" w:sz="0" w:space="0" w:color="auto"/>
        <w:right w:val="none" w:sz="0" w:space="0" w:color="auto"/>
      </w:divBdr>
    </w:div>
    <w:div w:id="1081637834">
      <w:bodyDiv w:val="1"/>
      <w:marLeft w:val="0"/>
      <w:marRight w:val="0"/>
      <w:marTop w:val="0"/>
      <w:marBottom w:val="0"/>
      <w:divBdr>
        <w:top w:val="none" w:sz="0" w:space="0" w:color="auto"/>
        <w:left w:val="none" w:sz="0" w:space="0" w:color="auto"/>
        <w:bottom w:val="none" w:sz="0" w:space="0" w:color="auto"/>
        <w:right w:val="none" w:sz="0" w:space="0" w:color="auto"/>
      </w:divBdr>
    </w:div>
    <w:div w:id="1186794079">
      <w:bodyDiv w:val="1"/>
      <w:marLeft w:val="0"/>
      <w:marRight w:val="0"/>
      <w:marTop w:val="0"/>
      <w:marBottom w:val="0"/>
      <w:divBdr>
        <w:top w:val="none" w:sz="0" w:space="0" w:color="auto"/>
        <w:left w:val="none" w:sz="0" w:space="0" w:color="auto"/>
        <w:bottom w:val="none" w:sz="0" w:space="0" w:color="auto"/>
        <w:right w:val="none" w:sz="0" w:space="0" w:color="auto"/>
      </w:divBdr>
    </w:div>
    <w:div w:id="1262638958">
      <w:bodyDiv w:val="1"/>
      <w:marLeft w:val="0"/>
      <w:marRight w:val="0"/>
      <w:marTop w:val="0"/>
      <w:marBottom w:val="0"/>
      <w:divBdr>
        <w:top w:val="none" w:sz="0" w:space="0" w:color="auto"/>
        <w:left w:val="none" w:sz="0" w:space="0" w:color="auto"/>
        <w:bottom w:val="none" w:sz="0" w:space="0" w:color="auto"/>
        <w:right w:val="none" w:sz="0" w:space="0" w:color="auto"/>
      </w:divBdr>
    </w:div>
    <w:div w:id="1298293183">
      <w:bodyDiv w:val="1"/>
      <w:marLeft w:val="0"/>
      <w:marRight w:val="0"/>
      <w:marTop w:val="0"/>
      <w:marBottom w:val="0"/>
      <w:divBdr>
        <w:top w:val="none" w:sz="0" w:space="0" w:color="auto"/>
        <w:left w:val="none" w:sz="0" w:space="0" w:color="auto"/>
        <w:bottom w:val="none" w:sz="0" w:space="0" w:color="auto"/>
        <w:right w:val="none" w:sz="0" w:space="0" w:color="auto"/>
      </w:divBdr>
    </w:div>
    <w:div w:id="1306279499">
      <w:bodyDiv w:val="1"/>
      <w:marLeft w:val="0"/>
      <w:marRight w:val="0"/>
      <w:marTop w:val="0"/>
      <w:marBottom w:val="0"/>
      <w:divBdr>
        <w:top w:val="none" w:sz="0" w:space="0" w:color="auto"/>
        <w:left w:val="none" w:sz="0" w:space="0" w:color="auto"/>
        <w:bottom w:val="none" w:sz="0" w:space="0" w:color="auto"/>
        <w:right w:val="none" w:sz="0" w:space="0" w:color="auto"/>
      </w:divBdr>
    </w:div>
    <w:div w:id="1379550834">
      <w:bodyDiv w:val="1"/>
      <w:marLeft w:val="0"/>
      <w:marRight w:val="0"/>
      <w:marTop w:val="0"/>
      <w:marBottom w:val="0"/>
      <w:divBdr>
        <w:top w:val="none" w:sz="0" w:space="0" w:color="auto"/>
        <w:left w:val="none" w:sz="0" w:space="0" w:color="auto"/>
        <w:bottom w:val="none" w:sz="0" w:space="0" w:color="auto"/>
        <w:right w:val="none" w:sz="0" w:space="0" w:color="auto"/>
      </w:divBdr>
    </w:div>
    <w:div w:id="1473059657">
      <w:bodyDiv w:val="1"/>
      <w:marLeft w:val="0"/>
      <w:marRight w:val="0"/>
      <w:marTop w:val="0"/>
      <w:marBottom w:val="0"/>
      <w:divBdr>
        <w:top w:val="none" w:sz="0" w:space="0" w:color="auto"/>
        <w:left w:val="none" w:sz="0" w:space="0" w:color="auto"/>
        <w:bottom w:val="none" w:sz="0" w:space="0" w:color="auto"/>
        <w:right w:val="none" w:sz="0" w:space="0" w:color="auto"/>
      </w:divBdr>
    </w:div>
    <w:div w:id="1488400349">
      <w:bodyDiv w:val="1"/>
      <w:marLeft w:val="0"/>
      <w:marRight w:val="0"/>
      <w:marTop w:val="0"/>
      <w:marBottom w:val="0"/>
      <w:divBdr>
        <w:top w:val="none" w:sz="0" w:space="0" w:color="auto"/>
        <w:left w:val="none" w:sz="0" w:space="0" w:color="auto"/>
        <w:bottom w:val="none" w:sz="0" w:space="0" w:color="auto"/>
        <w:right w:val="none" w:sz="0" w:space="0" w:color="auto"/>
      </w:divBdr>
    </w:div>
    <w:div w:id="1529296564">
      <w:bodyDiv w:val="1"/>
      <w:marLeft w:val="0"/>
      <w:marRight w:val="0"/>
      <w:marTop w:val="0"/>
      <w:marBottom w:val="0"/>
      <w:divBdr>
        <w:top w:val="none" w:sz="0" w:space="0" w:color="auto"/>
        <w:left w:val="none" w:sz="0" w:space="0" w:color="auto"/>
        <w:bottom w:val="none" w:sz="0" w:space="0" w:color="auto"/>
        <w:right w:val="none" w:sz="0" w:space="0" w:color="auto"/>
      </w:divBdr>
    </w:div>
    <w:div w:id="1533111681">
      <w:bodyDiv w:val="1"/>
      <w:marLeft w:val="0"/>
      <w:marRight w:val="0"/>
      <w:marTop w:val="0"/>
      <w:marBottom w:val="0"/>
      <w:divBdr>
        <w:top w:val="none" w:sz="0" w:space="0" w:color="auto"/>
        <w:left w:val="none" w:sz="0" w:space="0" w:color="auto"/>
        <w:bottom w:val="none" w:sz="0" w:space="0" w:color="auto"/>
        <w:right w:val="none" w:sz="0" w:space="0" w:color="auto"/>
      </w:divBdr>
    </w:div>
    <w:div w:id="1547327263">
      <w:bodyDiv w:val="1"/>
      <w:marLeft w:val="0"/>
      <w:marRight w:val="0"/>
      <w:marTop w:val="0"/>
      <w:marBottom w:val="0"/>
      <w:divBdr>
        <w:top w:val="none" w:sz="0" w:space="0" w:color="auto"/>
        <w:left w:val="none" w:sz="0" w:space="0" w:color="auto"/>
        <w:bottom w:val="none" w:sz="0" w:space="0" w:color="auto"/>
        <w:right w:val="none" w:sz="0" w:space="0" w:color="auto"/>
      </w:divBdr>
    </w:div>
    <w:div w:id="1645620613">
      <w:bodyDiv w:val="1"/>
      <w:marLeft w:val="0"/>
      <w:marRight w:val="0"/>
      <w:marTop w:val="0"/>
      <w:marBottom w:val="0"/>
      <w:divBdr>
        <w:top w:val="none" w:sz="0" w:space="0" w:color="auto"/>
        <w:left w:val="none" w:sz="0" w:space="0" w:color="auto"/>
        <w:bottom w:val="none" w:sz="0" w:space="0" w:color="auto"/>
        <w:right w:val="none" w:sz="0" w:space="0" w:color="auto"/>
      </w:divBdr>
    </w:div>
    <w:div w:id="1656763334">
      <w:bodyDiv w:val="1"/>
      <w:marLeft w:val="0"/>
      <w:marRight w:val="0"/>
      <w:marTop w:val="0"/>
      <w:marBottom w:val="0"/>
      <w:divBdr>
        <w:top w:val="none" w:sz="0" w:space="0" w:color="auto"/>
        <w:left w:val="none" w:sz="0" w:space="0" w:color="auto"/>
        <w:bottom w:val="none" w:sz="0" w:space="0" w:color="auto"/>
        <w:right w:val="none" w:sz="0" w:space="0" w:color="auto"/>
      </w:divBdr>
    </w:div>
    <w:div w:id="1728915361">
      <w:bodyDiv w:val="1"/>
      <w:marLeft w:val="0"/>
      <w:marRight w:val="0"/>
      <w:marTop w:val="0"/>
      <w:marBottom w:val="0"/>
      <w:divBdr>
        <w:top w:val="none" w:sz="0" w:space="0" w:color="auto"/>
        <w:left w:val="none" w:sz="0" w:space="0" w:color="auto"/>
        <w:bottom w:val="none" w:sz="0" w:space="0" w:color="auto"/>
        <w:right w:val="none" w:sz="0" w:space="0" w:color="auto"/>
      </w:divBdr>
    </w:div>
    <w:div w:id="1739210733">
      <w:bodyDiv w:val="1"/>
      <w:marLeft w:val="0"/>
      <w:marRight w:val="0"/>
      <w:marTop w:val="0"/>
      <w:marBottom w:val="0"/>
      <w:divBdr>
        <w:top w:val="none" w:sz="0" w:space="0" w:color="auto"/>
        <w:left w:val="none" w:sz="0" w:space="0" w:color="auto"/>
        <w:bottom w:val="none" w:sz="0" w:space="0" w:color="auto"/>
        <w:right w:val="none" w:sz="0" w:space="0" w:color="auto"/>
      </w:divBdr>
    </w:div>
    <w:div w:id="1744569674">
      <w:bodyDiv w:val="1"/>
      <w:marLeft w:val="0"/>
      <w:marRight w:val="0"/>
      <w:marTop w:val="0"/>
      <w:marBottom w:val="0"/>
      <w:divBdr>
        <w:top w:val="none" w:sz="0" w:space="0" w:color="auto"/>
        <w:left w:val="none" w:sz="0" w:space="0" w:color="auto"/>
        <w:bottom w:val="none" w:sz="0" w:space="0" w:color="auto"/>
        <w:right w:val="none" w:sz="0" w:space="0" w:color="auto"/>
      </w:divBdr>
    </w:div>
    <w:div w:id="1774285073">
      <w:bodyDiv w:val="1"/>
      <w:marLeft w:val="0"/>
      <w:marRight w:val="0"/>
      <w:marTop w:val="0"/>
      <w:marBottom w:val="0"/>
      <w:divBdr>
        <w:top w:val="none" w:sz="0" w:space="0" w:color="auto"/>
        <w:left w:val="none" w:sz="0" w:space="0" w:color="auto"/>
        <w:bottom w:val="none" w:sz="0" w:space="0" w:color="auto"/>
        <w:right w:val="none" w:sz="0" w:space="0" w:color="auto"/>
      </w:divBdr>
    </w:div>
    <w:div w:id="2021422251">
      <w:bodyDiv w:val="1"/>
      <w:marLeft w:val="0"/>
      <w:marRight w:val="0"/>
      <w:marTop w:val="0"/>
      <w:marBottom w:val="0"/>
      <w:divBdr>
        <w:top w:val="none" w:sz="0" w:space="0" w:color="auto"/>
        <w:left w:val="none" w:sz="0" w:space="0" w:color="auto"/>
        <w:bottom w:val="none" w:sz="0" w:space="0" w:color="auto"/>
        <w:right w:val="none" w:sz="0" w:space="0" w:color="auto"/>
      </w:divBdr>
    </w:div>
    <w:div w:id="2082558671">
      <w:bodyDiv w:val="1"/>
      <w:marLeft w:val="0"/>
      <w:marRight w:val="0"/>
      <w:marTop w:val="0"/>
      <w:marBottom w:val="0"/>
      <w:divBdr>
        <w:top w:val="none" w:sz="0" w:space="0" w:color="auto"/>
        <w:left w:val="none" w:sz="0" w:space="0" w:color="auto"/>
        <w:bottom w:val="none" w:sz="0" w:space="0" w:color="auto"/>
        <w:right w:val="none" w:sz="0" w:space="0" w:color="auto"/>
      </w:divBdr>
    </w:div>
    <w:div w:id="211316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D26F9-958E-452C-8F8D-2BE7A8BD1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3256</TotalTime>
  <Pages>36</Pages>
  <Words>9430</Words>
  <Characters>51866</Characters>
  <Application>Microsoft Office Word</Application>
  <DocSecurity>0</DocSecurity>
  <Lines>432</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61174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Lisseth Ortega</dc:creator>
  <cp:lastModifiedBy>Christian Bermúdez Rivas</cp:lastModifiedBy>
  <cp:revision>45</cp:revision>
  <dcterms:created xsi:type="dcterms:W3CDTF">2020-11-25T23:25:00Z</dcterms:created>
  <dcterms:modified xsi:type="dcterms:W3CDTF">2022-08-01T22:54:00Z</dcterms:modified>
</cp:coreProperties>
</file>